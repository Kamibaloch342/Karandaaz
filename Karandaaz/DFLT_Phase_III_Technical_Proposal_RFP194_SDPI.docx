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243683" w14:textId="77777777" w:rsidR="006C4FB2" w:rsidRDefault="00000000">
      <w:pPr>
        <w:spacing w:after="900"/>
      </w:pPr>
      <w:r>
        <w:rPr>
          <w:noProof/>
        </w:rPr>
        <w:drawing>
          <wp:inline distT="0" distB="0" distL="0" distR="0" wp14:anchorId="5B3EC556" wp14:editId="122555CD">
            <wp:extent cx="2000250" cy="742950"/>
            <wp:effectExtent l="0" t="0" r="0" b="0"/>
            <wp:docPr id="1" name="logo" descr="SDPI logo" title="S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742950"/>
                    </a:xfrm>
                    <a:prstGeom prst="rect">
                      <a:avLst/>
                    </a:prstGeom>
                  </pic:spPr>
                </pic:pic>
              </a:graphicData>
            </a:graphic>
          </wp:inline>
        </w:drawing>
      </w:r>
    </w:p>
    <w:p w14:paraId="274C1A7B" w14:textId="77777777" w:rsidR="006C4FB2" w:rsidRDefault="00000000">
      <w:pPr>
        <w:spacing w:after="120"/>
      </w:pPr>
      <w:r>
        <w:rPr>
          <w:rFonts w:ascii="Montserrat SemiBold" w:eastAsia="Montserrat SemiBold" w:hAnsi="Montserrat SemiBold" w:cs="Montserrat SemiBold"/>
          <w:color w:val="2F5496"/>
          <w:spacing w:val="40"/>
          <w:sz w:val="22"/>
          <w:szCs w:val="22"/>
        </w:rPr>
        <w:t>TECHNICAL PROPOSAL</w:t>
      </w:r>
    </w:p>
    <w:p w14:paraId="2DA0A0D3" w14:textId="77777777" w:rsidR="006C4FB2" w:rsidRDefault="00000000">
      <w:pPr>
        <w:spacing w:after="160"/>
      </w:pPr>
      <w:r>
        <w:rPr>
          <w:rFonts w:ascii="Montserrat SemiBold" w:eastAsia="Montserrat SemiBold" w:hAnsi="Montserrat SemiBold" w:cs="Montserrat SemiBold"/>
          <w:color w:val="1F3864"/>
          <w:sz w:val="44"/>
          <w:szCs w:val="44"/>
        </w:rPr>
        <w:t>Digital and Financial Capability Training for BISP Beneficiaries</w:t>
      </w:r>
    </w:p>
    <w:p w14:paraId="064684B7" w14:textId="77777777" w:rsidR="006C4FB2" w:rsidRDefault="00000000">
      <w:pPr>
        <w:spacing w:after="600"/>
      </w:pPr>
      <w:r>
        <w:rPr>
          <w:color w:val="52514E"/>
          <w:sz w:val="24"/>
          <w:szCs w:val="24"/>
        </w:rPr>
        <w:t>DFLT Phase III: from wallet access to independent, safe and sustained use for 1,000,000 women</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600"/>
        <w:gridCol w:w="7146"/>
      </w:tblGrid>
      <w:tr w:rsidR="006C4FB2" w14:paraId="4DD7F088" w14:textId="77777777">
        <w:trPr>
          <w:cantSplit/>
          <w:tblHeader/>
        </w:trPr>
        <w:tc>
          <w:tcPr>
            <w:tcW w:w="2600" w:type="dxa"/>
            <w:shd w:val="clear" w:color="auto" w:fill="FFFFFF"/>
            <w:tcMar>
              <w:top w:w="50" w:type="dxa"/>
              <w:left w:w="80" w:type="dxa"/>
              <w:bottom w:w="50" w:type="dxa"/>
              <w:right w:w="80" w:type="dxa"/>
            </w:tcMar>
            <w:vAlign w:val="center"/>
          </w:tcPr>
          <w:p w14:paraId="5A5E0D96" w14:textId="77777777" w:rsidR="006C4FB2" w:rsidRDefault="006C4FB2">
            <w:pPr>
              <w:spacing w:before="20" w:after="20"/>
            </w:pPr>
          </w:p>
        </w:tc>
        <w:tc>
          <w:tcPr>
            <w:tcW w:w="7146" w:type="dxa"/>
            <w:shd w:val="clear" w:color="auto" w:fill="FFFFFF"/>
            <w:tcMar>
              <w:top w:w="50" w:type="dxa"/>
              <w:left w:w="80" w:type="dxa"/>
              <w:bottom w:w="50" w:type="dxa"/>
              <w:right w:w="80" w:type="dxa"/>
            </w:tcMar>
            <w:vAlign w:val="center"/>
          </w:tcPr>
          <w:p w14:paraId="653C1AAB" w14:textId="77777777" w:rsidR="006C4FB2" w:rsidRDefault="006C4FB2">
            <w:pPr>
              <w:spacing w:before="20" w:after="20"/>
            </w:pPr>
          </w:p>
        </w:tc>
      </w:tr>
      <w:tr w:rsidR="006C4FB2" w14:paraId="58AE23C6" w14:textId="77777777">
        <w:trPr>
          <w:cantSplit/>
        </w:trPr>
        <w:tc>
          <w:tcPr>
            <w:tcW w:w="2600" w:type="dxa"/>
            <w:shd w:val="clear" w:color="auto" w:fill="FFFFFF"/>
            <w:tcMar>
              <w:top w:w="40" w:type="dxa"/>
              <w:left w:w="80" w:type="dxa"/>
              <w:bottom w:w="40" w:type="dxa"/>
              <w:right w:w="80" w:type="dxa"/>
            </w:tcMar>
            <w:vAlign w:val="center"/>
          </w:tcPr>
          <w:p w14:paraId="70336626" w14:textId="77777777" w:rsidR="006C4FB2" w:rsidRDefault="00000000">
            <w:pPr>
              <w:spacing w:before="20" w:after="20"/>
            </w:pPr>
            <w:r>
              <w:rPr>
                <w:sz w:val="18"/>
                <w:szCs w:val="18"/>
              </w:rPr>
              <w:t>RFP reference</w:t>
            </w:r>
          </w:p>
        </w:tc>
        <w:tc>
          <w:tcPr>
            <w:tcW w:w="7146" w:type="dxa"/>
            <w:shd w:val="clear" w:color="auto" w:fill="FFFFFF"/>
            <w:tcMar>
              <w:top w:w="40" w:type="dxa"/>
              <w:left w:w="80" w:type="dxa"/>
              <w:bottom w:w="40" w:type="dxa"/>
              <w:right w:w="80" w:type="dxa"/>
            </w:tcMar>
            <w:vAlign w:val="center"/>
          </w:tcPr>
          <w:p w14:paraId="7EE2AA59" w14:textId="77777777" w:rsidR="006C4FB2" w:rsidRDefault="00000000">
            <w:pPr>
              <w:spacing w:before="20" w:after="20"/>
            </w:pPr>
            <w:r>
              <w:rPr>
                <w:sz w:val="18"/>
                <w:szCs w:val="18"/>
              </w:rPr>
              <w:t>RFP No. 194, cross-referencing EOI Ref. 27</w:t>
            </w:r>
          </w:p>
        </w:tc>
      </w:tr>
      <w:tr w:rsidR="006C4FB2" w14:paraId="16A72696" w14:textId="77777777">
        <w:trPr>
          <w:cantSplit/>
        </w:trPr>
        <w:tc>
          <w:tcPr>
            <w:tcW w:w="2600" w:type="dxa"/>
            <w:shd w:val="clear" w:color="auto" w:fill="F4F7FB"/>
            <w:tcMar>
              <w:top w:w="40" w:type="dxa"/>
              <w:left w:w="80" w:type="dxa"/>
              <w:bottom w:w="40" w:type="dxa"/>
              <w:right w:w="80" w:type="dxa"/>
            </w:tcMar>
            <w:vAlign w:val="center"/>
          </w:tcPr>
          <w:p w14:paraId="2B9F3E1E" w14:textId="77777777" w:rsidR="006C4FB2" w:rsidRDefault="00000000">
            <w:pPr>
              <w:spacing w:before="20" w:after="20"/>
            </w:pPr>
            <w:r>
              <w:rPr>
                <w:sz w:val="18"/>
                <w:szCs w:val="18"/>
              </w:rPr>
              <w:t>Issuing agency</w:t>
            </w:r>
          </w:p>
        </w:tc>
        <w:tc>
          <w:tcPr>
            <w:tcW w:w="7146" w:type="dxa"/>
            <w:shd w:val="clear" w:color="auto" w:fill="F4F7FB"/>
            <w:tcMar>
              <w:top w:w="40" w:type="dxa"/>
              <w:left w:w="80" w:type="dxa"/>
              <w:bottom w:w="40" w:type="dxa"/>
              <w:right w:w="80" w:type="dxa"/>
            </w:tcMar>
            <w:vAlign w:val="center"/>
          </w:tcPr>
          <w:p w14:paraId="171EE0EA" w14:textId="77777777" w:rsidR="006C4FB2" w:rsidRDefault="00000000">
            <w:pPr>
              <w:spacing w:before="20" w:after="20"/>
            </w:pPr>
            <w:r>
              <w:rPr>
                <w:sz w:val="18"/>
                <w:szCs w:val="18"/>
              </w:rPr>
              <w:t>Karandaaz Pakistan · Karandaaz Digital: Supporting G2P Digitization in Pakistan</w:t>
            </w:r>
          </w:p>
        </w:tc>
      </w:tr>
      <w:tr w:rsidR="006C4FB2" w14:paraId="1A7E97B4" w14:textId="77777777">
        <w:trPr>
          <w:cantSplit/>
        </w:trPr>
        <w:tc>
          <w:tcPr>
            <w:tcW w:w="2600" w:type="dxa"/>
            <w:shd w:val="clear" w:color="auto" w:fill="FFFFFF"/>
            <w:tcMar>
              <w:top w:w="40" w:type="dxa"/>
              <w:left w:w="80" w:type="dxa"/>
              <w:bottom w:w="40" w:type="dxa"/>
              <w:right w:w="80" w:type="dxa"/>
            </w:tcMar>
            <w:vAlign w:val="center"/>
          </w:tcPr>
          <w:p w14:paraId="257FF719" w14:textId="77777777" w:rsidR="006C4FB2" w:rsidRDefault="00000000">
            <w:pPr>
              <w:spacing w:before="20" w:after="20"/>
            </w:pPr>
            <w:r>
              <w:rPr>
                <w:sz w:val="18"/>
                <w:szCs w:val="18"/>
              </w:rPr>
              <w:t>Submitted by</w:t>
            </w:r>
          </w:p>
        </w:tc>
        <w:tc>
          <w:tcPr>
            <w:tcW w:w="7146" w:type="dxa"/>
            <w:shd w:val="clear" w:color="auto" w:fill="FFFFFF"/>
            <w:tcMar>
              <w:top w:w="40" w:type="dxa"/>
              <w:left w:w="80" w:type="dxa"/>
              <w:bottom w:w="40" w:type="dxa"/>
              <w:right w:w="80" w:type="dxa"/>
            </w:tcMar>
            <w:vAlign w:val="center"/>
          </w:tcPr>
          <w:p w14:paraId="3937532C" w14:textId="77777777" w:rsidR="006C4FB2" w:rsidRDefault="00000000">
            <w:pPr>
              <w:spacing w:before="20" w:after="20"/>
            </w:pPr>
            <w:r>
              <w:rPr>
                <w:sz w:val="18"/>
                <w:szCs w:val="18"/>
              </w:rPr>
              <w:t>Sustainable Development Policy Institute (SDPI), Center of Adaptive Social Protection &amp; Economic Empowerment (CASPEE)</w:t>
            </w:r>
          </w:p>
        </w:tc>
      </w:tr>
      <w:tr w:rsidR="006C4FB2" w14:paraId="6A7B5CAD" w14:textId="77777777">
        <w:trPr>
          <w:cantSplit/>
        </w:trPr>
        <w:tc>
          <w:tcPr>
            <w:tcW w:w="2600" w:type="dxa"/>
            <w:shd w:val="clear" w:color="auto" w:fill="F4F7FB"/>
            <w:tcMar>
              <w:top w:w="40" w:type="dxa"/>
              <w:left w:w="80" w:type="dxa"/>
              <w:bottom w:w="40" w:type="dxa"/>
              <w:right w:w="80" w:type="dxa"/>
            </w:tcMar>
            <w:vAlign w:val="center"/>
          </w:tcPr>
          <w:p w14:paraId="058E8A45" w14:textId="77777777" w:rsidR="006C4FB2" w:rsidRDefault="00000000">
            <w:pPr>
              <w:spacing w:before="20" w:after="20"/>
            </w:pPr>
            <w:r>
              <w:rPr>
                <w:sz w:val="18"/>
                <w:szCs w:val="18"/>
              </w:rPr>
              <w:t>Proposed duration</w:t>
            </w:r>
          </w:p>
        </w:tc>
        <w:tc>
          <w:tcPr>
            <w:tcW w:w="7146" w:type="dxa"/>
            <w:shd w:val="clear" w:color="auto" w:fill="F4F7FB"/>
            <w:tcMar>
              <w:top w:w="40" w:type="dxa"/>
              <w:left w:w="80" w:type="dxa"/>
              <w:bottom w:w="40" w:type="dxa"/>
              <w:right w:w="80" w:type="dxa"/>
            </w:tcMar>
            <w:vAlign w:val="center"/>
          </w:tcPr>
          <w:p w14:paraId="485B1D2F" w14:textId="3A1945D4" w:rsidR="006C4FB2" w:rsidRDefault="00000000">
            <w:pPr>
              <w:spacing w:before="20" w:after="20"/>
            </w:pPr>
            <w:r>
              <w:rPr>
                <w:sz w:val="18"/>
                <w:szCs w:val="18"/>
              </w:rPr>
              <w:t>2</w:t>
            </w:r>
            <w:r w:rsidR="00EE7F23">
              <w:rPr>
                <w:sz w:val="18"/>
                <w:szCs w:val="18"/>
              </w:rPr>
              <w:t>2</w:t>
            </w:r>
            <w:r>
              <w:rPr>
                <w:sz w:val="18"/>
                <w:szCs w:val="18"/>
              </w:rPr>
              <w:t xml:space="preserve"> months </w:t>
            </w:r>
          </w:p>
        </w:tc>
      </w:tr>
      <w:tr w:rsidR="006C4FB2" w14:paraId="71C32288" w14:textId="77777777">
        <w:trPr>
          <w:cantSplit/>
        </w:trPr>
        <w:tc>
          <w:tcPr>
            <w:tcW w:w="2600" w:type="dxa"/>
            <w:shd w:val="clear" w:color="auto" w:fill="FFFFFF"/>
            <w:tcMar>
              <w:top w:w="40" w:type="dxa"/>
              <w:left w:w="80" w:type="dxa"/>
              <w:bottom w:w="40" w:type="dxa"/>
              <w:right w:w="80" w:type="dxa"/>
            </w:tcMar>
            <w:vAlign w:val="center"/>
          </w:tcPr>
          <w:p w14:paraId="199F596D" w14:textId="77777777" w:rsidR="006C4FB2" w:rsidRDefault="00000000">
            <w:pPr>
              <w:spacing w:before="20" w:after="20"/>
            </w:pPr>
            <w:r>
              <w:rPr>
                <w:sz w:val="18"/>
                <w:szCs w:val="18"/>
              </w:rPr>
              <w:t>Submission</w:t>
            </w:r>
          </w:p>
        </w:tc>
        <w:tc>
          <w:tcPr>
            <w:tcW w:w="7146" w:type="dxa"/>
            <w:shd w:val="clear" w:color="auto" w:fill="FFFFFF"/>
            <w:tcMar>
              <w:top w:w="40" w:type="dxa"/>
              <w:left w:w="80" w:type="dxa"/>
              <w:bottom w:w="40" w:type="dxa"/>
              <w:right w:w="80" w:type="dxa"/>
            </w:tcMar>
            <w:vAlign w:val="center"/>
          </w:tcPr>
          <w:p w14:paraId="113678C0" w14:textId="77777777" w:rsidR="006C4FB2" w:rsidRDefault="00000000">
            <w:pPr>
              <w:spacing w:before="20" w:after="20"/>
            </w:pPr>
            <w:r>
              <w:rPr>
                <w:sz w:val="18"/>
                <w:szCs w:val="18"/>
              </w:rPr>
              <w:t>October 2026, Islamabad</w:t>
            </w:r>
          </w:p>
        </w:tc>
      </w:tr>
    </w:tbl>
    <w:p w14:paraId="6610B1DE" w14:textId="77777777" w:rsidR="006C4FB2" w:rsidRDefault="00000000">
      <w:pPr>
        <w:spacing w:before="600"/>
      </w:pPr>
      <w:r>
        <w:rPr>
          <w:color w:val="8A8984"/>
          <w:sz w:val="16"/>
          <w:szCs w:val="16"/>
        </w:rPr>
        <w:t>Contact: fareehaarmughan@sdpi.org · (009251) 2278134</w:t>
      </w:r>
    </w:p>
    <w:p w14:paraId="2984723C" w14:textId="77777777" w:rsidR="006C4FB2" w:rsidRDefault="00000000">
      <w:pPr>
        <w:pageBreakBefore/>
        <w:spacing w:after="120"/>
      </w:pPr>
      <w:r>
        <w:rPr>
          <w:rFonts w:ascii="Montserrat SemiBold" w:eastAsia="Montserrat SemiBold" w:hAnsi="Montserrat SemiBold" w:cs="Montserrat SemiBold"/>
          <w:color w:val="1F3864"/>
          <w:sz w:val="30"/>
          <w:szCs w:val="30"/>
        </w:rPr>
        <w:lastRenderedPageBreak/>
        <w:t>Contents</w:t>
      </w:r>
    </w:p>
    <w:sdt>
      <w:sdtPr>
        <w:rPr>
          <w:rFonts w:ascii="Montserrat" w:eastAsia="Montserrat" w:hAnsi="Montserrat" w:cs="Montserrat"/>
          <w:color w:val="1A1A1A"/>
          <w:sz w:val="19"/>
          <w:szCs w:val="19"/>
        </w:rPr>
        <w:alias w:val="Contents"/>
        <w:id w:val="467872518"/>
      </w:sdtPr>
      <w:sdtContent>
        <w:p w14:paraId="591F2071" w14:textId="77777777" w:rsidR="00EE7F23" w:rsidRDefault="0000000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99487" w:history="1">
            <w:r w:rsidR="00EE7F23" w:rsidRPr="00A82FA0">
              <w:rPr>
                <w:rStyle w:val="Hyperlink"/>
                <w:noProof/>
              </w:rPr>
              <w:t>Executive Summary</w:t>
            </w:r>
            <w:r w:rsidR="00EE7F23">
              <w:rPr>
                <w:noProof/>
              </w:rPr>
              <w:tab/>
            </w:r>
            <w:r w:rsidR="00EE7F23">
              <w:rPr>
                <w:noProof/>
              </w:rPr>
              <w:fldChar w:fldCharType="begin"/>
            </w:r>
            <w:r w:rsidR="00EE7F23">
              <w:rPr>
                <w:noProof/>
              </w:rPr>
              <w:instrText xml:space="preserve"> PAGEREF _Toc242799487 \h </w:instrText>
            </w:r>
            <w:r w:rsidR="00EE7F23">
              <w:rPr>
                <w:noProof/>
              </w:rPr>
            </w:r>
            <w:r w:rsidR="00EE7F23">
              <w:rPr>
                <w:noProof/>
              </w:rPr>
              <w:fldChar w:fldCharType="separate"/>
            </w:r>
            <w:r w:rsidR="00EE7F23">
              <w:rPr>
                <w:noProof/>
              </w:rPr>
              <w:t>1</w:t>
            </w:r>
            <w:r w:rsidR="00EE7F23">
              <w:rPr>
                <w:noProof/>
              </w:rPr>
              <w:fldChar w:fldCharType="end"/>
            </w:r>
          </w:hyperlink>
        </w:p>
        <w:p w14:paraId="1A2C752E"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88" w:history="1">
            <w:r w:rsidRPr="00A82FA0">
              <w:rPr>
                <w:rStyle w:val="Hyperlink"/>
                <w:noProof/>
              </w:rPr>
              <w:t>1. Understanding of the Assignment and Context</w:t>
            </w:r>
            <w:r>
              <w:rPr>
                <w:noProof/>
              </w:rPr>
              <w:tab/>
            </w:r>
            <w:r>
              <w:rPr>
                <w:noProof/>
              </w:rPr>
              <w:fldChar w:fldCharType="begin"/>
            </w:r>
            <w:r>
              <w:rPr>
                <w:noProof/>
              </w:rPr>
              <w:instrText xml:space="preserve"> PAGEREF _Toc242799488 \h </w:instrText>
            </w:r>
            <w:r>
              <w:rPr>
                <w:noProof/>
              </w:rPr>
            </w:r>
            <w:r>
              <w:rPr>
                <w:noProof/>
              </w:rPr>
              <w:fldChar w:fldCharType="separate"/>
            </w:r>
            <w:r>
              <w:rPr>
                <w:noProof/>
              </w:rPr>
              <w:t>1</w:t>
            </w:r>
            <w:r>
              <w:rPr>
                <w:noProof/>
              </w:rPr>
              <w:fldChar w:fldCharType="end"/>
            </w:r>
          </w:hyperlink>
        </w:p>
        <w:p w14:paraId="36982F4B"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89" w:history="1">
            <w:r w:rsidRPr="00A82FA0">
              <w:rPr>
                <w:rStyle w:val="Hyperlink"/>
                <w:noProof/>
              </w:rPr>
              <w:t>1.1 The transition: from cash access to account use</w:t>
            </w:r>
            <w:r>
              <w:rPr>
                <w:noProof/>
              </w:rPr>
              <w:tab/>
            </w:r>
            <w:r>
              <w:rPr>
                <w:noProof/>
              </w:rPr>
              <w:fldChar w:fldCharType="begin"/>
            </w:r>
            <w:r>
              <w:rPr>
                <w:noProof/>
              </w:rPr>
              <w:instrText xml:space="preserve"> PAGEREF _Toc242799489 \h </w:instrText>
            </w:r>
            <w:r>
              <w:rPr>
                <w:noProof/>
              </w:rPr>
            </w:r>
            <w:r>
              <w:rPr>
                <w:noProof/>
              </w:rPr>
              <w:fldChar w:fldCharType="separate"/>
            </w:r>
            <w:r>
              <w:rPr>
                <w:noProof/>
              </w:rPr>
              <w:t>1</w:t>
            </w:r>
            <w:r>
              <w:rPr>
                <w:noProof/>
              </w:rPr>
              <w:fldChar w:fldCharType="end"/>
            </w:r>
          </w:hyperlink>
        </w:p>
        <w:p w14:paraId="075B11F6"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0" w:history="1">
            <w:r w:rsidRPr="00A82FA0">
              <w:rPr>
                <w:rStyle w:val="Hyperlink"/>
                <w:noProof/>
              </w:rPr>
              <w:t>1.2 The beneficiary universe and the barriers to use</w:t>
            </w:r>
            <w:r>
              <w:rPr>
                <w:noProof/>
              </w:rPr>
              <w:tab/>
            </w:r>
            <w:r>
              <w:rPr>
                <w:noProof/>
              </w:rPr>
              <w:fldChar w:fldCharType="begin"/>
            </w:r>
            <w:r>
              <w:rPr>
                <w:noProof/>
              </w:rPr>
              <w:instrText xml:space="preserve"> PAGEREF _Toc242799490 \h </w:instrText>
            </w:r>
            <w:r>
              <w:rPr>
                <w:noProof/>
              </w:rPr>
            </w:r>
            <w:r>
              <w:rPr>
                <w:noProof/>
              </w:rPr>
              <w:fldChar w:fldCharType="separate"/>
            </w:r>
            <w:r>
              <w:rPr>
                <w:noProof/>
              </w:rPr>
              <w:t>1</w:t>
            </w:r>
            <w:r>
              <w:rPr>
                <w:noProof/>
              </w:rPr>
              <w:fldChar w:fldCharType="end"/>
            </w:r>
          </w:hyperlink>
        </w:p>
        <w:p w14:paraId="4BCCC94E"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1" w:history="1">
            <w:r w:rsidRPr="00A82FA0">
              <w:rPr>
                <w:rStyle w:val="Hyperlink"/>
                <w:noProof/>
              </w:rPr>
              <w:t>1.3 Implications for design</w:t>
            </w:r>
            <w:r>
              <w:rPr>
                <w:noProof/>
              </w:rPr>
              <w:tab/>
            </w:r>
            <w:r>
              <w:rPr>
                <w:noProof/>
              </w:rPr>
              <w:fldChar w:fldCharType="begin"/>
            </w:r>
            <w:r>
              <w:rPr>
                <w:noProof/>
              </w:rPr>
              <w:instrText xml:space="preserve"> PAGEREF _Toc242799491 \h </w:instrText>
            </w:r>
            <w:r>
              <w:rPr>
                <w:noProof/>
              </w:rPr>
            </w:r>
            <w:r>
              <w:rPr>
                <w:noProof/>
              </w:rPr>
              <w:fldChar w:fldCharType="separate"/>
            </w:r>
            <w:r>
              <w:rPr>
                <w:noProof/>
              </w:rPr>
              <w:t>1</w:t>
            </w:r>
            <w:r>
              <w:rPr>
                <w:noProof/>
              </w:rPr>
              <w:fldChar w:fldCharType="end"/>
            </w:r>
          </w:hyperlink>
        </w:p>
        <w:p w14:paraId="0A53A55B"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2" w:history="1">
            <w:r w:rsidRPr="00A82FA0">
              <w:rPr>
                <w:rStyle w:val="Hyperlink"/>
                <w:noProof/>
              </w:rPr>
              <w:t>2. SDPI’s Track Record and Evidence Base</w:t>
            </w:r>
            <w:r>
              <w:rPr>
                <w:noProof/>
              </w:rPr>
              <w:tab/>
            </w:r>
            <w:r>
              <w:rPr>
                <w:noProof/>
              </w:rPr>
              <w:fldChar w:fldCharType="begin"/>
            </w:r>
            <w:r>
              <w:rPr>
                <w:noProof/>
              </w:rPr>
              <w:instrText xml:space="preserve"> PAGEREF _Toc242799492 \h </w:instrText>
            </w:r>
            <w:r>
              <w:rPr>
                <w:noProof/>
              </w:rPr>
            </w:r>
            <w:r>
              <w:rPr>
                <w:noProof/>
              </w:rPr>
              <w:fldChar w:fldCharType="separate"/>
            </w:r>
            <w:r>
              <w:rPr>
                <w:noProof/>
              </w:rPr>
              <w:t>1</w:t>
            </w:r>
            <w:r>
              <w:rPr>
                <w:noProof/>
              </w:rPr>
              <w:fldChar w:fldCharType="end"/>
            </w:r>
          </w:hyperlink>
        </w:p>
        <w:p w14:paraId="45FB5CBD"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3" w:history="1">
            <w:r w:rsidRPr="00A82FA0">
              <w:rPr>
                <w:rStyle w:val="Hyperlink"/>
                <w:noProof/>
              </w:rPr>
              <w:t>2.1 What we did and how we did it in DFLT Phase II</w:t>
            </w:r>
            <w:r>
              <w:rPr>
                <w:noProof/>
              </w:rPr>
              <w:tab/>
            </w:r>
            <w:r>
              <w:rPr>
                <w:noProof/>
              </w:rPr>
              <w:fldChar w:fldCharType="begin"/>
            </w:r>
            <w:r>
              <w:rPr>
                <w:noProof/>
              </w:rPr>
              <w:instrText xml:space="preserve"> PAGEREF _Toc242799493 \h </w:instrText>
            </w:r>
            <w:r>
              <w:rPr>
                <w:noProof/>
              </w:rPr>
            </w:r>
            <w:r>
              <w:rPr>
                <w:noProof/>
              </w:rPr>
              <w:fldChar w:fldCharType="separate"/>
            </w:r>
            <w:r>
              <w:rPr>
                <w:noProof/>
              </w:rPr>
              <w:t>1</w:t>
            </w:r>
            <w:r>
              <w:rPr>
                <w:noProof/>
              </w:rPr>
              <w:fldChar w:fldCharType="end"/>
            </w:r>
          </w:hyperlink>
        </w:p>
        <w:p w14:paraId="57219FD7"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4" w:history="1">
            <w:r w:rsidRPr="00A82FA0">
              <w:rPr>
                <w:rStyle w:val="Hyperlink"/>
                <w:noProof/>
              </w:rPr>
              <w:t>2.2 What the Phase II data show about BISP women</w:t>
            </w:r>
            <w:r>
              <w:rPr>
                <w:noProof/>
              </w:rPr>
              <w:tab/>
            </w:r>
            <w:r>
              <w:rPr>
                <w:noProof/>
              </w:rPr>
              <w:fldChar w:fldCharType="begin"/>
            </w:r>
            <w:r>
              <w:rPr>
                <w:noProof/>
              </w:rPr>
              <w:instrText xml:space="preserve"> PAGEREF _Toc242799494 \h </w:instrText>
            </w:r>
            <w:r>
              <w:rPr>
                <w:noProof/>
              </w:rPr>
            </w:r>
            <w:r>
              <w:rPr>
                <w:noProof/>
              </w:rPr>
              <w:fldChar w:fldCharType="separate"/>
            </w:r>
            <w:r>
              <w:rPr>
                <w:noProof/>
              </w:rPr>
              <w:t>1</w:t>
            </w:r>
            <w:r>
              <w:rPr>
                <w:noProof/>
              </w:rPr>
              <w:fldChar w:fldCharType="end"/>
            </w:r>
          </w:hyperlink>
        </w:p>
        <w:p w14:paraId="3FFDEB80"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5" w:history="1">
            <w:r w:rsidRPr="00A82FA0">
              <w:rPr>
                <w:rStyle w:val="Hyperlink"/>
                <w:noProof/>
              </w:rPr>
              <w:t>2.3 What SDPI brings to Phase III</w:t>
            </w:r>
            <w:r>
              <w:rPr>
                <w:noProof/>
              </w:rPr>
              <w:tab/>
            </w:r>
            <w:r>
              <w:rPr>
                <w:noProof/>
              </w:rPr>
              <w:fldChar w:fldCharType="begin"/>
            </w:r>
            <w:r>
              <w:rPr>
                <w:noProof/>
              </w:rPr>
              <w:instrText xml:space="preserve"> PAGEREF _Toc242799495 \h </w:instrText>
            </w:r>
            <w:r>
              <w:rPr>
                <w:noProof/>
              </w:rPr>
            </w:r>
            <w:r>
              <w:rPr>
                <w:noProof/>
              </w:rPr>
              <w:fldChar w:fldCharType="separate"/>
            </w:r>
            <w:r>
              <w:rPr>
                <w:noProof/>
              </w:rPr>
              <w:t>1</w:t>
            </w:r>
            <w:r>
              <w:rPr>
                <w:noProof/>
              </w:rPr>
              <w:fldChar w:fldCharType="end"/>
            </w:r>
          </w:hyperlink>
        </w:p>
        <w:p w14:paraId="0B4052AA"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6" w:history="1">
            <w:r w:rsidRPr="00A82FA0">
              <w:rPr>
                <w:rStyle w:val="Hyperlink"/>
                <w:noProof/>
              </w:rPr>
              <w:t>3. Component 1: Diagnostic, Curriculum Design and Capacity Building</w:t>
            </w:r>
            <w:r>
              <w:rPr>
                <w:noProof/>
              </w:rPr>
              <w:tab/>
            </w:r>
            <w:r>
              <w:rPr>
                <w:noProof/>
              </w:rPr>
              <w:fldChar w:fldCharType="begin"/>
            </w:r>
            <w:r>
              <w:rPr>
                <w:noProof/>
              </w:rPr>
              <w:instrText xml:space="preserve"> PAGEREF _Toc242799496 \h </w:instrText>
            </w:r>
            <w:r>
              <w:rPr>
                <w:noProof/>
              </w:rPr>
            </w:r>
            <w:r>
              <w:rPr>
                <w:noProof/>
              </w:rPr>
              <w:fldChar w:fldCharType="separate"/>
            </w:r>
            <w:r>
              <w:rPr>
                <w:noProof/>
              </w:rPr>
              <w:t>1</w:t>
            </w:r>
            <w:r>
              <w:rPr>
                <w:noProof/>
              </w:rPr>
              <w:fldChar w:fldCharType="end"/>
            </w:r>
          </w:hyperlink>
        </w:p>
        <w:p w14:paraId="3DAFE9F9"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7" w:history="1">
            <w:r w:rsidRPr="00A82FA0">
              <w:rPr>
                <w:rStyle w:val="Hyperlink"/>
                <w:noProof/>
              </w:rPr>
              <w:t>3.2 Segmenting beneficiaries into actionable groups</w:t>
            </w:r>
            <w:r>
              <w:rPr>
                <w:noProof/>
              </w:rPr>
              <w:tab/>
            </w:r>
            <w:r>
              <w:rPr>
                <w:noProof/>
              </w:rPr>
              <w:fldChar w:fldCharType="begin"/>
            </w:r>
            <w:r>
              <w:rPr>
                <w:noProof/>
              </w:rPr>
              <w:instrText xml:space="preserve"> PAGEREF _Toc242799497 \h </w:instrText>
            </w:r>
            <w:r>
              <w:rPr>
                <w:noProof/>
              </w:rPr>
            </w:r>
            <w:r>
              <w:rPr>
                <w:noProof/>
              </w:rPr>
              <w:fldChar w:fldCharType="separate"/>
            </w:r>
            <w:r>
              <w:rPr>
                <w:noProof/>
              </w:rPr>
              <w:t>1</w:t>
            </w:r>
            <w:r>
              <w:rPr>
                <w:noProof/>
              </w:rPr>
              <w:fldChar w:fldCharType="end"/>
            </w:r>
          </w:hyperlink>
        </w:p>
        <w:p w14:paraId="20AFC15D"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8" w:history="1">
            <w:r w:rsidRPr="00A82FA0">
              <w:rPr>
                <w:rStyle w:val="Hyperlink"/>
                <w:noProof/>
              </w:rPr>
              <w:t>4. Component 2: Roll-Out Planning and Go-to-Market Strategy</w:t>
            </w:r>
            <w:r>
              <w:rPr>
                <w:noProof/>
              </w:rPr>
              <w:tab/>
            </w:r>
            <w:r>
              <w:rPr>
                <w:noProof/>
              </w:rPr>
              <w:fldChar w:fldCharType="begin"/>
            </w:r>
            <w:r>
              <w:rPr>
                <w:noProof/>
              </w:rPr>
              <w:instrText xml:space="preserve"> PAGEREF _Toc242799498 \h </w:instrText>
            </w:r>
            <w:r>
              <w:rPr>
                <w:noProof/>
              </w:rPr>
            </w:r>
            <w:r>
              <w:rPr>
                <w:noProof/>
              </w:rPr>
              <w:fldChar w:fldCharType="separate"/>
            </w:r>
            <w:r>
              <w:rPr>
                <w:noProof/>
              </w:rPr>
              <w:t>1</w:t>
            </w:r>
            <w:r>
              <w:rPr>
                <w:noProof/>
              </w:rPr>
              <w:fldChar w:fldCharType="end"/>
            </w:r>
          </w:hyperlink>
        </w:p>
        <w:p w14:paraId="1199C057"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499" w:history="1">
            <w:r w:rsidRPr="00A82FA0">
              <w:rPr>
                <w:rStyle w:val="Hyperlink"/>
                <w:noProof/>
              </w:rPr>
              <w:t>4.1 SDPI’s roll-out methodology and GTM architecture</w:t>
            </w:r>
            <w:r>
              <w:rPr>
                <w:noProof/>
              </w:rPr>
              <w:tab/>
            </w:r>
            <w:r>
              <w:rPr>
                <w:noProof/>
              </w:rPr>
              <w:fldChar w:fldCharType="begin"/>
            </w:r>
            <w:r>
              <w:rPr>
                <w:noProof/>
              </w:rPr>
              <w:instrText xml:space="preserve"> PAGEREF _Toc242799499 \h </w:instrText>
            </w:r>
            <w:r>
              <w:rPr>
                <w:noProof/>
              </w:rPr>
            </w:r>
            <w:r>
              <w:rPr>
                <w:noProof/>
              </w:rPr>
              <w:fldChar w:fldCharType="separate"/>
            </w:r>
            <w:r>
              <w:rPr>
                <w:noProof/>
              </w:rPr>
              <w:t>1</w:t>
            </w:r>
            <w:r>
              <w:rPr>
                <w:noProof/>
              </w:rPr>
              <w:fldChar w:fldCharType="end"/>
            </w:r>
          </w:hyperlink>
        </w:p>
        <w:p w14:paraId="52747BE2"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0" w:history="1">
            <w:r w:rsidRPr="00A82FA0">
              <w:rPr>
                <w:rStyle w:val="Hyperlink"/>
                <w:noProof/>
              </w:rPr>
              <w:t>4.2 Geographic allocation methodology</w:t>
            </w:r>
            <w:r>
              <w:rPr>
                <w:noProof/>
              </w:rPr>
              <w:tab/>
            </w:r>
            <w:r>
              <w:rPr>
                <w:noProof/>
              </w:rPr>
              <w:fldChar w:fldCharType="begin"/>
            </w:r>
            <w:r>
              <w:rPr>
                <w:noProof/>
              </w:rPr>
              <w:instrText xml:space="preserve"> PAGEREF _Toc242799500 \h </w:instrText>
            </w:r>
            <w:r>
              <w:rPr>
                <w:noProof/>
              </w:rPr>
            </w:r>
            <w:r>
              <w:rPr>
                <w:noProof/>
              </w:rPr>
              <w:fldChar w:fldCharType="separate"/>
            </w:r>
            <w:r>
              <w:rPr>
                <w:noProof/>
              </w:rPr>
              <w:t>1</w:t>
            </w:r>
            <w:r>
              <w:rPr>
                <w:noProof/>
              </w:rPr>
              <w:fldChar w:fldCharType="end"/>
            </w:r>
          </w:hyperlink>
        </w:p>
        <w:p w14:paraId="59C1625E"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1" w:history="1">
            <w:r w:rsidRPr="00A82FA0">
              <w:rPr>
                <w:rStyle w:val="Hyperlink"/>
                <w:noProof/>
              </w:rPr>
              <w:t>4.3 Cohort prioritisation methodology</w:t>
            </w:r>
            <w:r>
              <w:rPr>
                <w:noProof/>
              </w:rPr>
              <w:tab/>
            </w:r>
            <w:r>
              <w:rPr>
                <w:noProof/>
              </w:rPr>
              <w:fldChar w:fldCharType="begin"/>
            </w:r>
            <w:r>
              <w:rPr>
                <w:noProof/>
              </w:rPr>
              <w:instrText xml:space="preserve"> PAGEREF _Toc242799501 \h </w:instrText>
            </w:r>
            <w:r>
              <w:rPr>
                <w:noProof/>
              </w:rPr>
            </w:r>
            <w:r>
              <w:rPr>
                <w:noProof/>
              </w:rPr>
              <w:fldChar w:fldCharType="separate"/>
            </w:r>
            <w:r>
              <w:rPr>
                <w:noProof/>
              </w:rPr>
              <w:t>1</w:t>
            </w:r>
            <w:r>
              <w:rPr>
                <w:noProof/>
              </w:rPr>
              <w:fldChar w:fldCharType="end"/>
            </w:r>
          </w:hyperlink>
        </w:p>
        <w:p w14:paraId="6AE7A51C"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2" w:history="1">
            <w:r w:rsidRPr="00A82FA0">
              <w:rPr>
                <w:rStyle w:val="Hyperlink"/>
                <w:noProof/>
              </w:rPr>
              <w:t>4.4 Alignment with BISP payment cycles: tranche-anchored scheduling</w:t>
            </w:r>
            <w:r>
              <w:rPr>
                <w:noProof/>
              </w:rPr>
              <w:tab/>
            </w:r>
            <w:r>
              <w:rPr>
                <w:noProof/>
              </w:rPr>
              <w:fldChar w:fldCharType="begin"/>
            </w:r>
            <w:r>
              <w:rPr>
                <w:noProof/>
              </w:rPr>
              <w:instrText xml:space="preserve"> PAGEREF _Toc242799502 \h </w:instrText>
            </w:r>
            <w:r>
              <w:rPr>
                <w:noProof/>
              </w:rPr>
            </w:r>
            <w:r>
              <w:rPr>
                <w:noProof/>
              </w:rPr>
              <w:fldChar w:fldCharType="separate"/>
            </w:r>
            <w:r>
              <w:rPr>
                <w:noProof/>
              </w:rPr>
              <w:t>1</w:t>
            </w:r>
            <w:r>
              <w:rPr>
                <w:noProof/>
              </w:rPr>
              <w:fldChar w:fldCharType="end"/>
            </w:r>
          </w:hyperlink>
        </w:p>
        <w:p w14:paraId="53B611C4"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3" w:history="1">
            <w:r w:rsidRPr="00A82FA0">
              <w:rPr>
                <w:rStyle w:val="Hyperlink"/>
                <w:noProof/>
              </w:rPr>
              <w:t>4.5 Beneficiary outreach and mobilisation strategy</w:t>
            </w:r>
            <w:r>
              <w:rPr>
                <w:noProof/>
              </w:rPr>
              <w:tab/>
            </w:r>
            <w:r>
              <w:rPr>
                <w:noProof/>
              </w:rPr>
              <w:fldChar w:fldCharType="begin"/>
            </w:r>
            <w:r>
              <w:rPr>
                <w:noProof/>
              </w:rPr>
              <w:instrText xml:space="preserve"> PAGEREF _Toc242799503 \h </w:instrText>
            </w:r>
            <w:r>
              <w:rPr>
                <w:noProof/>
              </w:rPr>
            </w:r>
            <w:r>
              <w:rPr>
                <w:noProof/>
              </w:rPr>
              <w:fldChar w:fldCharType="separate"/>
            </w:r>
            <w:r>
              <w:rPr>
                <w:noProof/>
              </w:rPr>
              <w:t>1</w:t>
            </w:r>
            <w:r>
              <w:rPr>
                <w:noProof/>
              </w:rPr>
              <w:fldChar w:fldCharType="end"/>
            </w:r>
          </w:hyperlink>
        </w:p>
        <w:p w14:paraId="0AD469F1"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4" w:history="1">
            <w:r w:rsidRPr="00A82FA0">
              <w:rPr>
                <w:rStyle w:val="Hyperlink"/>
                <w:noProof/>
              </w:rPr>
              <w:t>4.6 Blended Training Deployment Plan</w:t>
            </w:r>
            <w:r>
              <w:rPr>
                <w:noProof/>
              </w:rPr>
              <w:tab/>
            </w:r>
            <w:r>
              <w:rPr>
                <w:noProof/>
              </w:rPr>
              <w:fldChar w:fldCharType="begin"/>
            </w:r>
            <w:r>
              <w:rPr>
                <w:noProof/>
              </w:rPr>
              <w:instrText xml:space="preserve"> PAGEREF _Toc242799504 \h </w:instrText>
            </w:r>
            <w:r>
              <w:rPr>
                <w:noProof/>
              </w:rPr>
            </w:r>
            <w:r>
              <w:rPr>
                <w:noProof/>
              </w:rPr>
              <w:fldChar w:fldCharType="separate"/>
            </w:r>
            <w:r>
              <w:rPr>
                <w:noProof/>
              </w:rPr>
              <w:t>1</w:t>
            </w:r>
            <w:r>
              <w:rPr>
                <w:noProof/>
              </w:rPr>
              <w:fldChar w:fldCharType="end"/>
            </w:r>
          </w:hyperlink>
        </w:p>
        <w:p w14:paraId="11F0FEF2"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5" w:history="1">
            <w:r w:rsidRPr="00A82FA0">
              <w:rPr>
                <w:rStyle w:val="Hyperlink"/>
                <w:noProof/>
              </w:rPr>
              <w:t>4.7 Training deployment model</w:t>
            </w:r>
            <w:r>
              <w:rPr>
                <w:noProof/>
              </w:rPr>
              <w:tab/>
            </w:r>
            <w:r>
              <w:rPr>
                <w:noProof/>
              </w:rPr>
              <w:fldChar w:fldCharType="begin"/>
            </w:r>
            <w:r>
              <w:rPr>
                <w:noProof/>
              </w:rPr>
              <w:instrText xml:space="preserve"> PAGEREF _Toc242799505 \h </w:instrText>
            </w:r>
            <w:r>
              <w:rPr>
                <w:noProof/>
              </w:rPr>
            </w:r>
            <w:r>
              <w:rPr>
                <w:noProof/>
              </w:rPr>
              <w:fldChar w:fldCharType="separate"/>
            </w:r>
            <w:r>
              <w:rPr>
                <w:noProof/>
              </w:rPr>
              <w:t>1</w:t>
            </w:r>
            <w:r>
              <w:rPr>
                <w:noProof/>
              </w:rPr>
              <w:fldChar w:fldCharType="end"/>
            </w:r>
          </w:hyperlink>
        </w:p>
        <w:p w14:paraId="65714CD3"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6" w:history="1">
            <w:r w:rsidRPr="00A82FA0">
              <w:rPr>
                <w:rStyle w:val="Hyperlink"/>
                <w:noProof/>
              </w:rPr>
              <w:t>4.8 Behavioural reinforcement, quality assurance and governance</w:t>
            </w:r>
            <w:r>
              <w:rPr>
                <w:noProof/>
              </w:rPr>
              <w:tab/>
            </w:r>
            <w:r>
              <w:rPr>
                <w:noProof/>
              </w:rPr>
              <w:fldChar w:fldCharType="begin"/>
            </w:r>
            <w:r>
              <w:rPr>
                <w:noProof/>
              </w:rPr>
              <w:instrText xml:space="preserve"> PAGEREF _Toc242799506 \h </w:instrText>
            </w:r>
            <w:r>
              <w:rPr>
                <w:noProof/>
              </w:rPr>
            </w:r>
            <w:r>
              <w:rPr>
                <w:noProof/>
              </w:rPr>
              <w:fldChar w:fldCharType="separate"/>
            </w:r>
            <w:r>
              <w:rPr>
                <w:noProof/>
              </w:rPr>
              <w:t>1</w:t>
            </w:r>
            <w:r>
              <w:rPr>
                <w:noProof/>
              </w:rPr>
              <w:fldChar w:fldCharType="end"/>
            </w:r>
          </w:hyperlink>
        </w:p>
        <w:p w14:paraId="469D1C5C"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7" w:history="1">
            <w:r w:rsidRPr="00A82FA0">
              <w:rPr>
                <w:rStyle w:val="Hyperlink"/>
                <w:noProof/>
              </w:rPr>
              <w:t>4.9 Risk management</w:t>
            </w:r>
            <w:r>
              <w:rPr>
                <w:noProof/>
              </w:rPr>
              <w:tab/>
            </w:r>
            <w:r>
              <w:rPr>
                <w:noProof/>
              </w:rPr>
              <w:fldChar w:fldCharType="begin"/>
            </w:r>
            <w:r>
              <w:rPr>
                <w:noProof/>
              </w:rPr>
              <w:instrText xml:space="preserve"> PAGEREF _Toc242799507 \h </w:instrText>
            </w:r>
            <w:r>
              <w:rPr>
                <w:noProof/>
              </w:rPr>
            </w:r>
            <w:r>
              <w:rPr>
                <w:noProof/>
              </w:rPr>
              <w:fldChar w:fldCharType="separate"/>
            </w:r>
            <w:r>
              <w:rPr>
                <w:noProof/>
              </w:rPr>
              <w:t>1</w:t>
            </w:r>
            <w:r>
              <w:rPr>
                <w:noProof/>
              </w:rPr>
              <w:fldChar w:fldCharType="end"/>
            </w:r>
          </w:hyperlink>
        </w:p>
        <w:p w14:paraId="1455C9DE"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8" w:history="1">
            <w:r w:rsidRPr="00A82FA0">
              <w:rPr>
                <w:rStyle w:val="Hyperlink"/>
                <w:noProof/>
              </w:rPr>
              <w:t>5. Component 3: Field Implementation, Beneficiary Training and Behavioural Reinforcement</w:t>
            </w:r>
            <w:r>
              <w:rPr>
                <w:noProof/>
              </w:rPr>
              <w:tab/>
            </w:r>
            <w:r>
              <w:rPr>
                <w:noProof/>
              </w:rPr>
              <w:fldChar w:fldCharType="begin"/>
            </w:r>
            <w:r>
              <w:rPr>
                <w:noProof/>
              </w:rPr>
              <w:instrText xml:space="preserve"> PAGEREF _Toc242799508 \h </w:instrText>
            </w:r>
            <w:r>
              <w:rPr>
                <w:noProof/>
              </w:rPr>
            </w:r>
            <w:r>
              <w:rPr>
                <w:noProof/>
              </w:rPr>
              <w:fldChar w:fldCharType="separate"/>
            </w:r>
            <w:r>
              <w:rPr>
                <w:noProof/>
              </w:rPr>
              <w:t>1</w:t>
            </w:r>
            <w:r>
              <w:rPr>
                <w:noProof/>
              </w:rPr>
              <w:fldChar w:fldCharType="end"/>
            </w:r>
          </w:hyperlink>
        </w:p>
        <w:p w14:paraId="3A2E1853"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09" w:history="1">
            <w:r w:rsidRPr="00A82FA0">
              <w:rPr>
                <w:rStyle w:val="Hyperlink"/>
                <w:noProof/>
              </w:rPr>
              <w:t>5.1 Delivering structured training to one million women</w:t>
            </w:r>
            <w:r>
              <w:rPr>
                <w:noProof/>
              </w:rPr>
              <w:tab/>
            </w:r>
            <w:r>
              <w:rPr>
                <w:noProof/>
              </w:rPr>
              <w:fldChar w:fldCharType="begin"/>
            </w:r>
            <w:r>
              <w:rPr>
                <w:noProof/>
              </w:rPr>
              <w:instrText xml:space="preserve"> PAGEREF _Toc242799509 \h </w:instrText>
            </w:r>
            <w:r>
              <w:rPr>
                <w:noProof/>
              </w:rPr>
            </w:r>
            <w:r>
              <w:rPr>
                <w:noProof/>
              </w:rPr>
              <w:fldChar w:fldCharType="separate"/>
            </w:r>
            <w:r>
              <w:rPr>
                <w:noProof/>
              </w:rPr>
              <w:t>1</w:t>
            </w:r>
            <w:r>
              <w:rPr>
                <w:noProof/>
              </w:rPr>
              <w:fldChar w:fldCharType="end"/>
            </w:r>
          </w:hyperlink>
        </w:p>
        <w:p w14:paraId="1567F75B"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0" w:history="1">
            <w:r w:rsidRPr="00A82FA0">
              <w:rPr>
                <w:rStyle w:val="Hyperlink"/>
                <w:noProof/>
              </w:rPr>
              <w:t>5.2 Deploying digital content in coordination with sessions</w:t>
            </w:r>
            <w:r>
              <w:rPr>
                <w:noProof/>
              </w:rPr>
              <w:tab/>
            </w:r>
            <w:r>
              <w:rPr>
                <w:noProof/>
              </w:rPr>
              <w:fldChar w:fldCharType="begin"/>
            </w:r>
            <w:r>
              <w:rPr>
                <w:noProof/>
              </w:rPr>
              <w:instrText xml:space="preserve"> PAGEREF _Toc242799510 \h </w:instrText>
            </w:r>
            <w:r>
              <w:rPr>
                <w:noProof/>
              </w:rPr>
            </w:r>
            <w:r>
              <w:rPr>
                <w:noProof/>
              </w:rPr>
              <w:fldChar w:fldCharType="separate"/>
            </w:r>
            <w:r>
              <w:rPr>
                <w:noProof/>
              </w:rPr>
              <w:t>1</w:t>
            </w:r>
            <w:r>
              <w:rPr>
                <w:noProof/>
              </w:rPr>
              <w:fldChar w:fldCharType="end"/>
            </w:r>
          </w:hyperlink>
        </w:p>
        <w:p w14:paraId="5089114F"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1" w:history="1">
            <w:r w:rsidRPr="00A82FA0">
              <w:rPr>
                <w:rStyle w:val="Hyperlink"/>
                <w:noProof/>
              </w:rPr>
              <w:t>5.3 Onboarding readiness support</w:t>
            </w:r>
            <w:r>
              <w:rPr>
                <w:noProof/>
              </w:rPr>
              <w:tab/>
            </w:r>
            <w:r>
              <w:rPr>
                <w:noProof/>
              </w:rPr>
              <w:fldChar w:fldCharType="begin"/>
            </w:r>
            <w:r>
              <w:rPr>
                <w:noProof/>
              </w:rPr>
              <w:instrText xml:space="preserve"> PAGEREF _Toc242799511 \h </w:instrText>
            </w:r>
            <w:r>
              <w:rPr>
                <w:noProof/>
              </w:rPr>
            </w:r>
            <w:r>
              <w:rPr>
                <w:noProof/>
              </w:rPr>
              <w:fldChar w:fldCharType="separate"/>
            </w:r>
            <w:r>
              <w:rPr>
                <w:noProof/>
              </w:rPr>
              <w:t>1</w:t>
            </w:r>
            <w:r>
              <w:rPr>
                <w:noProof/>
              </w:rPr>
              <w:fldChar w:fldCharType="end"/>
            </w:r>
          </w:hyperlink>
        </w:p>
        <w:p w14:paraId="3569E6D5"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2" w:history="1">
            <w:r w:rsidRPr="00A82FA0">
              <w:rPr>
                <w:rStyle w:val="Hyperlink"/>
                <w:noProof/>
              </w:rPr>
              <w:t>5.4 Integration with payment touchpoints: the Tranche Window Protocol</w:t>
            </w:r>
            <w:r>
              <w:rPr>
                <w:noProof/>
              </w:rPr>
              <w:tab/>
            </w:r>
            <w:r>
              <w:rPr>
                <w:noProof/>
              </w:rPr>
              <w:fldChar w:fldCharType="begin"/>
            </w:r>
            <w:r>
              <w:rPr>
                <w:noProof/>
              </w:rPr>
              <w:instrText xml:space="preserve"> PAGEREF _Toc242799512 \h </w:instrText>
            </w:r>
            <w:r>
              <w:rPr>
                <w:noProof/>
              </w:rPr>
            </w:r>
            <w:r>
              <w:rPr>
                <w:noProof/>
              </w:rPr>
              <w:fldChar w:fldCharType="separate"/>
            </w:r>
            <w:r>
              <w:rPr>
                <w:noProof/>
              </w:rPr>
              <w:t>1</w:t>
            </w:r>
            <w:r>
              <w:rPr>
                <w:noProof/>
              </w:rPr>
              <w:fldChar w:fldCharType="end"/>
            </w:r>
          </w:hyperlink>
        </w:p>
        <w:p w14:paraId="3AC938C5"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3" w:history="1">
            <w:r w:rsidRPr="00A82FA0">
              <w:rPr>
                <w:rStyle w:val="Hyperlink"/>
                <w:noProof/>
              </w:rPr>
              <w:t>5.5 Sequenced behavioural reinforcement programme</w:t>
            </w:r>
            <w:r>
              <w:rPr>
                <w:noProof/>
              </w:rPr>
              <w:tab/>
            </w:r>
            <w:r>
              <w:rPr>
                <w:noProof/>
              </w:rPr>
              <w:fldChar w:fldCharType="begin"/>
            </w:r>
            <w:r>
              <w:rPr>
                <w:noProof/>
              </w:rPr>
              <w:instrText xml:space="preserve"> PAGEREF _Toc242799513 \h </w:instrText>
            </w:r>
            <w:r>
              <w:rPr>
                <w:noProof/>
              </w:rPr>
            </w:r>
            <w:r>
              <w:rPr>
                <w:noProof/>
              </w:rPr>
              <w:fldChar w:fldCharType="separate"/>
            </w:r>
            <w:r>
              <w:rPr>
                <w:noProof/>
              </w:rPr>
              <w:t>1</w:t>
            </w:r>
            <w:r>
              <w:rPr>
                <w:noProof/>
              </w:rPr>
              <w:fldChar w:fldCharType="end"/>
            </w:r>
          </w:hyperlink>
        </w:p>
        <w:p w14:paraId="5493AAAB"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4" w:history="1">
            <w:r w:rsidRPr="00A82FA0">
              <w:rPr>
                <w:rStyle w:val="Hyperlink"/>
                <w:noProof/>
              </w:rPr>
              <w:t>5.6 Phase 1 pilot and course-correction methodology</w:t>
            </w:r>
            <w:r>
              <w:rPr>
                <w:noProof/>
              </w:rPr>
              <w:tab/>
            </w:r>
            <w:r>
              <w:rPr>
                <w:noProof/>
              </w:rPr>
              <w:fldChar w:fldCharType="begin"/>
            </w:r>
            <w:r>
              <w:rPr>
                <w:noProof/>
              </w:rPr>
              <w:instrText xml:space="preserve"> PAGEREF _Toc242799514 \h </w:instrText>
            </w:r>
            <w:r>
              <w:rPr>
                <w:noProof/>
              </w:rPr>
            </w:r>
            <w:r>
              <w:rPr>
                <w:noProof/>
              </w:rPr>
              <w:fldChar w:fldCharType="separate"/>
            </w:r>
            <w:r>
              <w:rPr>
                <w:noProof/>
              </w:rPr>
              <w:t>1</w:t>
            </w:r>
            <w:r>
              <w:rPr>
                <w:noProof/>
              </w:rPr>
              <w:fldChar w:fldCharType="end"/>
            </w:r>
          </w:hyperlink>
        </w:p>
        <w:p w14:paraId="40073870"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5" w:history="1">
            <w:r w:rsidRPr="00A82FA0">
              <w:rPr>
                <w:rStyle w:val="Hyperlink"/>
                <w:noProof/>
              </w:rPr>
              <w:t>6. Component 4: Monitoring, Reporting and Endline Assessment</w:t>
            </w:r>
            <w:r>
              <w:rPr>
                <w:noProof/>
              </w:rPr>
              <w:tab/>
            </w:r>
            <w:r>
              <w:rPr>
                <w:noProof/>
              </w:rPr>
              <w:fldChar w:fldCharType="begin"/>
            </w:r>
            <w:r>
              <w:rPr>
                <w:noProof/>
              </w:rPr>
              <w:instrText xml:space="preserve"> PAGEREF _Toc242799515 \h </w:instrText>
            </w:r>
            <w:r>
              <w:rPr>
                <w:noProof/>
              </w:rPr>
            </w:r>
            <w:r>
              <w:rPr>
                <w:noProof/>
              </w:rPr>
              <w:fldChar w:fldCharType="separate"/>
            </w:r>
            <w:r>
              <w:rPr>
                <w:noProof/>
              </w:rPr>
              <w:t>1</w:t>
            </w:r>
            <w:r>
              <w:rPr>
                <w:noProof/>
              </w:rPr>
              <w:fldChar w:fldCharType="end"/>
            </w:r>
          </w:hyperlink>
        </w:p>
        <w:p w14:paraId="700D041D"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6" w:history="1">
            <w:r w:rsidRPr="00A82FA0">
              <w:rPr>
                <w:rStyle w:val="Hyperlink"/>
                <w:noProof/>
              </w:rPr>
              <w:t>6.1 Indicator framework mapped to the success measures</w:t>
            </w:r>
            <w:r>
              <w:rPr>
                <w:noProof/>
              </w:rPr>
              <w:tab/>
            </w:r>
            <w:r>
              <w:rPr>
                <w:noProof/>
              </w:rPr>
              <w:fldChar w:fldCharType="begin"/>
            </w:r>
            <w:r>
              <w:rPr>
                <w:noProof/>
              </w:rPr>
              <w:instrText xml:space="preserve"> PAGEREF _Toc242799516 \h </w:instrText>
            </w:r>
            <w:r>
              <w:rPr>
                <w:noProof/>
              </w:rPr>
            </w:r>
            <w:r>
              <w:rPr>
                <w:noProof/>
              </w:rPr>
              <w:fldChar w:fldCharType="separate"/>
            </w:r>
            <w:r>
              <w:rPr>
                <w:noProof/>
              </w:rPr>
              <w:t>1</w:t>
            </w:r>
            <w:r>
              <w:rPr>
                <w:noProof/>
              </w:rPr>
              <w:fldChar w:fldCharType="end"/>
            </w:r>
          </w:hyperlink>
        </w:p>
        <w:p w14:paraId="3E63CE29"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7" w:history="1">
            <w:r w:rsidRPr="00A82FA0">
              <w:rPr>
                <w:rStyle w:val="Hyperlink"/>
                <w:noProof/>
              </w:rPr>
              <w:t>6.2 Baseline and endline assessment</w:t>
            </w:r>
            <w:r>
              <w:rPr>
                <w:noProof/>
              </w:rPr>
              <w:tab/>
            </w:r>
            <w:r>
              <w:rPr>
                <w:noProof/>
              </w:rPr>
              <w:fldChar w:fldCharType="begin"/>
            </w:r>
            <w:r>
              <w:rPr>
                <w:noProof/>
              </w:rPr>
              <w:instrText xml:space="preserve"> PAGEREF _Toc242799517 \h </w:instrText>
            </w:r>
            <w:r>
              <w:rPr>
                <w:noProof/>
              </w:rPr>
            </w:r>
            <w:r>
              <w:rPr>
                <w:noProof/>
              </w:rPr>
              <w:fldChar w:fldCharType="separate"/>
            </w:r>
            <w:r>
              <w:rPr>
                <w:noProof/>
              </w:rPr>
              <w:t>1</w:t>
            </w:r>
            <w:r>
              <w:rPr>
                <w:noProof/>
              </w:rPr>
              <w:fldChar w:fldCharType="end"/>
            </w:r>
          </w:hyperlink>
        </w:p>
        <w:p w14:paraId="15E8DDE1"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8" w:history="1">
            <w:r w:rsidRPr="00A82FA0">
              <w:rPr>
                <w:rStyle w:val="Hyperlink"/>
                <w:noProof/>
              </w:rPr>
              <w:t>6.3 Tracking training quality, participation and coverage</w:t>
            </w:r>
            <w:r>
              <w:rPr>
                <w:noProof/>
              </w:rPr>
              <w:tab/>
            </w:r>
            <w:r>
              <w:rPr>
                <w:noProof/>
              </w:rPr>
              <w:fldChar w:fldCharType="begin"/>
            </w:r>
            <w:r>
              <w:rPr>
                <w:noProof/>
              </w:rPr>
              <w:instrText xml:space="preserve"> PAGEREF _Toc242799518 \h </w:instrText>
            </w:r>
            <w:r>
              <w:rPr>
                <w:noProof/>
              </w:rPr>
            </w:r>
            <w:r>
              <w:rPr>
                <w:noProof/>
              </w:rPr>
              <w:fldChar w:fldCharType="separate"/>
            </w:r>
            <w:r>
              <w:rPr>
                <w:noProof/>
              </w:rPr>
              <w:t>1</w:t>
            </w:r>
            <w:r>
              <w:rPr>
                <w:noProof/>
              </w:rPr>
              <w:fldChar w:fldCharType="end"/>
            </w:r>
          </w:hyperlink>
        </w:p>
        <w:p w14:paraId="2194B231"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19" w:history="1">
            <w:r w:rsidRPr="00A82FA0">
              <w:rPr>
                <w:rStyle w:val="Hyperlink"/>
                <w:noProof/>
              </w:rPr>
              <w:t>6.4 Measuring behavioural outcomes</w:t>
            </w:r>
            <w:r>
              <w:rPr>
                <w:noProof/>
              </w:rPr>
              <w:tab/>
            </w:r>
            <w:r>
              <w:rPr>
                <w:noProof/>
              </w:rPr>
              <w:fldChar w:fldCharType="begin"/>
            </w:r>
            <w:r>
              <w:rPr>
                <w:noProof/>
              </w:rPr>
              <w:instrText xml:space="preserve"> PAGEREF _Toc242799519 \h </w:instrText>
            </w:r>
            <w:r>
              <w:rPr>
                <w:noProof/>
              </w:rPr>
            </w:r>
            <w:r>
              <w:rPr>
                <w:noProof/>
              </w:rPr>
              <w:fldChar w:fldCharType="separate"/>
            </w:r>
            <w:r>
              <w:rPr>
                <w:noProof/>
              </w:rPr>
              <w:t>1</w:t>
            </w:r>
            <w:r>
              <w:rPr>
                <w:noProof/>
              </w:rPr>
              <w:fldChar w:fldCharType="end"/>
            </w:r>
          </w:hyperlink>
        </w:p>
        <w:p w14:paraId="6084D724"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0" w:history="1">
            <w:r w:rsidRPr="00A82FA0">
              <w:rPr>
                <w:rStyle w:val="Hyperlink"/>
                <w:noProof/>
              </w:rPr>
              <w:t>6.5 Feedback loops</w:t>
            </w:r>
            <w:r>
              <w:rPr>
                <w:noProof/>
              </w:rPr>
              <w:tab/>
            </w:r>
            <w:r>
              <w:rPr>
                <w:noProof/>
              </w:rPr>
              <w:fldChar w:fldCharType="begin"/>
            </w:r>
            <w:r>
              <w:rPr>
                <w:noProof/>
              </w:rPr>
              <w:instrText xml:space="preserve"> PAGEREF _Toc242799520 \h </w:instrText>
            </w:r>
            <w:r>
              <w:rPr>
                <w:noProof/>
              </w:rPr>
            </w:r>
            <w:r>
              <w:rPr>
                <w:noProof/>
              </w:rPr>
              <w:fldChar w:fldCharType="separate"/>
            </w:r>
            <w:r>
              <w:rPr>
                <w:noProof/>
              </w:rPr>
              <w:t>1</w:t>
            </w:r>
            <w:r>
              <w:rPr>
                <w:noProof/>
              </w:rPr>
              <w:fldChar w:fldCharType="end"/>
            </w:r>
          </w:hyperlink>
        </w:p>
        <w:p w14:paraId="633E7C02"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1" w:history="1">
            <w:r w:rsidRPr="00A82FA0">
              <w:rPr>
                <w:rStyle w:val="Hyperlink"/>
                <w:noProof/>
              </w:rPr>
              <w:t>6.6 Reporting protocols</w:t>
            </w:r>
            <w:r>
              <w:rPr>
                <w:noProof/>
              </w:rPr>
              <w:tab/>
            </w:r>
            <w:r>
              <w:rPr>
                <w:noProof/>
              </w:rPr>
              <w:fldChar w:fldCharType="begin"/>
            </w:r>
            <w:r>
              <w:rPr>
                <w:noProof/>
              </w:rPr>
              <w:instrText xml:space="preserve"> PAGEREF _Toc242799521 \h </w:instrText>
            </w:r>
            <w:r>
              <w:rPr>
                <w:noProof/>
              </w:rPr>
            </w:r>
            <w:r>
              <w:rPr>
                <w:noProof/>
              </w:rPr>
              <w:fldChar w:fldCharType="separate"/>
            </w:r>
            <w:r>
              <w:rPr>
                <w:noProof/>
              </w:rPr>
              <w:t>1</w:t>
            </w:r>
            <w:r>
              <w:rPr>
                <w:noProof/>
              </w:rPr>
              <w:fldChar w:fldCharType="end"/>
            </w:r>
          </w:hyperlink>
        </w:p>
        <w:p w14:paraId="6F284332" w14:textId="77777777" w:rsidR="00EE7F23" w:rsidRDefault="00EE7F23">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2" w:history="1">
            <w:r w:rsidRPr="00A82FA0">
              <w:rPr>
                <w:rStyle w:val="Hyperlink"/>
                <w:noProof/>
              </w:rPr>
              <w:t>6.7 Data management, privacy and ethics</w:t>
            </w:r>
            <w:r>
              <w:rPr>
                <w:noProof/>
              </w:rPr>
              <w:tab/>
            </w:r>
            <w:r>
              <w:rPr>
                <w:noProof/>
              </w:rPr>
              <w:fldChar w:fldCharType="begin"/>
            </w:r>
            <w:r>
              <w:rPr>
                <w:noProof/>
              </w:rPr>
              <w:instrText xml:space="preserve"> PAGEREF _Toc242799522 \h </w:instrText>
            </w:r>
            <w:r>
              <w:rPr>
                <w:noProof/>
              </w:rPr>
            </w:r>
            <w:r>
              <w:rPr>
                <w:noProof/>
              </w:rPr>
              <w:fldChar w:fldCharType="separate"/>
            </w:r>
            <w:r>
              <w:rPr>
                <w:noProof/>
              </w:rPr>
              <w:t>1</w:t>
            </w:r>
            <w:r>
              <w:rPr>
                <w:noProof/>
              </w:rPr>
              <w:fldChar w:fldCharType="end"/>
            </w:r>
          </w:hyperlink>
        </w:p>
        <w:p w14:paraId="76A6D9A2"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3" w:history="1">
            <w:r w:rsidRPr="00A82FA0">
              <w:rPr>
                <w:rStyle w:val="Hyperlink"/>
                <w:noProof/>
              </w:rPr>
              <w:t>7. Work Plan, Deliverables and Payment Milestones</w:t>
            </w:r>
            <w:r>
              <w:rPr>
                <w:noProof/>
              </w:rPr>
              <w:tab/>
            </w:r>
            <w:r>
              <w:rPr>
                <w:noProof/>
              </w:rPr>
              <w:fldChar w:fldCharType="begin"/>
            </w:r>
            <w:r>
              <w:rPr>
                <w:noProof/>
              </w:rPr>
              <w:instrText xml:space="preserve"> PAGEREF _Toc242799523 \h </w:instrText>
            </w:r>
            <w:r>
              <w:rPr>
                <w:noProof/>
              </w:rPr>
            </w:r>
            <w:r>
              <w:rPr>
                <w:noProof/>
              </w:rPr>
              <w:fldChar w:fldCharType="separate"/>
            </w:r>
            <w:r>
              <w:rPr>
                <w:noProof/>
              </w:rPr>
              <w:t>1</w:t>
            </w:r>
            <w:r>
              <w:rPr>
                <w:noProof/>
              </w:rPr>
              <w:fldChar w:fldCharType="end"/>
            </w:r>
          </w:hyperlink>
        </w:p>
        <w:p w14:paraId="79F82172"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4" w:history="1">
            <w:r w:rsidRPr="00A82FA0">
              <w:rPr>
                <w:rStyle w:val="Hyperlink"/>
                <w:noProof/>
              </w:rPr>
              <w:t>8. Level of Effort, Field Deployment and Activity Plan</w:t>
            </w:r>
            <w:r>
              <w:rPr>
                <w:noProof/>
              </w:rPr>
              <w:tab/>
            </w:r>
            <w:r>
              <w:rPr>
                <w:noProof/>
              </w:rPr>
              <w:fldChar w:fldCharType="begin"/>
            </w:r>
            <w:r>
              <w:rPr>
                <w:noProof/>
              </w:rPr>
              <w:instrText xml:space="preserve"> PAGEREF _Toc242799524 \h </w:instrText>
            </w:r>
            <w:r>
              <w:rPr>
                <w:noProof/>
              </w:rPr>
            </w:r>
            <w:r>
              <w:rPr>
                <w:noProof/>
              </w:rPr>
              <w:fldChar w:fldCharType="separate"/>
            </w:r>
            <w:r>
              <w:rPr>
                <w:noProof/>
              </w:rPr>
              <w:t>1</w:t>
            </w:r>
            <w:r>
              <w:rPr>
                <w:noProof/>
              </w:rPr>
              <w:fldChar w:fldCharType="end"/>
            </w:r>
          </w:hyperlink>
        </w:p>
        <w:p w14:paraId="3F280D86"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5" w:history="1">
            <w:r w:rsidRPr="00A82FA0">
              <w:rPr>
                <w:rStyle w:val="Hyperlink"/>
                <w:noProof/>
              </w:rPr>
              <w:t>9. Implementation Governance, Team and Quality Assurance</w:t>
            </w:r>
            <w:r>
              <w:rPr>
                <w:noProof/>
              </w:rPr>
              <w:tab/>
            </w:r>
            <w:r>
              <w:rPr>
                <w:noProof/>
              </w:rPr>
              <w:fldChar w:fldCharType="begin"/>
            </w:r>
            <w:r>
              <w:rPr>
                <w:noProof/>
              </w:rPr>
              <w:instrText xml:space="preserve"> PAGEREF _Toc242799525 \h </w:instrText>
            </w:r>
            <w:r>
              <w:rPr>
                <w:noProof/>
              </w:rPr>
            </w:r>
            <w:r>
              <w:rPr>
                <w:noProof/>
              </w:rPr>
              <w:fldChar w:fldCharType="separate"/>
            </w:r>
            <w:r>
              <w:rPr>
                <w:noProof/>
              </w:rPr>
              <w:t>1</w:t>
            </w:r>
            <w:r>
              <w:rPr>
                <w:noProof/>
              </w:rPr>
              <w:fldChar w:fldCharType="end"/>
            </w:r>
          </w:hyperlink>
        </w:p>
        <w:p w14:paraId="7E9B91F0"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6" w:history="1">
            <w:r w:rsidRPr="00A82FA0">
              <w:rPr>
                <w:rStyle w:val="Hyperlink"/>
                <w:noProof/>
              </w:rPr>
              <w:t>10. Innovation, Value Addition and Sustainability</w:t>
            </w:r>
            <w:r>
              <w:rPr>
                <w:noProof/>
              </w:rPr>
              <w:tab/>
            </w:r>
            <w:r>
              <w:rPr>
                <w:noProof/>
              </w:rPr>
              <w:fldChar w:fldCharType="begin"/>
            </w:r>
            <w:r>
              <w:rPr>
                <w:noProof/>
              </w:rPr>
              <w:instrText xml:space="preserve"> PAGEREF _Toc242799526 \h </w:instrText>
            </w:r>
            <w:r>
              <w:rPr>
                <w:noProof/>
              </w:rPr>
            </w:r>
            <w:r>
              <w:rPr>
                <w:noProof/>
              </w:rPr>
              <w:fldChar w:fldCharType="separate"/>
            </w:r>
            <w:r>
              <w:rPr>
                <w:noProof/>
              </w:rPr>
              <w:t>1</w:t>
            </w:r>
            <w:r>
              <w:rPr>
                <w:noProof/>
              </w:rPr>
              <w:fldChar w:fldCharType="end"/>
            </w:r>
          </w:hyperlink>
        </w:p>
        <w:p w14:paraId="313A903C"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7" w:history="1">
            <w:r w:rsidRPr="00A82FA0">
              <w:rPr>
                <w:rStyle w:val="Hyperlink"/>
                <w:noProof/>
              </w:rPr>
              <w:t>Annex A: IVR Scripts</w:t>
            </w:r>
            <w:r>
              <w:rPr>
                <w:noProof/>
              </w:rPr>
              <w:tab/>
            </w:r>
            <w:r>
              <w:rPr>
                <w:noProof/>
              </w:rPr>
              <w:fldChar w:fldCharType="begin"/>
            </w:r>
            <w:r>
              <w:rPr>
                <w:noProof/>
              </w:rPr>
              <w:instrText xml:space="preserve"> PAGEREF _Toc242799527 \h </w:instrText>
            </w:r>
            <w:r>
              <w:rPr>
                <w:noProof/>
              </w:rPr>
            </w:r>
            <w:r>
              <w:rPr>
                <w:noProof/>
              </w:rPr>
              <w:fldChar w:fldCharType="separate"/>
            </w:r>
            <w:r>
              <w:rPr>
                <w:noProof/>
              </w:rPr>
              <w:t>1</w:t>
            </w:r>
            <w:r>
              <w:rPr>
                <w:noProof/>
              </w:rPr>
              <w:fldChar w:fldCharType="end"/>
            </w:r>
          </w:hyperlink>
        </w:p>
        <w:p w14:paraId="2EBC24CA"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8" w:history="1">
            <w:r w:rsidRPr="00A82FA0">
              <w:rPr>
                <w:rStyle w:val="Hyperlink"/>
                <w:noProof/>
              </w:rPr>
              <w:t>Annex B: SMS Nudge Sequence</w:t>
            </w:r>
            <w:r>
              <w:rPr>
                <w:noProof/>
              </w:rPr>
              <w:tab/>
            </w:r>
            <w:r>
              <w:rPr>
                <w:noProof/>
              </w:rPr>
              <w:fldChar w:fldCharType="begin"/>
            </w:r>
            <w:r>
              <w:rPr>
                <w:noProof/>
              </w:rPr>
              <w:instrText xml:space="preserve"> PAGEREF _Toc242799528 \h </w:instrText>
            </w:r>
            <w:r>
              <w:rPr>
                <w:noProof/>
              </w:rPr>
            </w:r>
            <w:r>
              <w:rPr>
                <w:noProof/>
              </w:rPr>
              <w:fldChar w:fldCharType="separate"/>
            </w:r>
            <w:r>
              <w:rPr>
                <w:noProof/>
              </w:rPr>
              <w:t>1</w:t>
            </w:r>
            <w:r>
              <w:rPr>
                <w:noProof/>
              </w:rPr>
              <w:fldChar w:fldCharType="end"/>
            </w:r>
          </w:hyperlink>
        </w:p>
        <w:p w14:paraId="02DC2ECE" w14:textId="77777777" w:rsidR="00EE7F23" w:rsidRDefault="00EE7F23">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2799529" w:history="1">
            <w:r w:rsidRPr="00A82FA0">
              <w:rPr>
                <w:rStyle w:val="Hyperlink"/>
                <w:noProof/>
              </w:rPr>
              <w:t>Annex C: Methodological Notes</w:t>
            </w:r>
            <w:r>
              <w:rPr>
                <w:noProof/>
              </w:rPr>
              <w:tab/>
            </w:r>
            <w:r>
              <w:rPr>
                <w:noProof/>
              </w:rPr>
              <w:fldChar w:fldCharType="begin"/>
            </w:r>
            <w:r>
              <w:rPr>
                <w:noProof/>
              </w:rPr>
              <w:instrText xml:space="preserve"> PAGEREF _Toc242799529 \h </w:instrText>
            </w:r>
            <w:r>
              <w:rPr>
                <w:noProof/>
              </w:rPr>
            </w:r>
            <w:r>
              <w:rPr>
                <w:noProof/>
              </w:rPr>
              <w:fldChar w:fldCharType="separate"/>
            </w:r>
            <w:r>
              <w:rPr>
                <w:noProof/>
              </w:rPr>
              <w:t>1</w:t>
            </w:r>
            <w:r>
              <w:rPr>
                <w:noProof/>
              </w:rPr>
              <w:fldChar w:fldCharType="end"/>
            </w:r>
          </w:hyperlink>
        </w:p>
        <w:p w14:paraId="53FC4B02" w14:textId="77777777" w:rsidR="006C4FB2" w:rsidRDefault="00000000">
          <w:r>
            <w:fldChar w:fldCharType="end"/>
          </w:r>
        </w:p>
      </w:sdtContent>
    </w:sdt>
    <w:p w14:paraId="5996C221" w14:textId="77777777" w:rsidR="00EE7F23" w:rsidRDefault="00EE7F23">
      <w:pPr>
        <w:spacing w:before="240" w:after="80"/>
        <w:rPr>
          <w:rFonts w:ascii="Montserrat SemiBold" w:eastAsia="Montserrat SemiBold" w:hAnsi="Montserrat SemiBold" w:cs="Montserrat SemiBold"/>
          <w:color w:val="1F3864"/>
          <w:sz w:val="20"/>
          <w:szCs w:val="20"/>
        </w:rPr>
      </w:pPr>
    </w:p>
    <w:p w14:paraId="769FF038" w14:textId="77777777" w:rsidR="00EE7F23" w:rsidRDefault="00EE7F23">
      <w:pPr>
        <w:spacing w:before="240" w:after="80"/>
        <w:rPr>
          <w:rFonts w:ascii="Montserrat SemiBold" w:eastAsia="Montserrat SemiBold" w:hAnsi="Montserrat SemiBold" w:cs="Montserrat SemiBold"/>
          <w:color w:val="1F3864"/>
          <w:sz w:val="20"/>
          <w:szCs w:val="20"/>
        </w:rPr>
      </w:pPr>
    </w:p>
    <w:p w14:paraId="66F58B6E" w14:textId="77777777" w:rsidR="00EE7F23" w:rsidRDefault="00EE7F23">
      <w:pPr>
        <w:spacing w:before="240" w:after="80"/>
        <w:rPr>
          <w:rFonts w:ascii="Montserrat SemiBold" w:eastAsia="Montserrat SemiBold" w:hAnsi="Montserrat SemiBold" w:cs="Montserrat SemiBold"/>
          <w:color w:val="1F3864"/>
          <w:sz w:val="20"/>
          <w:szCs w:val="20"/>
        </w:rPr>
      </w:pPr>
    </w:p>
    <w:p w14:paraId="55A0B401" w14:textId="77777777" w:rsidR="00EE7F23" w:rsidRDefault="00EE7F23">
      <w:pPr>
        <w:spacing w:before="240" w:after="80"/>
        <w:rPr>
          <w:rFonts w:ascii="Montserrat SemiBold" w:eastAsia="Montserrat SemiBold" w:hAnsi="Montserrat SemiBold" w:cs="Montserrat SemiBold"/>
          <w:color w:val="1F3864"/>
          <w:sz w:val="20"/>
          <w:szCs w:val="20"/>
        </w:rPr>
      </w:pPr>
    </w:p>
    <w:p w14:paraId="0CA7A4FC" w14:textId="77777777" w:rsidR="00EE7F23" w:rsidRDefault="00EE7F23">
      <w:pPr>
        <w:spacing w:before="240" w:after="80"/>
        <w:rPr>
          <w:rFonts w:ascii="Montserrat SemiBold" w:eastAsia="Montserrat SemiBold" w:hAnsi="Montserrat SemiBold" w:cs="Montserrat SemiBold"/>
          <w:color w:val="1F3864"/>
          <w:sz w:val="20"/>
          <w:szCs w:val="20"/>
        </w:rPr>
      </w:pPr>
    </w:p>
    <w:p w14:paraId="088764F4" w14:textId="77777777" w:rsidR="00EE7F23" w:rsidRDefault="00EE7F23">
      <w:pPr>
        <w:spacing w:before="240" w:after="80"/>
        <w:rPr>
          <w:rFonts w:ascii="Montserrat SemiBold" w:eastAsia="Montserrat SemiBold" w:hAnsi="Montserrat SemiBold" w:cs="Montserrat SemiBold"/>
          <w:color w:val="1F3864"/>
          <w:sz w:val="20"/>
          <w:szCs w:val="20"/>
        </w:rPr>
      </w:pPr>
    </w:p>
    <w:p w14:paraId="0D72FC9F" w14:textId="77777777" w:rsidR="00EE7F23" w:rsidRDefault="00EE7F23">
      <w:pPr>
        <w:spacing w:before="240" w:after="80"/>
        <w:rPr>
          <w:rFonts w:ascii="Montserrat SemiBold" w:eastAsia="Montserrat SemiBold" w:hAnsi="Montserrat SemiBold" w:cs="Montserrat SemiBold"/>
          <w:color w:val="1F3864"/>
          <w:sz w:val="20"/>
          <w:szCs w:val="20"/>
        </w:rPr>
      </w:pPr>
    </w:p>
    <w:p w14:paraId="58A514C2" w14:textId="77777777" w:rsidR="00EE7F23" w:rsidRDefault="00EE7F23">
      <w:pPr>
        <w:spacing w:before="240" w:after="80"/>
        <w:rPr>
          <w:rFonts w:ascii="Montserrat SemiBold" w:eastAsia="Montserrat SemiBold" w:hAnsi="Montserrat SemiBold" w:cs="Montserrat SemiBold"/>
          <w:color w:val="1F3864"/>
          <w:sz w:val="20"/>
          <w:szCs w:val="20"/>
        </w:rPr>
      </w:pPr>
    </w:p>
    <w:p w14:paraId="16F04E48" w14:textId="77777777" w:rsidR="00EE7F23" w:rsidRDefault="00EE7F23">
      <w:pPr>
        <w:spacing w:before="240" w:after="80"/>
        <w:rPr>
          <w:rFonts w:ascii="Montserrat SemiBold" w:eastAsia="Montserrat SemiBold" w:hAnsi="Montserrat SemiBold" w:cs="Montserrat SemiBold"/>
          <w:color w:val="1F3864"/>
          <w:sz w:val="20"/>
          <w:szCs w:val="20"/>
        </w:rPr>
      </w:pPr>
    </w:p>
    <w:p w14:paraId="110836CA" w14:textId="77777777" w:rsidR="00EE7F23" w:rsidRDefault="00EE7F23">
      <w:pPr>
        <w:spacing w:before="240" w:after="80"/>
        <w:rPr>
          <w:rFonts w:ascii="Montserrat SemiBold" w:eastAsia="Montserrat SemiBold" w:hAnsi="Montserrat SemiBold" w:cs="Montserrat SemiBold"/>
          <w:color w:val="1F3864"/>
          <w:sz w:val="20"/>
          <w:szCs w:val="20"/>
        </w:rPr>
      </w:pPr>
    </w:p>
    <w:p w14:paraId="10D67216" w14:textId="032A9CA2" w:rsidR="006C4FB2" w:rsidRDefault="00000000">
      <w:pPr>
        <w:spacing w:before="240" w:after="80"/>
      </w:pPr>
      <w:r>
        <w:rPr>
          <w:rFonts w:ascii="Montserrat SemiBold" w:eastAsia="Montserrat SemiBold" w:hAnsi="Montserrat SemiBold" w:cs="Montserrat SemiBold"/>
          <w:color w:val="1F3864"/>
          <w:sz w:val="20"/>
          <w:szCs w:val="20"/>
        </w:rPr>
        <w:lastRenderedPageBreak/>
        <w:t>Abbreviations</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100"/>
        <w:gridCol w:w="3773"/>
        <w:gridCol w:w="1100"/>
        <w:gridCol w:w="3773"/>
      </w:tblGrid>
      <w:tr w:rsidR="006C4FB2" w14:paraId="6D9463E6" w14:textId="77777777">
        <w:trPr>
          <w:cantSplit/>
          <w:tblHeader/>
        </w:trPr>
        <w:tc>
          <w:tcPr>
            <w:tcW w:w="1100" w:type="dxa"/>
            <w:shd w:val="clear" w:color="auto" w:fill="1F3864"/>
            <w:tcMar>
              <w:top w:w="50" w:type="dxa"/>
              <w:left w:w="80" w:type="dxa"/>
              <w:bottom w:w="50" w:type="dxa"/>
              <w:right w:w="80" w:type="dxa"/>
            </w:tcMar>
            <w:vAlign w:val="center"/>
          </w:tcPr>
          <w:p w14:paraId="0DE35EC2" w14:textId="77777777" w:rsidR="006C4FB2" w:rsidRDefault="00000000">
            <w:pPr>
              <w:spacing w:before="20" w:after="20"/>
            </w:pPr>
            <w:r>
              <w:rPr>
                <w:b/>
                <w:bCs/>
                <w:color w:val="FFFFFF"/>
                <w:sz w:val="15"/>
                <w:szCs w:val="15"/>
              </w:rPr>
              <w:t>Term</w:t>
            </w:r>
          </w:p>
        </w:tc>
        <w:tc>
          <w:tcPr>
            <w:tcW w:w="3773" w:type="dxa"/>
            <w:shd w:val="clear" w:color="auto" w:fill="1F3864"/>
            <w:tcMar>
              <w:top w:w="50" w:type="dxa"/>
              <w:left w:w="80" w:type="dxa"/>
              <w:bottom w:w="50" w:type="dxa"/>
              <w:right w:w="80" w:type="dxa"/>
            </w:tcMar>
            <w:vAlign w:val="center"/>
          </w:tcPr>
          <w:p w14:paraId="66B6E4C2" w14:textId="77777777" w:rsidR="006C4FB2" w:rsidRDefault="00000000">
            <w:pPr>
              <w:spacing w:before="20" w:after="20"/>
            </w:pPr>
            <w:r>
              <w:rPr>
                <w:b/>
                <w:bCs/>
                <w:color w:val="FFFFFF"/>
                <w:sz w:val="15"/>
                <w:szCs w:val="15"/>
              </w:rPr>
              <w:t>Meaning</w:t>
            </w:r>
          </w:p>
        </w:tc>
        <w:tc>
          <w:tcPr>
            <w:tcW w:w="1100" w:type="dxa"/>
            <w:shd w:val="clear" w:color="auto" w:fill="1F3864"/>
            <w:tcMar>
              <w:top w:w="50" w:type="dxa"/>
              <w:left w:w="80" w:type="dxa"/>
              <w:bottom w:w="50" w:type="dxa"/>
              <w:right w:w="80" w:type="dxa"/>
            </w:tcMar>
            <w:vAlign w:val="center"/>
          </w:tcPr>
          <w:p w14:paraId="1172CDBB" w14:textId="77777777" w:rsidR="006C4FB2" w:rsidRDefault="00000000">
            <w:pPr>
              <w:spacing w:before="20" w:after="20"/>
            </w:pPr>
            <w:r>
              <w:rPr>
                <w:b/>
                <w:bCs/>
                <w:color w:val="FFFFFF"/>
                <w:sz w:val="15"/>
                <w:szCs w:val="15"/>
              </w:rPr>
              <w:t>Term</w:t>
            </w:r>
          </w:p>
        </w:tc>
        <w:tc>
          <w:tcPr>
            <w:tcW w:w="3773" w:type="dxa"/>
            <w:shd w:val="clear" w:color="auto" w:fill="1F3864"/>
            <w:tcMar>
              <w:top w:w="50" w:type="dxa"/>
              <w:left w:w="80" w:type="dxa"/>
              <w:bottom w:w="50" w:type="dxa"/>
              <w:right w:w="80" w:type="dxa"/>
            </w:tcMar>
            <w:vAlign w:val="center"/>
          </w:tcPr>
          <w:p w14:paraId="7C4B3DF2" w14:textId="77777777" w:rsidR="006C4FB2" w:rsidRDefault="00000000">
            <w:pPr>
              <w:spacing w:before="20" w:after="20"/>
            </w:pPr>
            <w:r>
              <w:rPr>
                <w:b/>
                <w:bCs/>
                <w:color w:val="FFFFFF"/>
                <w:sz w:val="15"/>
                <w:szCs w:val="15"/>
              </w:rPr>
              <w:t>Meaning</w:t>
            </w:r>
          </w:p>
        </w:tc>
      </w:tr>
      <w:tr w:rsidR="006C4FB2" w14:paraId="40BE7640" w14:textId="77777777">
        <w:trPr>
          <w:cantSplit/>
        </w:trPr>
        <w:tc>
          <w:tcPr>
            <w:tcW w:w="1100" w:type="dxa"/>
            <w:shd w:val="clear" w:color="auto" w:fill="FFFFFF"/>
            <w:tcMar>
              <w:top w:w="40" w:type="dxa"/>
              <w:left w:w="80" w:type="dxa"/>
              <w:bottom w:w="40" w:type="dxa"/>
              <w:right w:w="80" w:type="dxa"/>
            </w:tcMar>
            <w:vAlign w:val="center"/>
          </w:tcPr>
          <w:p w14:paraId="70C9597A" w14:textId="77777777" w:rsidR="006C4FB2" w:rsidRDefault="00000000">
            <w:pPr>
              <w:spacing w:before="20" w:after="20"/>
            </w:pPr>
            <w:r>
              <w:rPr>
                <w:sz w:val="15"/>
                <w:szCs w:val="15"/>
              </w:rPr>
              <w:t>BISP</w:t>
            </w:r>
          </w:p>
        </w:tc>
        <w:tc>
          <w:tcPr>
            <w:tcW w:w="3773" w:type="dxa"/>
            <w:shd w:val="clear" w:color="auto" w:fill="FFFFFF"/>
            <w:tcMar>
              <w:top w:w="40" w:type="dxa"/>
              <w:left w:w="80" w:type="dxa"/>
              <w:bottom w:w="40" w:type="dxa"/>
              <w:right w:w="80" w:type="dxa"/>
            </w:tcMar>
            <w:vAlign w:val="center"/>
          </w:tcPr>
          <w:p w14:paraId="777A7EF3" w14:textId="77777777" w:rsidR="006C4FB2" w:rsidRDefault="00000000">
            <w:pPr>
              <w:spacing w:before="20" w:after="20"/>
            </w:pPr>
            <w:r>
              <w:rPr>
                <w:sz w:val="15"/>
                <w:szCs w:val="15"/>
              </w:rPr>
              <w:t>Benazir Income Support Programme</w:t>
            </w:r>
          </w:p>
        </w:tc>
        <w:tc>
          <w:tcPr>
            <w:tcW w:w="1100" w:type="dxa"/>
            <w:shd w:val="clear" w:color="auto" w:fill="FFFFFF"/>
            <w:tcMar>
              <w:top w:w="40" w:type="dxa"/>
              <w:left w:w="80" w:type="dxa"/>
              <w:bottom w:w="40" w:type="dxa"/>
              <w:right w:w="80" w:type="dxa"/>
            </w:tcMar>
            <w:vAlign w:val="center"/>
          </w:tcPr>
          <w:p w14:paraId="31652431" w14:textId="77777777" w:rsidR="006C4FB2" w:rsidRDefault="00000000">
            <w:pPr>
              <w:spacing w:before="20" w:after="20"/>
            </w:pPr>
            <w:r>
              <w:rPr>
                <w:sz w:val="15"/>
                <w:szCs w:val="15"/>
              </w:rPr>
              <w:t>IVR</w:t>
            </w:r>
          </w:p>
        </w:tc>
        <w:tc>
          <w:tcPr>
            <w:tcW w:w="3773" w:type="dxa"/>
            <w:shd w:val="clear" w:color="auto" w:fill="FFFFFF"/>
            <w:tcMar>
              <w:top w:w="40" w:type="dxa"/>
              <w:left w:w="80" w:type="dxa"/>
              <w:bottom w:w="40" w:type="dxa"/>
              <w:right w:w="80" w:type="dxa"/>
            </w:tcMar>
            <w:vAlign w:val="center"/>
          </w:tcPr>
          <w:p w14:paraId="102A45A5" w14:textId="77777777" w:rsidR="006C4FB2" w:rsidRDefault="00000000">
            <w:pPr>
              <w:spacing w:before="20" w:after="20"/>
            </w:pPr>
            <w:r>
              <w:rPr>
                <w:sz w:val="15"/>
                <w:szCs w:val="15"/>
              </w:rPr>
              <w:t>Interactive Voice Response</w:t>
            </w:r>
          </w:p>
        </w:tc>
      </w:tr>
      <w:tr w:rsidR="006C4FB2" w14:paraId="76BD1542" w14:textId="77777777">
        <w:trPr>
          <w:cantSplit/>
        </w:trPr>
        <w:tc>
          <w:tcPr>
            <w:tcW w:w="1100" w:type="dxa"/>
            <w:shd w:val="clear" w:color="auto" w:fill="F4F7FB"/>
            <w:tcMar>
              <w:top w:w="40" w:type="dxa"/>
              <w:left w:w="80" w:type="dxa"/>
              <w:bottom w:w="40" w:type="dxa"/>
              <w:right w:w="80" w:type="dxa"/>
            </w:tcMar>
            <w:vAlign w:val="center"/>
          </w:tcPr>
          <w:p w14:paraId="65CB4EA3" w14:textId="77777777" w:rsidR="006C4FB2" w:rsidRDefault="00000000">
            <w:pPr>
              <w:spacing w:before="20" w:after="20"/>
            </w:pPr>
            <w:r>
              <w:rPr>
                <w:sz w:val="15"/>
                <w:szCs w:val="15"/>
              </w:rPr>
              <w:t>CASPEE</w:t>
            </w:r>
          </w:p>
        </w:tc>
        <w:tc>
          <w:tcPr>
            <w:tcW w:w="3773" w:type="dxa"/>
            <w:shd w:val="clear" w:color="auto" w:fill="F4F7FB"/>
            <w:tcMar>
              <w:top w:w="40" w:type="dxa"/>
              <w:left w:w="80" w:type="dxa"/>
              <w:bottom w:w="40" w:type="dxa"/>
              <w:right w:w="80" w:type="dxa"/>
            </w:tcMar>
            <w:vAlign w:val="center"/>
          </w:tcPr>
          <w:p w14:paraId="4394B7CE" w14:textId="77777777" w:rsidR="006C4FB2" w:rsidRDefault="00000000">
            <w:pPr>
              <w:spacing w:before="20" w:after="20"/>
            </w:pPr>
            <w:r>
              <w:rPr>
                <w:sz w:val="15"/>
                <w:szCs w:val="15"/>
              </w:rPr>
              <w:t>Center of Adaptive Social Protection &amp; Economic Empowerment, SDPI</w:t>
            </w:r>
          </w:p>
        </w:tc>
        <w:tc>
          <w:tcPr>
            <w:tcW w:w="1100" w:type="dxa"/>
            <w:shd w:val="clear" w:color="auto" w:fill="F4F7FB"/>
            <w:tcMar>
              <w:top w:w="40" w:type="dxa"/>
              <w:left w:w="80" w:type="dxa"/>
              <w:bottom w:w="40" w:type="dxa"/>
              <w:right w:w="80" w:type="dxa"/>
            </w:tcMar>
            <w:vAlign w:val="center"/>
          </w:tcPr>
          <w:p w14:paraId="3B5C2597" w14:textId="77777777" w:rsidR="006C4FB2" w:rsidRDefault="00000000">
            <w:pPr>
              <w:spacing w:before="20" w:after="20"/>
            </w:pPr>
            <w:r>
              <w:rPr>
                <w:sz w:val="15"/>
                <w:szCs w:val="15"/>
              </w:rPr>
              <w:t>LMA</w:t>
            </w:r>
          </w:p>
        </w:tc>
        <w:tc>
          <w:tcPr>
            <w:tcW w:w="3773" w:type="dxa"/>
            <w:shd w:val="clear" w:color="auto" w:fill="F4F7FB"/>
            <w:tcMar>
              <w:top w:w="40" w:type="dxa"/>
              <w:left w:w="80" w:type="dxa"/>
              <w:bottom w:w="40" w:type="dxa"/>
              <w:right w:w="80" w:type="dxa"/>
            </w:tcMar>
            <w:vAlign w:val="center"/>
          </w:tcPr>
          <w:p w14:paraId="591ADDD5" w14:textId="77777777" w:rsidR="006C4FB2" w:rsidRDefault="00000000">
            <w:pPr>
              <w:spacing w:before="20" w:after="20"/>
            </w:pPr>
            <w:r>
              <w:rPr>
                <w:sz w:val="15"/>
                <w:szCs w:val="15"/>
              </w:rPr>
              <w:t>Limited Mandate Account</w:t>
            </w:r>
          </w:p>
        </w:tc>
      </w:tr>
      <w:tr w:rsidR="006C4FB2" w14:paraId="186FD00E" w14:textId="77777777">
        <w:trPr>
          <w:cantSplit/>
        </w:trPr>
        <w:tc>
          <w:tcPr>
            <w:tcW w:w="1100" w:type="dxa"/>
            <w:shd w:val="clear" w:color="auto" w:fill="FFFFFF"/>
            <w:tcMar>
              <w:top w:w="40" w:type="dxa"/>
              <w:left w:w="80" w:type="dxa"/>
              <w:bottom w:w="40" w:type="dxa"/>
              <w:right w:w="80" w:type="dxa"/>
            </w:tcMar>
            <w:vAlign w:val="center"/>
          </w:tcPr>
          <w:p w14:paraId="4EE57FDC" w14:textId="77777777" w:rsidR="006C4FB2" w:rsidRDefault="00000000">
            <w:pPr>
              <w:spacing w:before="20" w:after="20"/>
            </w:pPr>
            <w:r>
              <w:rPr>
                <w:sz w:val="15"/>
                <w:szCs w:val="15"/>
              </w:rPr>
              <w:t>DFLT</w:t>
            </w:r>
          </w:p>
        </w:tc>
        <w:tc>
          <w:tcPr>
            <w:tcW w:w="3773" w:type="dxa"/>
            <w:shd w:val="clear" w:color="auto" w:fill="FFFFFF"/>
            <w:tcMar>
              <w:top w:w="40" w:type="dxa"/>
              <w:left w:w="80" w:type="dxa"/>
              <w:bottom w:w="40" w:type="dxa"/>
              <w:right w:w="80" w:type="dxa"/>
            </w:tcMar>
            <w:vAlign w:val="center"/>
          </w:tcPr>
          <w:p w14:paraId="5566F090" w14:textId="77777777" w:rsidR="006C4FB2" w:rsidRDefault="00000000">
            <w:pPr>
              <w:spacing w:before="20" w:after="20"/>
            </w:pPr>
            <w:r>
              <w:rPr>
                <w:sz w:val="15"/>
                <w:szCs w:val="15"/>
              </w:rPr>
              <w:t>Digital and Financial Literacy Training</w:t>
            </w:r>
          </w:p>
        </w:tc>
        <w:tc>
          <w:tcPr>
            <w:tcW w:w="1100" w:type="dxa"/>
            <w:shd w:val="clear" w:color="auto" w:fill="FFFFFF"/>
            <w:tcMar>
              <w:top w:w="40" w:type="dxa"/>
              <w:left w:w="80" w:type="dxa"/>
              <w:bottom w:w="40" w:type="dxa"/>
              <w:right w:w="80" w:type="dxa"/>
            </w:tcMar>
            <w:vAlign w:val="center"/>
          </w:tcPr>
          <w:p w14:paraId="6927B5C0" w14:textId="77777777" w:rsidR="006C4FB2" w:rsidRDefault="00000000">
            <w:pPr>
              <w:spacing w:before="20" w:after="20"/>
            </w:pPr>
            <w:r>
              <w:rPr>
                <w:sz w:val="15"/>
                <w:szCs w:val="15"/>
              </w:rPr>
              <w:t>MEL</w:t>
            </w:r>
          </w:p>
        </w:tc>
        <w:tc>
          <w:tcPr>
            <w:tcW w:w="3773" w:type="dxa"/>
            <w:shd w:val="clear" w:color="auto" w:fill="FFFFFF"/>
            <w:tcMar>
              <w:top w:w="40" w:type="dxa"/>
              <w:left w:w="80" w:type="dxa"/>
              <w:bottom w:w="40" w:type="dxa"/>
              <w:right w:w="80" w:type="dxa"/>
            </w:tcMar>
            <w:vAlign w:val="center"/>
          </w:tcPr>
          <w:p w14:paraId="3374871A" w14:textId="77777777" w:rsidR="006C4FB2" w:rsidRDefault="00000000">
            <w:pPr>
              <w:spacing w:before="20" w:after="20"/>
            </w:pPr>
            <w:r>
              <w:rPr>
                <w:sz w:val="15"/>
                <w:szCs w:val="15"/>
              </w:rPr>
              <w:t>Monitoring, Evaluation and Learning</w:t>
            </w:r>
          </w:p>
        </w:tc>
      </w:tr>
      <w:tr w:rsidR="006C4FB2" w14:paraId="62C7F661" w14:textId="77777777">
        <w:trPr>
          <w:cantSplit/>
        </w:trPr>
        <w:tc>
          <w:tcPr>
            <w:tcW w:w="1100" w:type="dxa"/>
            <w:shd w:val="clear" w:color="auto" w:fill="F4F7FB"/>
            <w:tcMar>
              <w:top w:w="40" w:type="dxa"/>
              <w:left w:w="80" w:type="dxa"/>
              <w:bottom w:w="40" w:type="dxa"/>
              <w:right w:w="80" w:type="dxa"/>
            </w:tcMar>
            <w:vAlign w:val="center"/>
          </w:tcPr>
          <w:p w14:paraId="148D7A3C" w14:textId="77777777" w:rsidR="006C4FB2" w:rsidRDefault="00000000">
            <w:pPr>
              <w:spacing w:before="20" w:after="20"/>
            </w:pPr>
            <w:r>
              <w:rPr>
                <w:sz w:val="15"/>
                <w:szCs w:val="15"/>
              </w:rPr>
              <w:t>DRCA</w:t>
            </w:r>
          </w:p>
        </w:tc>
        <w:tc>
          <w:tcPr>
            <w:tcW w:w="3773" w:type="dxa"/>
            <w:shd w:val="clear" w:color="auto" w:fill="F4F7FB"/>
            <w:tcMar>
              <w:top w:w="40" w:type="dxa"/>
              <w:left w:w="80" w:type="dxa"/>
              <w:bottom w:w="40" w:type="dxa"/>
              <w:right w:w="80" w:type="dxa"/>
            </w:tcMar>
            <w:vAlign w:val="center"/>
          </w:tcPr>
          <w:p w14:paraId="12971EC6" w14:textId="77777777" w:rsidR="006C4FB2" w:rsidRDefault="00000000">
            <w:pPr>
              <w:spacing w:before="20" w:after="20"/>
            </w:pPr>
            <w:r>
              <w:rPr>
                <w:sz w:val="15"/>
                <w:szCs w:val="15"/>
              </w:rPr>
              <w:t>Digital Readiness &amp; Capability Assessment (task-based)</w:t>
            </w:r>
          </w:p>
        </w:tc>
        <w:tc>
          <w:tcPr>
            <w:tcW w:w="1100" w:type="dxa"/>
            <w:shd w:val="clear" w:color="auto" w:fill="F4F7FB"/>
            <w:tcMar>
              <w:top w:w="40" w:type="dxa"/>
              <w:left w:w="80" w:type="dxa"/>
              <w:bottom w:w="40" w:type="dxa"/>
              <w:right w:w="80" w:type="dxa"/>
            </w:tcMar>
            <w:vAlign w:val="center"/>
          </w:tcPr>
          <w:p w14:paraId="4A8456A3" w14:textId="77777777" w:rsidR="006C4FB2" w:rsidRDefault="00000000">
            <w:pPr>
              <w:spacing w:before="20" w:after="20"/>
            </w:pPr>
            <w:r>
              <w:rPr>
                <w:sz w:val="15"/>
                <w:szCs w:val="15"/>
              </w:rPr>
              <w:t>NSER</w:t>
            </w:r>
          </w:p>
        </w:tc>
        <w:tc>
          <w:tcPr>
            <w:tcW w:w="3773" w:type="dxa"/>
            <w:shd w:val="clear" w:color="auto" w:fill="F4F7FB"/>
            <w:tcMar>
              <w:top w:w="40" w:type="dxa"/>
              <w:left w:w="80" w:type="dxa"/>
              <w:bottom w:w="40" w:type="dxa"/>
              <w:right w:w="80" w:type="dxa"/>
            </w:tcMar>
            <w:vAlign w:val="center"/>
          </w:tcPr>
          <w:p w14:paraId="51FC9AB5" w14:textId="77777777" w:rsidR="006C4FB2" w:rsidRDefault="00000000">
            <w:pPr>
              <w:spacing w:before="20" w:after="20"/>
            </w:pPr>
            <w:r>
              <w:rPr>
                <w:sz w:val="15"/>
                <w:szCs w:val="15"/>
              </w:rPr>
              <w:t>National Socio-Economic Registry</w:t>
            </w:r>
          </w:p>
        </w:tc>
      </w:tr>
      <w:tr w:rsidR="006C4FB2" w14:paraId="144A5341" w14:textId="77777777">
        <w:trPr>
          <w:cantSplit/>
        </w:trPr>
        <w:tc>
          <w:tcPr>
            <w:tcW w:w="1100" w:type="dxa"/>
            <w:shd w:val="clear" w:color="auto" w:fill="FFFFFF"/>
            <w:tcMar>
              <w:top w:w="40" w:type="dxa"/>
              <w:left w:w="80" w:type="dxa"/>
              <w:bottom w:w="40" w:type="dxa"/>
              <w:right w:w="80" w:type="dxa"/>
            </w:tcMar>
            <w:vAlign w:val="center"/>
          </w:tcPr>
          <w:p w14:paraId="2C43E545" w14:textId="77777777" w:rsidR="006C4FB2" w:rsidRDefault="00000000">
            <w:pPr>
              <w:spacing w:before="20" w:after="20"/>
            </w:pPr>
            <w:r>
              <w:rPr>
                <w:sz w:val="15"/>
                <w:szCs w:val="15"/>
              </w:rPr>
              <w:t>DTMF</w:t>
            </w:r>
          </w:p>
        </w:tc>
        <w:tc>
          <w:tcPr>
            <w:tcW w:w="3773" w:type="dxa"/>
            <w:shd w:val="clear" w:color="auto" w:fill="FFFFFF"/>
            <w:tcMar>
              <w:top w:w="40" w:type="dxa"/>
              <w:left w:w="80" w:type="dxa"/>
              <w:bottom w:w="40" w:type="dxa"/>
              <w:right w:w="80" w:type="dxa"/>
            </w:tcMar>
            <w:vAlign w:val="center"/>
          </w:tcPr>
          <w:p w14:paraId="43BF4F79" w14:textId="77777777" w:rsidR="006C4FB2" w:rsidRDefault="00000000">
            <w:pPr>
              <w:spacing w:before="20" w:after="20"/>
            </w:pPr>
            <w:r>
              <w:rPr>
                <w:sz w:val="15"/>
                <w:szCs w:val="15"/>
              </w:rPr>
              <w:t>Keypad tone input used in IVR quizzes</w:t>
            </w:r>
          </w:p>
        </w:tc>
        <w:tc>
          <w:tcPr>
            <w:tcW w:w="1100" w:type="dxa"/>
            <w:shd w:val="clear" w:color="auto" w:fill="FFFFFF"/>
            <w:tcMar>
              <w:top w:w="40" w:type="dxa"/>
              <w:left w:w="80" w:type="dxa"/>
              <w:bottom w:w="40" w:type="dxa"/>
              <w:right w:w="80" w:type="dxa"/>
            </w:tcMar>
            <w:vAlign w:val="center"/>
          </w:tcPr>
          <w:p w14:paraId="1D58B2C5" w14:textId="77777777" w:rsidR="006C4FB2" w:rsidRDefault="00000000">
            <w:pPr>
              <w:spacing w:before="20" w:after="20"/>
            </w:pPr>
            <w:r>
              <w:rPr>
                <w:sz w:val="15"/>
                <w:szCs w:val="15"/>
              </w:rPr>
              <w:t>P2P</w:t>
            </w:r>
          </w:p>
        </w:tc>
        <w:tc>
          <w:tcPr>
            <w:tcW w:w="3773" w:type="dxa"/>
            <w:shd w:val="clear" w:color="auto" w:fill="FFFFFF"/>
            <w:tcMar>
              <w:top w:w="40" w:type="dxa"/>
              <w:left w:w="80" w:type="dxa"/>
              <w:bottom w:w="40" w:type="dxa"/>
              <w:right w:w="80" w:type="dxa"/>
            </w:tcMar>
            <w:vAlign w:val="center"/>
          </w:tcPr>
          <w:p w14:paraId="6ECEF2ED" w14:textId="77777777" w:rsidR="006C4FB2" w:rsidRDefault="00000000">
            <w:pPr>
              <w:spacing w:before="20" w:after="20"/>
            </w:pPr>
            <w:r>
              <w:rPr>
                <w:sz w:val="15"/>
                <w:szCs w:val="15"/>
              </w:rPr>
              <w:t>Person-to-person transfer</w:t>
            </w:r>
          </w:p>
        </w:tc>
      </w:tr>
      <w:tr w:rsidR="006C4FB2" w14:paraId="3FD88F5B" w14:textId="77777777">
        <w:trPr>
          <w:cantSplit/>
        </w:trPr>
        <w:tc>
          <w:tcPr>
            <w:tcW w:w="1100" w:type="dxa"/>
            <w:shd w:val="clear" w:color="auto" w:fill="F4F7FB"/>
            <w:tcMar>
              <w:top w:w="40" w:type="dxa"/>
              <w:left w:w="80" w:type="dxa"/>
              <w:bottom w:w="40" w:type="dxa"/>
              <w:right w:w="80" w:type="dxa"/>
            </w:tcMar>
            <w:vAlign w:val="center"/>
          </w:tcPr>
          <w:p w14:paraId="0268A056" w14:textId="77777777" w:rsidR="006C4FB2" w:rsidRDefault="00000000">
            <w:pPr>
              <w:spacing w:before="20" w:after="20"/>
            </w:pPr>
            <w:r>
              <w:rPr>
                <w:sz w:val="15"/>
                <w:szCs w:val="15"/>
              </w:rPr>
              <w:t>FI</w:t>
            </w:r>
          </w:p>
        </w:tc>
        <w:tc>
          <w:tcPr>
            <w:tcW w:w="3773" w:type="dxa"/>
            <w:shd w:val="clear" w:color="auto" w:fill="F4F7FB"/>
            <w:tcMar>
              <w:top w:w="40" w:type="dxa"/>
              <w:left w:w="80" w:type="dxa"/>
              <w:bottom w:w="40" w:type="dxa"/>
              <w:right w:w="80" w:type="dxa"/>
            </w:tcMar>
            <w:vAlign w:val="center"/>
          </w:tcPr>
          <w:p w14:paraId="02DBADCE" w14:textId="77777777" w:rsidR="006C4FB2" w:rsidRDefault="00000000">
            <w:pPr>
              <w:spacing w:before="20" w:after="20"/>
            </w:pPr>
            <w:r>
              <w:rPr>
                <w:sz w:val="15"/>
                <w:szCs w:val="15"/>
              </w:rPr>
              <w:t>Financial institution (bank, microfinance bank, EMI)</w:t>
            </w:r>
          </w:p>
        </w:tc>
        <w:tc>
          <w:tcPr>
            <w:tcW w:w="1100" w:type="dxa"/>
            <w:shd w:val="clear" w:color="auto" w:fill="F4F7FB"/>
            <w:tcMar>
              <w:top w:w="40" w:type="dxa"/>
              <w:left w:w="80" w:type="dxa"/>
              <w:bottom w:w="40" w:type="dxa"/>
              <w:right w:w="80" w:type="dxa"/>
            </w:tcMar>
            <w:vAlign w:val="center"/>
          </w:tcPr>
          <w:p w14:paraId="40A771E8" w14:textId="77777777" w:rsidR="006C4FB2" w:rsidRDefault="00000000">
            <w:pPr>
              <w:spacing w:before="20" w:after="20"/>
            </w:pPr>
            <w:r>
              <w:rPr>
                <w:sz w:val="15"/>
                <w:szCs w:val="15"/>
              </w:rPr>
              <w:t>SSPA</w:t>
            </w:r>
          </w:p>
        </w:tc>
        <w:tc>
          <w:tcPr>
            <w:tcW w:w="3773" w:type="dxa"/>
            <w:shd w:val="clear" w:color="auto" w:fill="F4F7FB"/>
            <w:tcMar>
              <w:top w:w="40" w:type="dxa"/>
              <w:left w:w="80" w:type="dxa"/>
              <w:bottom w:w="40" w:type="dxa"/>
              <w:right w:w="80" w:type="dxa"/>
            </w:tcMar>
            <w:vAlign w:val="center"/>
          </w:tcPr>
          <w:p w14:paraId="72C9B959" w14:textId="77777777" w:rsidR="006C4FB2" w:rsidRDefault="00000000">
            <w:pPr>
              <w:spacing w:before="20" w:after="20"/>
            </w:pPr>
            <w:r>
              <w:rPr>
                <w:sz w:val="15"/>
                <w:szCs w:val="15"/>
              </w:rPr>
              <w:t>Sindh Social Protection Authority</w:t>
            </w:r>
          </w:p>
        </w:tc>
      </w:tr>
      <w:tr w:rsidR="006C4FB2" w14:paraId="0BCB1312" w14:textId="77777777">
        <w:trPr>
          <w:cantSplit/>
        </w:trPr>
        <w:tc>
          <w:tcPr>
            <w:tcW w:w="1100" w:type="dxa"/>
            <w:shd w:val="clear" w:color="auto" w:fill="FFFFFF"/>
            <w:tcMar>
              <w:top w:w="40" w:type="dxa"/>
              <w:left w:w="80" w:type="dxa"/>
              <w:bottom w:w="40" w:type="dxa"/>
              <w:right w:w="80" w:type="dxa"/>
            </w:tcMar>
            <w:vAlign w:val="center"/>
          </w:tcPr>
          <w:p w14:paraId="720071D8" w14:textId="77777777" w:rsidR="006C4FB2" w:rsidRDefault="00000000">
            <w:pPr>
              <w:spacing w:before="20" w:after="20"/>
            </w:pPr>
            <w:r>
              <w:rPr>
                <w:sz w:val="15"/>
                <w:szCs w:val="15"/>
              </w:rPr>
              <w:t>GRM</w:t>
            </w:r>
          </w:p>
        </w:tc>
        <w:tc>
          <w:tcPr>
            <w:tcW w:w="3773" w:type="dxa"/>
            <w:shd w:val="clear" w:color="auto" w:fill="FFFFFF"/>
            <w:tcMar>
              <w:top w:w="40" w:type="dxa"/>
              <w:left w:w="80" w:type="dxa"/>
              <w:bottom w:w="40" w:type="dxa"/>
              <w:right w:w="80" w:type="dxa"/>
            </w:tcMar>
            <w:vAlign w:val="center"/>
          </w:tcPr>
          <w:p w14:paraId="161C58DE" w14:textId="77777777" w:rsidR="006C4FB2" w:rsidRDefault="00000000">
            <w:pPr>
              <w:spacing w:before="20" w:after="20"/>
            </w:pPr>
            <w:r>
              <w:rPr>
                <w:sz w:val="15"/>
                <w:szCs w:val="15"/>
              </w:rPr>
              <w:t>Grievance Redressal Mechanism</w:t>
            </w:r>
          </w:p>
        </w:tc>
        <w:tc>
          <w:tcPr>
            <w:tcW w:w="1100" w:type="dxa"/>
            <w:shd w:val="clear" w:color="auto" w:fill="FFFFFF"/>
            <w:tcMar>
              <w:top w:w="40" w:type="dxa"/>
              <w:left w:w="80" w:type="dxa"/>
              <w:bottom w:w="40" w:type="dxa"/>
              <w:right w:w="80" w:type="dxa"/>
            </w:tcMar>
            <w:vAlign w:val="center"/>
          </w:tcPr>
          <w:p w14:paraId="5889F79E" w14:textId="77777777" w:rsidR="006C4FB2" w:rsidRDefault="00000000">
            <w:pPr>
              <w:spacing w:before="20" w:after="20"/>
            </w:pPr>
            <w:r>
              <w:rPr>
                <w:sz w:val="15"/>
                <w:szCs w:val="15"/>
              </w:rPr>
              <w:t>ToT</w:t>
            </w:r>
          </w:p>
        </w:tc>
        <w:tc>
          <w:tcPr>
            <w:tcW w:w="3773" w:type="dxa"/>
            <w:shd w:val="clear" w:color="auto" w:fill="FFFFFF"/>
            <w:tcMar>
              <w:top w:w="40" w:type="dxa"/>
              <w:left w:w="80" w:type="dxa"/>
              <w:bottom w:w="40" w:type="dxa"/>
              <w:right w:w="80" w:type="dxa"/>
            </w:tcMar>
            <w:vAlign w:val="center"/>
          </w:tcPr>
          <w:p w14:paraId="3FED405D" w14:textId="77777777" w:rsidR="006C4FB2" w:rsidRDefault="00000000">
            <w:pPr>
              <w:spacing w:before="20" w:after="20"/>
            </w:pPr>
            <w:r>
              <w:rPr>
                <w:sz w:val="15"/>
                <w:szCs w:val="15"/>
              </w:rPr>
              <w:t>Training of Trainers</w:t>
            </w:r>
          </w:p>
        </w:tc>
      </w:tr>
      <w:tr w:rsidR="006C4FB2" w14:paraId="307A4C58" w14:textId="77777777">
        <w:trPr>
          <w:cantSplit/>
        </w:trPr>
        <w:tc>
          <w:tcPr>
            <w:tcW w:w="1100" w:type="dxa"/>
            <w:shd w:val="clear" w:color="auto" w:fill="F4F7FB"/>
            <w:tcMar>
              <w:top w:w="40" w:type="dxa"/>
              <w:left w:w="80" w:type="dxa"/>
              <w:bottom w:w="40" w:type="dxa"/>
              <w:right w:w="80" w:type="dxa"/>
            </w:tcMar>
            <w:vAlign w:val="center"/>
          </w:tcPr>
          <w:p w14:paraId="08A74081" w14:textId="77777777" w:rsidR="006C4FB2" w:rsidRDefault="00000000">
            <w:pPr>
              <w:spacing w:before="20" w:after="20"/>
            </w:pPr>
            <w:r>
              <w:rPr>
                <w:sz w:val="15"/>
                <w:szCs w:val="15"/>
              </w:rPr>
              <w:t>IC</w:t>
            </w:r>
          </w:p>
        </w:tc>
        <w:tc>
          <w:tcPr>
            <w:tcW w:w="3773" w:type="dxa"/>
            <w:shd w:val="clear" w:color="auto" w:fill="F4F7FB"/>
            <w:tcMar>
              <w:top w:w="40" w:type="dxa"/>
              <w:left w:w="80" w:type="dxa"/>
              <w:bottom w:w="40" w:type="dxa"/>
              <w:right w:w="80" w:type="dxa"/>
            </w:tcMar>
            <w:vAlign w:val="center"/>
          </w:tcPr>
          <w:p w14:paraId="136259BA" w14:textId="77777777" w:rsidR="006C4FB2" w:rsidRDefault="00000000">
            <w:pPr>
              <w:spacing w:before="20" w:after="20"/>
            </w:pPr>
            <w:r>
              <w:rPr>
                <w:sz w:val="15"/>
                <w:szCs w:val="15"/>
              </w:rPr>
              <w:t>Implementation Coordinator</w:t>
            </w:r>
          </w:p>
        </w:tc>
        <w:tc>
          <w:tcPr>
            <w:tcW w:w="1100" w:type="dxa"/>
            <w:shd w:val="clear" w:color="auto" w:fill="F4F7FB"/>
            <w:tcMar>
              <w:top w:w="40" w:type="dxa"/>
              <w:left w:w="80" w:type="dxa"/>
              <w:bottom w:w="40" w:type="dxa"/>
              <w:right w:w="80" w:type="dxa"/>
            </w:tcMar>
            <w:vAlign w:val="center"/>
          </w:tcPr>
          <w:p w14:paraId="3F18E546" w14:textId="77777777" w:rsidR="006C4FB2" w:rsidRDefault="00000000">
            <w:pPr>
              <w:spacing w:before="20" w:after="20"/>
            </w:pPr>
            <w:r>
              <w:rPr>
                <w:sz w:val="15"/>
                <w:szCs w:val="15"/>
              </w:rPr>
              <w:t>USSD</w:t>
            </w:r>
          </w:p>
        </w:tc>
        <w:tc>
          <w:tcPr>
            <w:tcW w:w="3773" w:type="dxa"/>
            <w:shd w:val="clear" w:color="auto" w:fill="F4F7FB"/>
            <w:tcMar>
              <w:top w:w="40" w:type="dxa"/>
              <w:left w:w="80" w:type="dxa"/>
              <w:bottom w:w="40" w:type="dxa"/>
              <w:right w:w="80" w:type="dxa"/>
            </w:tcMar>
            <w:vAlign w:val="center"/>
          </w:tcPr>
          <w:p w14:paraId="39208AD1" w14:textId="77777777" w:rsidR="006C4FB2" w:rsidRDefault="00000000">
            <w:pPr>
              <w:spacing w:before="20" w:after="20"/>
            </w:pPr>
            <w:r>
              <w:rPr>
                <w:sz w:val="15"/>
                <w:szCs w:val="15"/>
              </w:rPr>
              <w:t>Short codes dialled on any handset (e.g., *786#)</w:t>
            </w:r>
          </w:p>
        </w:tc>
      </w:tr>
    </w:tbl>
    <w:p w14:paraId="5ECF8C55" w14:textId="77777777" w:rsidR="006C4FB2" w:rsidRDefault="00000000">
      <w:pPr>
        <w:pStyle w:val="Heading1"/>
        <w:keepNext/>
        <w:pageBreakBefore/>
      </w:pPr>
      <w:bookmarkStart w:id="0" w:name="_Toc242799487"/>
      <w:r>
        <w:lastRenderedPageBreak/>
        <w:t>Executive Summary</w:t>
      </w:r>
      <w:bookmarkEnd w:id="0"/>
    </w:p>
    <w:p w14:paraId="5B4773D7" w14:textId="0432D214" w:rsidR="006C4FB2" w:rsidRDefault="00000000">
      <w:pPr>
        <w:spacing w:after="100" w:line="264" w:lineRule="auto"/>
        <w:jc w:val="both"/>
      </w:pPr>
      <w:r>
        <w:t xml:space="preserve">Pakistan has crossed the supply-side threshold of G2P digitisation. More than eight million SIMs have been issued </w:t>
      </w:r>
      <w:r w:rsidR="00EE7F23">
        <w:t xml:space="preserve">by the Benazir Income Support Program </w:t>
      </w:r>
      <w:r>
        <w:t xml:space="preserve">and, since July 2026, BISP </w:t>
      </w:r>
      <w:r w:rsidR="00EE7F23">
        <w:t>Cash Grants</w:t>
      </w:r>
      <w:r>
        <w:t xml:space="preserve"> are </w:t>
      </w:r>
      <w:r w:rsidR="00EE7F23">
        <w:t xml:space="preserve">now being </w:t>
      </w:r>
      <w:r>
        <w:t>paid through digital wallets in the woman’s own name. Women in Pakistan remain 25% less likely than men to use mobile internet</w:t>
      </w:r>
      <w:r w:rsidR="00EE7F23">
        <w:t xml:space="preserve"> &amp;</w:t>
      </w:r>
      <w:r>
        <w:t xml:space="preserve"> Access without capability converts into agent dependency at the payment counter.</w:t>
      </w:r>
    </w:p>
    <w:p w14:paraId="5F33EC93" w14:textId="6DF1F421" w:rsidR="006C4FB2" w:rsidRDefault="00000000">
      <w:pPr>
        <w:spacing w:after="100" w:line="264" w:lineRule="auto"/>
        <w:jc w:val="both"/>
      </w:pPr>
      <w:r>
        <w:t xml:space="preserve">Every woman will move from </w:t>
      </w:r>
      <w:r>
        <w:rPr>
          <w:b/>
          <w:bCs/>
        </w:rPr>
        <w:t>Readiness</w:t>
      </w:r>
      <w:r>
        <w:t xml:space="preserve"> to </w:t>
      </w:r>
      <w:r>
        <w:rPr>
          <w:b/>
          <w:bCs/>
        </w:rPr>
        <w:t>Capability</w:t>
      </w:r>
      <w:ins w:id="1" w:author="Kamran Khan" w:date="2026-10-13T16:38:00Z" w16du:dateUtc="2026-10-13T11:38:00Z">
        <w:r w:rsidR="00EE7F23">
          <w:t xml:space="preserve"> (As per my comment; we have to </w:t>
        </w:r>
      </w:ins>
      <w:ins w:id="2" w:author="Kamran Khan" w:date="2026-10-13T16:39:00Z" w16du:dateUtc="2026-10-13T11:39:00Z">
        <w:r w:rsidR="00EE7F23">
          <w:t>devise the strategy, now as we are bidding we have to act that we don’t know what they want and we have to make the professional</w:t>
        </w:r>
      </w:ins>
      <w:ins w:id="3" w:author="Kamran Khan" w:date="2026-10-13T16:40:00Z" w16du:dateUtc="2026-10-13T11:40:00Z">
        <w:r w:rsidR="00EE7F23">
          <w:t xml:space="preserve">ly that well divide each phase into 2 implementation advisories ( readiness &amp; Capability) </w:t>
        </w:r>
      </w:ins>
      <w:del w:id="4" w:author="Kamran Khan" w:date="2026-10-13T16:38:00Z" w16du:dateUtc="2026-10-13T11:38:00Z">
        <w:r w:rsidDel="00EE7F23">
          <w:delText xml:space="preserve"> </w:delText>
        </w:r>
      </w:del>
      <w:r>
        <w:t xml:space="preserve">to an assisted first </w:t>
      </w:r>
      <w:r>
        <w:rPr>
          <w:b/>
          <w:bCs/>
        </w:rPr>
        <w:t>independent cash-out</w:t>
      </w:r>
      <w:r>
        <w:t xml:space="preserve"> within one BISP payment cycle, and the 1,000,000 target will be sized, phased and resourced from the BISP beneficiary universe </w:t>
      </w:r>
      <w:ins w:id="5" w:author="Kamran Khan" w:date="2026-10-13T16:40:00Z" w16du:dateUtc="2026-10-13T11:40:00Z">
        <w:r w:rsidR="00EE7F23">
          <w:t>( Instead of the Univer</w:t>
        </w:r>
      </w:ins>
      <w:ins w:id="6" w:author="Kamran Khan" w:date="2026-10-13T16:41:00Z" w16du:dateUtc="2026-10-13T11:41:00Z">
        <w:r w:rsidR="00EE7F23">
          <w:t xml:space="preserve">se, this word isn’t good, like we have to use the super professional wording, you can write like the BISP Benefeciary database </w:t>
        </w:r>
      </w:ins>
      <w:r>
        <w:t>upwards (Section 4.1):</w:t>
      </w:r>
    </w:p>
    <w:p w14:paraId="6607ABB3" w14:textId="36282FF5" w:rsidR="006C4FB2" w:rsidRDefault="00000000">
      <w:pPr>
        <w:pStyle w:val="ListParagraph"/>
        <w:numPr>
          <w:ilvl w:val="0"/>
          <w:numId w:val="2"/>
        </w:numPr>
        <w:spacing w:after="50" w:line="252" w:lineRule="auto"/>
      </w:pPr>
      <w:r>
        <w:rPr>
          <w:b/>
          <w:bCs/>
        </w:rPr>
        <w:t>Sized from the BISP universe.</w:t>
      </w:r>
      <w:r>
        <w:t xml:space="preserve"> SDPI will distribute the target across Punjab, Sindh, Khyber Pakhtunkhwa and Balochistan in proportion to the 25.4 million households on BISP’s Beneficiaries Data Portal (54.6%, 25.5%, 15.8% and 4.1%), giving 546,343, 254,711, 158,280 and 40,666 women, </w:t>
      </w:r>
      <w:ins w:id="7" w:author="Kamran Khan" w:date="2026-10-13T16:41:00Z" w16du:dateUtc="2026-10-13T11:41:00Z">
        <w:r w:rsidR="00EE7F23">
          <w:t>(</w:t>
        </w:r>
      </w:ins>
      <w:ins w:id="8" w:author="Kamran Khan" w:date="2026-10-13T17:18:00Z" w16du:dateUtc="2026-10-13T12:18:00Z">
        <w:r w:rsidR="00D10CC3">
          <w:t>W</w:t>
        </w:r>
      </w:ins>
      <w:ins w:id="9" w:author="Kamran Khan" w:date="2026-10-13T16:41:00Z" w16du:dateUtc="2026-10-13T11:41:00Z">
        <w:r w:rsidR="00EE7F23">
          <w:t xml:space="preserve">e don’t need to write </w:t>
        </w:r>
      </w:ins>
      <w:ins w:id="10" w:author="Kamran Khan" w:date="2026-10-13T16:42:00Z" w16du:dateUtc="2026-10-13T11:42:00Z">
        <w:r w:rsidR="00EE7F23">
          <w:t xml:space="preserve">the numbers here, just write directly the percentage that Punjab share will be this and so on because of the data portal sharing) </w:t>
        </w:r>
      </w:ins>
      <w:r>
        <w:t xml:space="preserve">delivered through </w:t>
      </w:r>
      <w:r>
        <w:rPr>
          <w:b/>
          <w:bCs/>
        </w:rPr>
        <w:t>eight zones</w:t>
      </w:r>
      <w:r>
        <w:t>: three in Punjab, two each in Sindh and Khyber Pakhtunkhwa, and one in Balochistan covering Quetta, Zhob, Hub and Chaman.</w:t>
      </w:r>
    </w:p>
    <w:p w14:paraId="36920BFD" w14:textId="02F9FA76" w:rsidR="00E16323" w:rsidRDefault="00000000" w:rsidP="00E16323">
      <w:pPr>
        <w:pStyle w:val="ListParagraph"/>
        <w:numPr>
          <w:ilvl w:val="0"/>
          <w:numId w:val="2"/>
        </w:numPr>
        <w:spacing w:after="50" w:line="252" w:lineRule="auto"/>
        <w:rPr>
          <w:ins w:id="11" w:author="Kamran Khan" w:date="2026-10-13T17:02:00Z" w16du:dateUtc="2026-10-13T12:02:00Z"/>
        </w:rPr>
      </w:pPr>
      <w:r>
        <w:rPr>
          <w:b/>
          <w:bCs/>
        </w:rPr>
        <w:t>Three phases anchored to BISP tranches.</w:t>
      </w:r>
      <w:r>
        <w:t xml:space="preserve"> Phases of 250,000, 400,000 and 350,000 follow Karandaaz’s tranches</w:t>
      </w:r>
      <w:ins w:id="12" w:author="Kamran Khan" w:date="2026-10-13T16:42:00Z" w16du:dateUtc="2026-10-13T11:42:00Z">
        <w:r w:rsidR="00EE7F23">
          <w:t xml:space="preserve"> ( Now this word isn’t correct? Karandaaz is giving </w:t>
        </w:r>
      </w:ins>
      <w:ins w:id="13" w:author="Kamran Khan" w:date="2026-10-13T16:43:00Z" w16du:dateUtc="2026-10-13T11:43:00Z">
        <w:r w:rsidR="00EE7F23">
          <w:t xml:space="preserve">money? Now what are the karandaaz tranches? ) </w:t>
        </w:r>
      </w:ins>
      <w:r>
        <w:t>, and each closes on a BISP payment: trainers staff Assisted Support Desks at payment points</w:t>
      </w:r>
      <w:ins w:id="14" w:author="Kamran Khan" w:date="2026-10-13T16:43:00Z" w16du:dateUtc="2026-10-13T11:43:00Z">
        <w:r w:rsidR="00EE7F23">
          <w:t xml:space="preserve"> ( So as per our strategy there will be a lot of the payment touchpoints, now previously </w:t>
        </w:r>
      </w:ins>
      <w:ins w:id="15" w:author="Kamran Khan" w:date="2026-10-13T16:50:00Z" w16du:dateUtc="2026-10-13T11:50:00Z">
        <w:r w:rsidR="00793276">
          <w:t xml:space="preserve">there were the tranches and there were the payment disbursement activities but as now a lot of benefeciaries have their digital wallet sim and now there’s no need of the camps, they can just </w:t>
        </w:r>
      </w:ins>
      <w:ins w:id="16" w:author="Kamran Khan" w:date="2026-10-13T16:51:00Z" w16du:dateUtc="2026-10-13T11:51:00Z">
        <w:r w:rsidR="00793276">
          <w:t xml:space="preserve">go to any retaiker shop and get the payment out of their digital wallet </w:t>
        </w:r>
      </w:ins>
      <w:ins w:id="17" w:author="Kamran Khan" w:date="2026-10-13T16:52:00Z" w16du:dateUtc="2026-10-13T11:52:00Z">
        <w:r w:rsidR="00793276">
          <w:t xml:space="preserve">now the real questions is that where do trainers sit ? at specific retaile shops? Or at their own tehsil pffoce for the bene tht are uneducated and can’t get their money out of it or for the complaints? So we have to devise the strategy </w:t>
        </w:r>
      </w:ins>
      <w:ins w:id="18" w:author="Kamran Khan" w:date="2026-10-13T16:57:00Z" w16du:dateUtc="2026-10-13T11:57:00Z">
        <w:r w:rsidR="00E16323">
          <w:t>or because this is the RFP, we don’t have to touch anything like I am giving a lot of details just for your conte</w:t>
        </w:r>
      </w:ins>
      <w:ins w:id="19" w:author="Kamran Khan" w:date="2026-10-13T16:58:00Z" w16du:dateUtc="2026-10-13T11:58:00Z">
        <w:r w:rsidR="00E16323">
          <w:t>xt so you write better</w:t>
        </w:r>
      </w:ins>
      <w:r>
        <w:t>, and an IVR survey seven days later records whether the woman withdrew herself, entered her own PIN and received the full amount.</w:t>
      </w:r>
      <w:ins w:id="20" w:author="Kamran Khan" w:date="2026-10-13T16:58:00Z" w16du:dateUtc="2026-10-13T11:58:00Z">
        <w:r w:rsidR="00E16323">
          <w:t xml:space="preserve"> ( So you are again confusing </w:t>
        </w:r>
      </w:ins>
      <w:ins w:id="21" w:author="Kamran Khan" w:date="2026-10-13T16:59:00Z" w16du:dateUtc="2026-10-13T11:59:00Z">
        <w:r w:rsidR="00E16323">
          <w:t xml:space="preserve">2 things, </w:t>
        </w:r>
        <w:r w:rsidR="00E16323">
          <w:br/>
        </w:r>
        <w:r w:rsidR="00E16323">
          <w:br/>
          <w:t xml:space="preserve">We are the SDPI, we can’t have a record because we aren’t in the BISP, we are the 3rd Party implementer and then now understand that because </w:t>
        </w:r>
      </w:ins>
      <w:ins w:id="22" w:author="Kamran Khan" w:date="2026-10-13T17:00:00Z" w16du:dateUtc="2026-10-13T12:00:00Z">
        <w:r w:rsidR="00E16323">
          <w:t>BISP issued the sims and they hd the</w:t>
        </w:r>
      </w:ins>
      <w:ins w:id="23" w:author="Kamran Khan" w:date="2026-10-13T17:01:00Z" w16du:dateUtc="2026-10-13T12:01:00Z">
        <w:r w:rsidR="00E16323">
          <w:t xml:space="preserve">ir first tranche and disbursements perfectly happene and now the BISP is now wanting to </w:t>
        </w:r>
      </w:ins>
      <w:ins w:id="24" w:author="Kamran Khan" w:date="2026-10-13T17:02:00Z" w16du:dateUtc="2026-10-13T12:02:00Z">
        <w:r w:rsidR="00E16323">
          <w:t>train the benefeciaries and Karandaaz is supporting this. And now we wanted to be the implementer</w:t>
        </w:r>
      </w:ins>
    </w:p>
    <w:p w14:paraId="09CA5573" w14:textId="77777777" w:rsidR="00E16323" w:rsidRDefault="00E16323">
      <w:pPr>
        <w:pStyle w:val="ListParagraph"/>
        <w:spacing w:after="50" w:line="252" w:lineRule="auto"/>
        <w:ind w:left="360"/>
        <w:pPrChange w:id="25" w:author="Kamran Khan" w:date="2026-10-13T17:02:00Z" w16du:dateUtc="2026-10-13T12:02:00Z">
          <w:pPr>
            <w:pStyle w:val="ListParagraph"/>
            <w:numPr>
              <w:numId w:val="2"/>
            </w:numPr>
            <w:spacing w:after="50" w:line="252" w:lineRule="auto"/>
            <w:ind w:left="360" w:hanging="240"/>
          </w:pPr>
        </w:pPrChange>
      </w:pPr>
    </w:p>
    <w:p w14:paraId="3B3D9D74" w14:textId="66B435EA" w:rsidR="006C4FB2" w:rsidRDefault="00000000">
      <w:pPr>
        <w:pStyle w:val="ListParagraph"/>
        <w:numPr>
          <w:ilvl w:val="0"/>
          <w:numId w:val="2"/>
        </w:numPr>
        <w:spacing w:after="50" w:line="252" w:lineRule="auto"/>
        <w:rPr>
          <w:ins w:id="26" w:author="Kamran Khan" w:date="2026-10-13T17:02:00Z" w16du:dateUtc="2026-10-13T12:02:00Z"/>
        </w:rPr>
      </w:pPr>
      <w:r>
        <w:rPr>
          <w:b/>
          <w:bCs/>
        </w:rPr>
        <w:t>One trainer, cohorts of 30, 16 sessions a month.</w:t>
      </w:r>
      <w:r>
        <w:t xml:space="preserve"> The first month builds Readiness (a 150-minute session) and the second builds Capability (180 minutes). In Phase 1 each month is stretched to six weeks so that 250,000 women are trained within one quarter; Phases 2 and 3 run over four months each. The model requires </w:t>
      </w:r>
      <w:r>
        <w:rPr>
          <w:b/>
          <w:bCs/>
        </w:rPr>
        <w:t>353, 419 and 368 trainers</w:t>
      </w:r>
      <w:r>
        <w:t xml:space="preserve">, a standing corps of 440 and </w:t>
      </w:r>
      <w:r>
        <w:rPr>
          <w:b/>
          <w:bCs/>
        </w:rPr>
        <w:t>one ToT in every zone</w:t>
      </w:r>
      <w:r>
        <w:t>.</w:t>
      </w:r>
      <w:ins w:id="27" w:author="Kamran Khan" w:date="2026-10-13T17:02:00Z" w16du:dateUtc="2026-10-13T12:02:00Z">
        <w:r w:rsidR="00E16323">
          <w:t xml:space="preserve"> ( For the next month</w:t>
        </w:r>
      </w:ins>
      <w:ins w:id="28" w:author="Kamran Khan" w:date="2026-10-13T17:03:00Z" w16du:dateUtc="2026-10-13T12:03:00Z">
        <w:r w:rsidR="00E16323">
          <w:t xml:space="preserve">, now understand like we have to write the super professional and with a lot of clarity and now understand that we have 3 phases defined by the Karandaaz, and then we have </w:t>
        </w:r>
      </w:ins>
      <w:ins w:id="29" w:author="Kamran Khan" w:date="2026-10-13T17:04:00Z" w16du:dateUtc="2026-10-13T12:04:00Z">
        <w:r w:rsidR="00E16323">
          <w:t>the ToT first to train the Trainers thatll teach the benefeciaries, so what do you think how much trainers are required?</w:t>
        </w:r>
      </w:ins>
      <w:ins w:id="30" w:author="Kamran Khan" w:date="2026-10-13T17:05:00Z" w16du:dateUtc="2026-10-13T12:05:00Z">
        <w:r w:rsidR="00E16323">
          <w:t xml:space="preserve"> Let’s say that you defined the propotion of Punjab to 50% now the target is 250,000 and the</w:t>
        </w:r>
      </w:ins>
    </w:p>
    <w:p w14:paraId="61D63A87" w14:textId="77777777" w:rsidR="00E16323" w:rsidRDefault="00E16323">
      <w:pPr>
        <w:spacing w:after="50" w:line="252" w:lineRule="auto"/>
        <w:pPrChange w:id="31" w:author="Kamran Khan" w:date="2026-10-13T17:02:00Z" w16du:dateUtc="2026-10-13T12:02:00Z">
          <w:pPr>
            <w:pStyle w:val="ListParagraph"/>
            <w:numPr>
              <w:numId w:val="2"/>
            </w:numPr>
            <w:spacing w:after="50" w:line="252" w:lineRule="auto"/>
            <w:ind w:left="360" w:hanging="240"/>
          </w:pPr>
        </w:pPrChange>
      </w:pPr>
    </w:p>
    <w:p w14:paraId="45CE34F2" w14:textId="77777777" w:rsidR="006C4FB2" w:rsidRDefault="00000000">
      <w:pPr>
        <w:pStyle w:val="ListParagraph"/>
        <w:numPr>
          <w:ilvl w:val="0"/>
          <w:numId w:val="2"/>
        </w:numPr>
        <w:spacing w:after="50" w:line="252" w:lineRule="auto"/>
      </w:pPr>
      <w:r>
        <w:rPr>
          <w:b/>
          <w:bCs/>
        </w:rPr>
        <w:t>Five actionable segments</w:t>
      </w:r>
      <w:r>
        <w:t xml:space="preserve"> defined by device access and functional literacy, pre-assigned from BISP data and confirmed at registration (Section 3.2). Each segment receives its own channel package, giving a national 72:28 physical-to-digital split that ranges from 68:32 in Punjab to 78:22 in Balochistan.</w:t>
      </w:r>
    </w:p>
    <w:p w14:paraId="12D1FE89" w14:textId="77777777" w:rsidR="006C4FB2" w:rsidRDefault="00000000">
      <w:pPr>
        <w:pStyle w:val="ListParagraph"/>
        <w:numPr>
          <w:ilvl w:val="0"/>
          <w:numId w:val="2"/>
        </w:numPr>
        <w:spacing w:after="50" w:line="252" w:lineRule="auto"/>
      </w:pPr>
      <w:r>
        <w:rPr>
          <w:b/>
          <w:bCs/>
        </w:rPr>
        <w:t>A voice-first digital layer</w:t>
      </w:r>
      <w:r>
        <w:t>: about 14 IVR lessons with keypad quizzes per beneficiary, up to 18 SMS nudges from the trusted 8171 identity and WhatsApp video for smartphone users, all triggered automatically from attendance records.</w:t>
      </w:r>
    </w:p>
    <w:p w14:paraId="1D1E8059" w14:textId="77777777" w:rsidR="006C4FB2" w:rsidRDefault="00000000">
      <w:pPr>
        <w:pStyle w:val="ListParagraph"/>
        <w:numPr>
          <w:ilvl w:val="0"/>
          <w:numId w:val="2"/>
        </w:numPr>
        <w:spacing w:after="50" w:line="252" w:lineRule="auto"/>
      </w:pPr>
      <w:r>
        <w:rPr>
          <w:b/>
          <w:bCs/>
        </w:rPr>
        <w:lastRenderedPageBreak/>
        <w:t>Continuous, verifiable reporting</w:t>
      </w:r>
      <w:r>
        <w:t>: geofenced attendance, CNIC verification, audio audits and a live dashboard, with WhatsApp notification reporting to Karandaaz and BISP, a 7,520-woman panel for baseline, midline and endline, and data feeds to the third-party MEL firm.</w:t>
      </w:r>
    </w:p>
    <w:p w14:paraId="362EA11D" w14:textId="77777777" w:rsidR="006C4FB2" w:rsidRDefault="00000000">
      <w:pPr>
        <w:pStyle w:val="ListParagraph"/>
        <w:numPr>
          <w:ilvl w:val="0"/>
          <w:numId w:val="2"/>
        </w:numPr>
        <w:spacing w:after="50" w:line="252" w:lineRule="auto"/>
      </w:pPr>
      <w:r>
        <w:rPr>
          <w:b/>
          <w:bCs/>
        </w:rPr>
        <w:t>Delivered by a team that has done it.</w:t>
      </w:r>
      <w:r>
        <w:t xml:space="preserve"> In DFLT Phase II SDPI trained and verified 252,700 BISP women in ten months and has registered a further 275,229 under the SSPA chapter. The systems, trainer pool and evidence built there are ready on day one (Section 2).</w:t>
      </w:r>
    </w:p>
    <w:p w14:paraId="35E793A7" w14:textId="77777777" w:rsidR="006C4FB2" w:rsidRDefault="00000000">
      <w:pPr>
        <w:keepNext/>
        <w:spacing w:before="80" w:after="40"/>
        <w:jc w:val="center"/>
      </w:pPr>
      <w:r>
        <w:rPr>
          <w:noProof/>
        </w:rPr>
        <w:drawing>
          <wp:inline distT="0" distB="0" distL="0" distR="0" wp14:anchorId="3D595FFB" wp14:editId="28C3F71A">
            <wp:extent cx="6038850" cy="2114550"/>
            <wp:effectExtent l="0" t="0" r="0" b="0"/>
            <wp:docPr id="1335908512" name="fig1" descr="DFLT Phase III at a glance: the four components of SDPI’s proposal" title="DFLT Phase III at a glance: the four components of SDPI’s 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2114550"/>
                    </a:xfrm>
                    <a:prstGeom prst="rect">
                      <a:avLst/>
                    </a:prstGeom>
                  </pic:spPr>
                </pic:pic>
              </a:graphicData>
            </a:graphic>
          </wp:inline>
        </w:drawing>
      </w:r>
    </w:p>
    <w:p w14:paraId="10183767"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1: </w:t>
      </w:r>
      <w:r>
        <w:rPr>
          <w:color w:val="52514E"/>
          <w:sz w:val="16"/>
          <w:szCs w:val="16"/>
        </w:rPr>
        <w:t>DFLT Phase III at a glance: the four components of SDPI’s proposal</w:t>
      </w:r>
    </w:p>
    <w:p w14:paraId="0C1213B5"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 </w:t>
      </w:r>
      <w:r>
        <w:rPr>
          <w:b/>
          <w:bCs/>
          <w:color w:val="1F3864"/>
          <w:sz w:val="16"/>
          <w:szCs w:val="16"/>
        </w:rPr>
        <w:t>Proposal at a glance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700"/>
        <w:gridCol w:w="7046"/>
      </w:tblGrid>
      <w:tr w:rsidR="006C4FB2" w14:paraId="59171D7F" w14:textId="77777777">
        <w:trPr>
          <w:cantSplit/>
          <w:tblHeader/>
        </w:trPr>
        <w:tc>
          <w:tcPr>
            <w:tcW w:w="2700" w:type="dxa"/>
            <w:shd w:val="clear" w:color="auto" w:fill="1F3864"/>
            <w:tcMar>
              <w:top w:w="50" w:type="dxa"/>
              <w:left w:w="80" w:type="dxa"/>
              <w:bottom w:w="50" w:type="dxa"/>
              <w:right w:w="80" w:type="dxa"/>
            </w:tcMar>
            <w:vAlign w:val="center"/>
          </w:tcPr>
          <w:p w14:paraId="2C8ABD74" w14:textId="77777777" w:rsidR="006C4FB2" w:rsidRDefault="00000000">
            <w:pPr>
              <w:spacing w:before="20" w:after="20"/>
            </w:pPr>
            <w:r>
              <w:rPr>
                <w:b/>
                <w:bCs/>
                <w:color w:val="FFFFFF"/>
                <w:sz w:val="16"/>
                <w:szCs w:val="16"/>
              </w:rPr>
              <w:t>Parameter</w:t>
            </w:r>
          </w:p>
        </w:tc>
        <w:tc>
          <w:tcPr>
            <w:tcW w:w="7046" w:type="dxa"/>
            <w:shd w:val="clear" w:color="auto" w:fill="1F3864"/>
            <w:tcMar>
              <w:top w:w="50" w:type="dxa"/>
              <w:left w:w="80" w:type="dxa"/>
              <w:bottom w:w="50" w:type="dxa"/>
              <w:right w:w="80" w:type="dxa"/>
            </w:tcMar>
            <w:vAlign w:val="center"/>
          </w:tcPr>
          <w:p w14:paraId="6192D58B" w14:textId="77777777" w:rsidR="006C4FB2" w:rsidRDefault="00000000">
            <w:pPr>
              <w:spacing w:before="20" w:after="20"/>
            </w:pPr>
            <w:r>
              <w:rPr>
                <w:b/>
                <w:bCs/>
                <w:color w:val="FFFFFF"/>
                <w:sz w:val="16"/>
                <w:szCs w:val="16"/>
              </w:rPr>
              <w:t>SDPI proposal</w:t>
            </w:r>
          </w:p>
        </w:tc>
      </w:tr>
      <w:tr w:rsidR="006C4FB2" w14:paraId="32D4EE9B" w14:textId="77777777">
        <w:trPr>
          <w:cantSplit/>
        </w:trPr>
        <w:tc>
          <w:tcPr>
            <w:tcW w:w="2700" w:type="dxa"/>
            <w:shd w:val="clear" w:color="auto" w:fill="FFFFFF"/>
            <w:tcMar>
              <w:top w:w="40" w:type="dxa"/>
              <w:left w:w="80" w:type="dxa"/>
              <w:bottom w:w="40" w:type="dxa"/>
              <w:right w:w="80" w:type="dxa"/>
            </w:tcMar>
            <w:vAlign w:val="center"/>
          </w:tcPr>
          <w:p w14:paraId="66D36F78" w14:textId="77777777" w:rsidR="006C4FB2" w:rsidRDefault="00000000">
            <w:pPr>
              <w:spacing w:before="20" w:after="20"/>
            </w:pPr>
            <w:r>
              <w:rPr>
                <w:sz w:val="16"/>
                <w:szCs w:val="16"/>
              </w:rPr>
              <w:t>Methodology</w:t>
            </w:r>
          </w:p>
        </w:tc>
        <w:tc>
          <w:tcPr>
            <w:tcW w:w="7046" w:type="dxa"/>
            <w:shd w:val="clear" w:color="auto" w:fill="FFFFFF"/>
            <w:tcMar>
              <w:top w:w="40" w:type="dxa"/>
              <w:left w:w="80" w:type="dxa"/>
              <w:bottom w:w="40" w:type="dxa"/>
              <w:right w:w="80" w:type="dxa"/>
            </w:tcMar>
            <w:vAlign w:val="center"/>
          </w:tcPr>
          <w:p w14:paraId="586842BB" w14:textId="77777777" w:rsidR="006C4FB2" w:rsidRDefault="00000000">
            <w:pPr>
              <w:spacing w:before="20" w:after="20"/>
            </w:pPr>
            <w:r>
              <w:rPr>
                <w:sz w:val="16"/>
                <w:szCs w:val="16"/>
              </w:rPr>
              <w:t>BISP universe → provincial shares → 1,000,000 distributed → 8 zones → 3 tranche-anchored phases → Readiness and Capability cohorts → trainers and zonal ToTs → close at the payment counter</w:t>
            </w:r>
          </w:p>
        </w:tc>
      </w:tr>
      <w:tr w:rsidR="006C4FB2" w14:paraId="798944D5" w14:textId="77777777">
        <w:trPr>
          <w:cantSplit/>
        </w:trPr>
        <w:tc>
          <w:tcPr>
            <w:tcW w:w="2700" w:type="dxa"/>
            <w:shd w:val="clear" w:color="auto" w:fill="F4F7FB"/>
            <w:tcMar>
              <w:top w:w="40" w:type="dxa"/>
              <w:left w:w="80" w:type="dxa"/>
              <w:bottom w:w="40" w:type="dxa"/>
              <w:right w:w="80" w:type="dxa"/>
            </w:tcMar>
            <w:vAlign w:val="center"/>
          </w:tcPr>
          <w:p w14:paraId="2DD26EA6" w14:textId="77777777" w:rsidR="006C4FB2" w:rsidRDefault="00000000">
            <w:pPr>
              <w:spacing w:before="20" w:after="20"/>
            </w:pPr>
            <w:r>
              <w:rPr>
                <w:sz w:val="16"/>
                <w:szCs w:val="16"/>
              </w:rPr>
              <w:t>Beneficiaries and geography</w:t>
            </w:r>
          </w:p>
        </w:tc>
        <w:tc>
          <w:tcPr>
            <w:tcW w:w="7046" w:type="dxa"/>
            <w:shd w:val="clear" w:color="auto" w:fill="F4F7FB"/>
            <w:tcMar>
              <w:top w:w="40" w:type="dxa"/>
              <w:left w:w="80" w:type="dxa"/>
              <w:bottom w:w="40" w:type="dxa"/>
              <w:right w:w="80" w:type="dxa"/>
            </w:tcMar>
            <w:vAlign w:val="center"/>
          </w:tcPr>
          <w:p w14:paraId="7CEBB4F0" w14:textId="77777777" w:rsidR="006C4FB2" w:rsidRDefault="00000000">
            <w:pPr>
              <w:spacing w:before="20" w:after="20"/>
            </w:pPr>
            <w:r>
              <w:rPr>
                <w:sz w:val="16"/>
                <w:szCs w:val="16"/>
              </w:rPr>
              <w:t>1,000,000 women · Punjab 546,343 · Sindh 254,711 · KP 158,280 · Balochistan 40,666 · 8 zones</w:t>
            </w:r>
          </w:p>
        </w:tc>
      </w:tr>
      <w:tr w:rsidR="006C4FB2" w14:paraId="27F6B765" w14:textId="77777777">
        <w:trPr>
          <w:cantSplit/>
        </w:trPr>
        <w:tc>
          <w:tcPr>
            <w:tcW w:w="2700" w:type="dxa"/>
            <w:shd w:val="clear" w:color="auto" w:fill="FFFFFF"/>
            <w:tcMar>
              <w:top w:w="40" w:type="dxa"/>
              <w:left w:w="80" w:type="dxa"/>
              <w:bottom w:w="40" w:type="dxa"/>
              <w:right w:w="80" w:type="dxa"/>
            </w:tcMar>
            <w:vAlign w:val="center"/>
          </w:tcPr>
          <w:p w14:paraId="2222A3EE" w14:textId="77777777" w:rsidR="006C4FB2" w:rsidRDefault="00000000">
            <w:pPr>
              <w:spacing w:before="20" w:after="20"/>
            </w:pPr>
            <w:r>
              <w:rPr>
                <w:sz w:val="16"/>
                <w:szCs w:val="16"/>
              </w:rPr>
              <w:t>Phasing</w:t>
            </w:r>
          </w:p>
        </w:tc>
        <w:tc>
          <w:tcPr>
            <w:tcW w:w="7046" w:type="dxa"/>
            <w:shd w:val="clear" w:color="auto" w:fill="FFFFFF"/>
            <w:tcMar>
              <w:top w:w="40" w:type="dxa"/>
              <w:left w:w="80" w:type="dxa"/>
              <w:bottom w:w="40" w:type="dxa"/>
              <w:right w:w="80" w:type="dxa"/>
            </w:tcMar>
            <w:vAlign w:val="center"/>
          </w:tcPr>
          <w:p w14:paraId="25F7A160" w14:textId="77777777" w:rsidR="006C4FB2" w:rsidRDefault="00000000">
            <w:pPr>
              <w:spacing w:before="20" w:after="20"/>
            </w:pPr>
            <w:r>
              <w:rPr>
                <w:sz w:val="16"/>
                <w:szCs w:val="16"/>
              </w:rPr>
              <w:t>Phase 1: 250,000 (M6–M8) · Phase 2: 400,000 (M11–M14) · Phase 3: 350,000 (M17–M20) · tranche windows at M9, M15 and M21 · gate reviews at M9 and M15</w:t>
            </w:r>
          </w:p>
        </w:tc>
      </w:tr>
      <w:tr w:rsidR="006C4FB2" w14:paraId="1EAD1DE4" w14:textId="77777777">
        <w:trPr>
          <w:cantSplit/>
        </w:trPr>
        <w:tc>
          <w:tcPr>
            <w:tcW w:w="2700" w:type="dxa"/>
            <w:shd w:val="clear" w:color="auto" w:fill="F4F7FB"/>
            <w:tcMar>
              <w:top w:w="40" w:type="dxa"/>
              <w:left w:w="80" w:type="dxa"/>
              <w:bottom w:w="40" w:type="dxa"/>
              <w:right w:w="80" w:type="dxa"/>
            </w:tcMar>
            <w:vAlign w:val="center"/>
          </w:tcPr>
          <w:p w14:paraId="3EE65729" w14:textId="77777777" w:rsidR="006C4FB2" w:rsidRDefault="00000000">
            <w:pPr>
              <w:spacing w:before="20" w:after="20"/>
            </w:pPr>
            <w:r>
              <w:rPr>
                <w:sz w:val="16"/>
                <w:szCs w:val="16"/>
              </w:rPr>
              <w:t>Learning journey</w:t>
            </w:r>
          </w:p>
        </w:tc>
        <w:tc>
          <w:tcPr>
            <w:tcW w:w="7046" w:type="dxa"/>
            <w:shd w:val="clear" w:color="auto" w:fill="F4F7FB"/>
            <w:tcMar>
              <w:top w:w="40" w:type="dxa"/>
              <w:left w:w="80" w:type="dxa"/>
              <w:bottom w:w="40" w:type="dxa"/>
              <w:right w:w="80" w:type="dxa"/>
            </w:tcMar>
            <w:vAlign w:val="center"/>
          </w:tcPr>
          <w:p w14:paraId="25AAA5F3" w14:textId="77777777" w:rsidR="006C4FB2" w:rsidRDefault="00000000">
            <w:pPr>
              <w:spacing w:before="20" w:after="20"/>
            </w:pPr>
            <w:r>
              <w:rPr>
                <w:sz w:val="16"/>
                <w:szCs w:val="16"/>
              </w:rPr>
              <w:t>Mobilise → Session A Readiness → reinforcement → Session B Capability → reinforcement → assisted cash-out at the next tranche → 90-day sustained-usage nudges</w:t>
            </w:r>
          </w:p>
        </w:tc>
      </w:tr>
      <w:tr w:rsidR="006C4FB2" w14:paraId="725F9667" w14:textId="77777777">
        <w:trPr>
          <w:cantSplit/>
        </w:trPr>
        <w:tc>
          <w:tcPr>
            <w:tcW w:w="2700" w:type="dxa"/>
            <w:shd w:val="clear" w:color="auto" w:fill="FFFFFF"/>
            <w:tcMar>
              <w:top w:w="40" w:type="dxa"/>
              <w:left w:w="80" w:type="dxa"/>
              <w:bottom w:w="40" w:type="dxa"/>
              <w:right w:w="80" w:type="dxa"/>
            </w:tcMar>
            <w:vAlign w:val="center"/>
          </w:tcPr>
          <w:p w14:paraId="726079A9" w14:textId="77777777" w:rsidR="006C4FB2" w:rsidRDefault="00000000">
            <w:pPr>
              <w:spacing w:before="20" w:after="20"/>
            </w:pPr>
            <w:r>
              <w:rPr>
                <w:sz w:val="16"/>
                <w:szCs w:val="16"/>
              </w:rPr>
              <w:t>Field force</w:t>
            </w:r>
          </w:p>
        </w:tc>
        <w:tc>
          <w:tcPr>
            <w:tcW w:w="7046" w:type="dxa"/>
            <w:shd w:val="clear" w:color="auto" w:fill="FFFFFF"/>
            <w:tcMar>
              <w:top w:w="40" w:type="dxa"/>
              <w:left w:w="80" w:type="dxa"/>
              <w:bottom w:w="40" w:type="dxa"/>
              <w:right w:w="80" w:type="dxa"/>
            </w:tcMar>
            <w:vAlign w:val="center"/>
          </w:tcPr>
          <w:p w14:paraId="7A282D52" w14:textId="77777777" w:rsidR="006C4FB2" w:rsidRDefault="00000000">
            <w:pPr>
              <w:spacing w:before="20" w:after="20"/>
            </w:pPr>
            <w:r>
              <w:rPr>
                <w:sz w:val="16"/>
                <w:szCs w:val="16"/>
              </w:rPr>
              <w:t>440 trainers (419 at peak + 5% reserve) · 8 zonal ToTs · 36 ICs · 8 Zonal and 4 Provincial Coordinators · ≈33,000 Peer Rahnumas</w:t>
            </w:r>
          </w:p>
        </w:tc>
      </w:tr>
      <w:tr w:rsidR="006C4FB2" w14:paraId="4CF08242" w14:textId="77777777">
        <w:trPr>
          <w:cantSplit/>
        </w:trPr>
        <w:tc>
          <w:tcPr>
            <w:tcW w:w="2700" w:type="dxa"/>
            <w:shd w:val="clear" w:color="auto" w:fill="F4F7FB"/>
            <w:tcMar>
              <w:top w:w="40" w:type="dxa"/>
              <w:left w:w="80" w:type="dxa"/>
              <w:bottom w:w="40" w:type="dxa"/>
              <w:right w:w="80" w:type="dxa"/>
            </w:tcMar>
            <w:vAlign w:val="center"/>
          </w:tcPr>
          <w:p w14:paraId="5819D1BF" w14:textId="77777777" w:rsidR="006C4FB2" w:rsidRDefault="00000000">
            <w:pPr>
              <w:spacing w:before="20" w:after="20"/>
            </w:pPr>
            <w:r>
              <w:rPr>
                <w:sz w:val="16"/>
                <w:szCs w:val="16"/>
              </w:rPr>
              <w:t>Digital channels</w:t>
            </w:r>
          </w:p>
        </w:tc>
        <w:tc>
          <w:tcPr>
            <w:tcW w:w="7046" w:type="dxa"/>
            <w:shd w:val="clear" w:color="auto" w:fill="F4F7FB"/>
            <w:tcMar>
              <w:top w:w="40" w:type="dxa"/>
              <w:left w:w="80" w:type="dxa"/>
              <w:bottom w:w="40" w:type="dxa"/>
              <w:right w:w="80" w:type="dxa"/>
            </w:tcMar>
            <w:vAlign w:val="center"/>
          </w:tcPr>
          <w:p w14:paraId="71906E9D" w14:textId="77777777" w:rsidR="006C4FB2" w:rsidRDefault="00000000">
            <w:pPr>
              <w:spacing w:before="20" w:after="20"/>
            </w:pPr>
            <w:r>
              <w:rPr>
                <w:sz w:val="16"/>
                <w:szCs w:val="16"/>
              </w:rPr>
              <w:t>≈13.9 million IVR calls · ≈14.1 million SMS · ≈8.2 million WhatsApp video pushes · 8 zonal IVR nodes</w:t>
            </w:r>
          </w:p>
        </w:tc>
      </w:tr>
      <w:tr w:rsidR="006C4FB2" w14:paraId="2AF75361" w14:textId="77777777">
        <w:trPr>
          <w:cantSplit/>
        </w:trPr>
        <w:tc>
          <w:tcPr>
            <w:tcW w:w="2700" w:type="dxa"/>
            <w:shd w:val="clear" w:color="auto" w:fill="FFFFFF"/>
            <w:tcMar>
              <w:top w:w="40" w:type="dxa"/>
              <w:left w:w="80" w:type="dxa"/>
              <w:bottom w:w="40" w:type="dxa"/>
              <w:right w:w="80" w:type="dxa"/>
            </w:tcMar>
            <w:vAlign w:val="center"/>
          </w:tcPr>
          <w:p w14:paraId="41C1F62B" w14:textId="77777777" w:rsidR="006C4FB2" w:rsidRDefault="00000000">
            <w:pPr>
              <w:spacing w:before="20" w:after="20"/>
            </w:pPr>
            <w:r>
              <w:rPr>
                <w:sz w:val="16"/>
                <w:szCs w:val="16"/>
              </w:rPr>
              <w:t>Evidence and reporting</w:t>
            </w:r>
          </w:p>
        </w:tc>
        <w:tc>
          <w:tcPr>
            <w:tcW w:w="7046" w:type="dxa"/>
            <w:shd w:val="clear" w:color="auto" w:fill="FFFFFF"/>
            <w:tcMar>
              <w:top w:w="40" w:type="dxa"/>
              <w:left w:w="80" w:type="dxa"/>
              <w:bottom w:w="40" w:type="dxa"/>
              <w:right w:w="80" w:type="dxa"/>
            </w:tcMar>
            <w:vAlign w:val="center"/>
          </w:tcPr>
          <w:p w14:paraId="490DA171" w14:textId="77777777" w:rsidR="006C4FB2" w:rsidRDefault="00000000">
            <w:pPr>
              <w:spacing w:before="20" w:after="20"/>
            </w:pPr>
            <w:r>
              <w:rPr>
                <w:sz w:val="16"/>
                <w:szCs w:val="16"/>
              </w:rPr>
              <w:t>Census pre/post on app · task-based DRCA · 7,520-woman panel · post-disbursement IVR outcome survey · 3 learning reports · quarterly reports</w:t>
            </w:r>
          </w:p>
        </w:tc>
      </w:tr>
    </w:tbl>
    <w:p w14:paraId="6D467638" w14:textId="77777777" w:rsidR="006C4FB2" w:rsidRDefault="00000000">
      <w:pPr>
        <w:pStyle w:val="Heading1"/>
        <w:keepNext/>
      </w:pPr>
      <w:bookmarkStart w:id="32" w:name="_Toc242799488"/>
      <w:r>
        <w:t>1. Understanding of the Assignment and Context</w:t>
      </w:r>
      <w:bookmarkEnd w:id="32"/>
    </w:p>
    <w:p w14:paraId="43323535" w14:textId="77777777" w:rsidR="006C4FB2" w:rsidRDefault="00000000">
      <w:pPr>
        <w:pStyle w:val="Heading2"/>
        <w:keepNext/>
      </w:pPr>
      <w:bookmarkStart w:id="33" w:name="_Toc242799489"/>
      <w:r>
        <w:t>1.1 The transition: from cash access to account use</w:t>
      </w:r>
      <w:bookmarkEnd w:id="33"/>
    </w:p>
    <w:p w14:paraId="78301D9F" w14:textId="77777777" w:rsidR="006C4FB2" w:rsidRDefault="00000000">
      <w:pPr>
        <w:spacing w:after="100" w:line="264" w:lineRule="auto"/>
        <w:jc w:val="both"/>
      </w:pPr>
      <w:r>
        <w:t>BISP supports more than ten million families and has moved its quarterly instalment, raised to PKR 14,500 from January 2026, onto wallets opened in the beneficiary’s name with district-assigned partner institutions.</w:t>
      </w:r>
      <w:r>
        <w:rPr>
          <w:rStyle w:val="FootnoteReference"/>
        </w:rPr>
        <w:footnoteReference w:id="1"/>
      </w:r>
      <w:r>
        <w:t xml:space="preserve"> The shift from Limited Mandate Accounts, which accepted only designated inflows and prohibited deposits and local transfers, to full-mandate accounts removes the supply-side ceiling on usage. It does not by itself change behaviour. Three features of the new system define what the training must achieve:</w:t>
      </w:r>
    </w:p>
    <w:p w14:paraId="68ED6820" w14:textId="77777777" w:rsidR="006C4FB2" w:rsidRDefault="00000000">
      <w:pPr>
        <w:pStyle w:val="ListParagraph"/>
        <w:numPr>
          <w:ilvl w:val="0"/>
          <w:numId w:val="2"/>
        </w:numPr>
        <w:spacing w:after="50" w:line="252" w:lineRule="auto"/>
      </w:pPr>
      <w:r>
        <w:rPr>
          <w:b/>
          <w:bCs/>
        </w:rPr>
        <w:t>The SIM is the account.</w:t>
      </w:r>
      <w:r>
        <w:t xml:space="preserve"> BISP issues the SIM, the wallet is pre-provisioned and biometrically verified, and the beneficiary only has to keep and operate it. A lost, sold or surrendered SIM is a lost account; a shared PIN is shared cash.</w:t>
      </w:r>
    </w:p>
    <w:p w14:paraId="76C08E21" w14:textId="77777777" w:rsidR="006C4FB2" w:rsidRDefault="00000000">
      <w:pPr>
        <w:pStyle w:val="ListParagraph"/>
        <w:numPr>
          <w:ilvl w:val="0"/>
          <w:numId w:val="2"/>
        </w:numPr>
        <w:spacing w:after="50" w:line="252" w:lineRule="auto"/>
      </w:pPr>
      <w:r>
        <w:rPr>
          <w:b/>
          <w:bCs/>
        </w:rPr>
        <w:lastRenderedPageBreak/>
        <w:t>The agent counter is the moment of truth.</w:t>
      </w:r>
      <w:r>
        <w:t xml:space="preserve"> With biometric ATMs scarce, cash-out happens at retail agents, where illegitimate deductions of PKR 500–1,000, PIN capture and false “biometric failure” claims are repeatedly reported in field work and BISP consultations.</w:t>
      </w:r>
    </w:p>
    <w:p w14:paraId="54198784" w14:textId="77777777" w:rsidR="006C4FB2" w:rsidRDefault="00000000">
      <w:pPr>
        <w:pStyle w:val="ListParagraph"/>
        <w:numPr>
          <w:ilvl w:val="0"/>
          <w:numId w:val="2"/>
        </w:numPr>
        <w:spacing w:after="50" w:line="252" w:lineRule="auto"/>
      </w:pPr>
      <w:r>
        <w:rPr>
          <w:b/>
          <w:bCs/>
        </w:rPr>
        <w:t>Functions open in stages.</w:t>
      </w:r>
      <w:r>
        <w:t xml:space="preserve"> BISP and its partners link the enablement of wider wallet functions to enhanced DFLT and grievance redressal. Training is therefore part of the payment system’s risk architecture, not an add-on.</w:t>
      </w:r>
    </w:p>
    <w:p w14:paraId="7270B2A2" w14:textId="77777777" w:rsidR="006C4FB2" w:rsidRDefault="00000000">
      <w:pPr>
        <w:pStyle w:val="Heading2"/>
        <w:keepNext/>
      </w:pPr>
      <w:bookmarkStart w:id="34" w:name="_Toc242799490"/>
      <w:r>
        <w:t>1.2 The beneficiary universe and the barriers to use</w:t>
      </w:r>
      <w:bookmarkEnd w:id="34"/>
    </w:p>
    <w:p w14:paraId="6881EF54" w14:textId="77777777" w:rsidR="006C4FB2" w:rsidRDefault="00000000">
      <w:pPr>
        <w:spacing w:after="100" w:line="264" w:lineRule="auto"/>
        <w:jc w:val="both"/>
      </w:pPr>
      <w:r>
        <w:t xml:space="preserve">BISP’s Beneficiaries Data Portal (DLI-7) records 26.3 million beneficiary households, of which 25.4 million are in the four provinces covered by this proposal: Punjab 13.9 million, Sindh 6.5 million, Khyber Pakhtunkhwa 4.0 million and Balochistan 1.0 million. This universe is the starting point of SDPI’s allocation methodology (Section 4.1). The same portal describes the conditions in which women will learn and use their wallets: </w:t>
      </w:r>
      <w:r>
        <w:rPr>
          <w:b/>
          <w:bCs/>
        </w:rPr>
        <w:t>58.8% of households live in a single room</w:t>
      </w:r>
      <w:r>
        <w:t xml:space="preserve"> (67.6% in Sindh) and </w:t>
      </w:r>
      <w:r>
        <w:rPr>
          <w:b/>
          <w:bCs/>
        </w:rPr>
        <w:t>20.4% have eight or more members</w:t>
      </w:r>
      <w:r>
        <w:t xml:space="preserve"> (33.2% in Balochistan and 27.9% in Khyber Pakhtunkhwa).</w:t>
      </w:r>
      <w:r>
        <w:rPr>
          <w:rStyle w:val="FootnoteReference"/>
        </w:rPr>
        <w:footnoteReference w:id="2"/>
      </w:r>
      <w:r>
        <w:t xml:space="preserve"> In such households a handset is rarely private, PIN entry is easily observed and decisions about money are taken jointly.</w:t>
      </w:r>
    </w:p>
    <w:p w14:paraId="5BC75ABB" w14:textId="77777777" w:rsidR="006C4FB2" w:rsidRDefault="00000000">
      <w:pPr>
        <w:spacing w:after="100" w:line="264" w:lineRule="auto"/>
        <w:jc w:val="both"/>
      </w:pPr>
      <w:r>
        <w:t xml:space="preserve">Three further constraints shape the design. </w:t>
      </w:r>
      <w:r>
        <w:rPr>
          <w:b/>
          <w:bCs/>
        </w:rPr>
        <w:t>The gender digital gap</w:t>
      </w:r>
      <w:r>
        <w:t>: women in Pakistan are 25% less likely than men to use mobile internet.</w:t>
      </w:r>
      <w:r>
        <w:rPr>
          <w:rStyle w:val="FootnoteReference"/>
        </w:rPr>
        <w:footnoteReference w:id="3"/>
      </w:r>
      <w:r>
        <w:t xml:space="preserve"> </w:t>
      </w:r>
      <w:r>
        <w:rPr>
          <w:b/>
          <w:bCs/>
        </w:rPr>
        <w:t>Literacy</w:t>
      </w:r>
      <w:r>
        <w:t xml:space="preserve">: only one in five BISP women trained by SDPI could read and write, so no step of the training can depend on reading. </w:t>
      </w:r>
      <w:r>
        <w:rPr>
          <w:b/>
          <w:bCs/>
        </w:rPr>
        <w:t>Cash-out infrastructure</w:t>
      </w:r>
      <w:r>
        <w:t>: fewer than 6,000 of the country’s 16,000 ATMs are biometric, so the first independent withdrawal takes place at a retail agent. SDPI’s records from DFLT Phase II (Section 2.2) confirm the pattern within the BISP population: phone ownership is high, smartphone use on the woman’s own number is low, and before training only 4% of women had ever transacted on a wallet.</w:t>
      </w:r>
    </w:p>
    <w:p w14:paraId="09F0A362" w14:textId="77777777" w:rsidR="006C4FB2" w:rsidRDefault="00000000">
      <w:pPr>
        <w:pStyle w:val="Heading2"/>
        <w:keepNext/>
      </w:pPr>
      <w:bookmarkStart w:id="35" w:name="_Toc242799491"/>
      <w:r>
        <w:t>1.3 Implications for design</w:t>
      </w:r>
      <w:bookmarkEnd w:id="35"/>
    </w:p>
    <w:p w14:paraId="6FB8AC35" w14:textId="77777777" w:rsidR="006C4FB2" w:rsidRDefault="00000000">
      <w:pPr>
        <w:spacing w:after="100" w:line="264" w:lineRule="auto"/>
        <w:jc w:val="both"/>
      </w:pPr>
      <w:r>
        <w:t xml:space="preserve">Five implications follow and run through every section of this proposal. </w:t>
      </w:r>
      <w:r>
        <w:rPr>
          <w:b/>
          <w:bCs/>
        </w:rPr>
        <w:t>First</w:t>
      </w:r>
      <w:r>
        <w:t xml:space="preserve">, the curriculum must be task-based and narrow: SIM custody, PIN and OTP secrecy, scam recognition, verification of the 8171 payment message, balance checks, zero-fee cash-out, transfers, bill payment, saving and grievance redressal. </w:t>
      </w:r>
      <w:r>
        <w:rPr>
          <w:b/>
          <w:bCs/>
        </w:rPr>
        <w:t>Second</w:t>
      </w:r>
      <w:r>
        <w:t xml:space="preserve">, the trust deficit is addressed by human contact first: every woman is onboarded in person at a BISP venue before digital reinforcement begins. </w:t>
      </w:r>
      <w:r>
        <w:rPr>
          <w:b/>
          <w:bCs/>
        </w:rPr>
        <w:t>Third</w:t>
      </w:r>
      <w:r>
        <w:t xml:space="preserve">, delivery must be differentiated by device access and literacy, not by geography alone, and voice rather than WhatsApp must carry most of the digital load. </w:t>
      </w:r>
      <w:r>
        <w:rPr>
          <w:b/>
          <w:bCs/>
        </w:rPr>
        <w:t>Fourth</w:t>
      </w:r>
      <w:r>
        <w:t xml:space="preserve">, the schedule must follow BISP’s payment calendar, so that a woman’s first independent withdrawal happens with support on hand. </w:t>
      </w:r>
      <w:r>
        <w:rPr>
          <w:b/>
          <w:bCs/>
        </w:rPr>
        <w:t>Fifth</w:t>
      </w:r>
      <w:r>
        <w:t>, as BISP’s leadership framed it in the technical working group, the programme must first make women ready for the Social Protection Wallet and then capable of using it. SDPI’s methodology maps those two steps onto each Karandaaz phase (Section 4.1), while the digital layer carries the broader financial-capability content advocated by development partners.</w:t>
      </w:r>
    </w:p>
    <w:p w14:paraId="1AB363A5" w14:textId="77777777" w:rsidR="006C4FB2" w:rsidRDefault="00000000">
      <w:pPr>
        <w:pStyle w:val="Heading1"/>
        <w:keepNext/>
      </w:pPr>
      <w:bookmarkStart w:id="36" w:name="_Toc242799492"/>
      <w:r>
        <w:t>2. SDPI’s Track Record and Evidence Base</w:t>
      </w:r>
      <w:bookmarkEnd w:id="36"/>
    </w:p>
    <w:p w14:paraId="6F02641D" w14:textId="77777777" w:rsidR="006C4FB2" w:rsidRDefault="00000000">
      <w:pPr>
        <w:spacing w:after="100" w:line="264" w:lineRule="auto"/>
        <w:jc w:val="both"/>
      </w:pPr>
      <w:r>
        <w:t>DFLT Phase III is the fourth step of a programme that SDPI has evaluated, designed or implemented at every stage (Figure 2). This section sets out what SDPI did in DFLT Phase II, how it did it and what the data show. Phase III does not repeat Phase II: SDPI will use the systems, trainer pool and evidence built there to start at national scale from the first month, while the roll-out itself is defined by the methodology in Section 4 and validated by the Phase III baseline (Section 3.1).</w:t>
      </w:r>
    </w:p>
    <w:p w14:paraId="49C7AF0F" w14:textId="77777777" w:rsidR="006C4FB2" w:rsidRDefault="00000000">
      <w:pPr>
        <w:keepNext/>
        <w:spacing w:before="80" w:after="40"/>
        <w:jc w:val="center"/>
      </w:pPr>
      <w:r>
        <w:rPr>
          <w:noProof/>
        </w:rPr>
        <w:lastRenderedPageBreak/>
        <w:drawing>
          <wp:inline distT="0" distB="0" distL="0" distR="0" wp14:anchorId="00EB6EE6" wp14:editId="630A27D9">
            <wp:extent cx="5943600" cy="2057400"/>
            <wp:effectExtent l="0" t="0" r="0" b="0"/>
            <wp:docPr id="125143177" name="fig2" descr="The DFLT evidence pathway, 2023–2028" title="The DFLT evidence pathway, 2023–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057400"/>
                    </a:xfrm>
                    <a:prstGeom prst="rect">
                      <a:avLst/>
                    </a:prstGeom>
                  </pic:spPr>
                </pic:pic>
              </a:graphicData>
            </a:graphic>
          </wp:inline>
        </w:drawing>
      </w:r>
    </w:p>
    <w:p w14:paraId="0C93BC54"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2: </w:t>
      </w:r>
      <w:r>
        <w:rPr>
          <w:color w:val="52514E"/>
          <w:sz w:val="16"/>
          <w:szCs w:val="16"/>
        </w:rPr>
        <w:t>The DFLT evidence pathway, 2023–2028</w:t>
      </w:r>
    </w:p>
    <w:p w14:paraId="1AAC88E2" w14:textId="77777777" w:rsidR="006C4FB2" w:rsidRDefault="00000000">
      <w:pPr>
        <w:pStyle w:val="Heading2"/>
        <w:keepNext/>
      </w:pPr>
      <w:bookmarkStart w:id="37" w:name="_Toc242799493"/>
      <w:r>
        <w:t>2.1 What we did and how we did it in DFLT Phase II</w:t>
      </w:r>
      <w:bookmarkEnd w:id="37"/>
    </w:p>
    <w:p w14:paraId="680BF993" w14:textId="77777777" w:rsidR="006C4FB2" w:rsidRDefault="00000000">
      <w:pPr>
        <w:spacing w:after="100" w:line="264" w:lineRule="auto"/>
        <w:jc w:val="both"/>
      </w:pPr>
      <w:r>
        <w:rPr>
          <w:b/>
          <w:bCs/>
        </w:rPr>
        <w:t>BISP chapter (October 2025 – August 2026).</w:t>
      </w:r>
      <w:r>
        <w:t xml:space="preserve"> SDPI delivered the national roll-out through a two-day classroom model at BISP tehsil offices in cohorts of 20–22 women. 237 trainers were hired on a merit framework agreed with BISP from 9,734 applicants and posted at 147 duty stations in 103 districts and 163 tehsils, plotted to a 50:50 urban–rural split. 272,570 women were registered and </w:t>
      </w:r>
      <w:r>
        <w:rPr>
          <w:b/>
          <w:bCs/>
        </w:rPr>
        <w:t>252,700 verified as DFLT graduates</w:t>
      </w:r>
      <w:r>
        <w:t>, with the target achieved on 31 July 2026 and every graduate verified against the NSER. Delivery peaked at 45,675 registrations in April 2026 (Figure 3).</w:t>
      </w:r>
    </w:p>
    <w:p w14:paraId="2E727470" w14:textId="77777777" w:rsidR="006C4FB2" w:rsidRDefault="00000000">
      <w:pPr>
        <w:keepNext/>
        <w:spacing w:before="80" w:after="40"/>
        <w:jc w:val="center"/>
      </w:pPr>
      <w:r>
        <w:rPr>
          <w:noProof/>
        </w:rPr>
        <w:drawing>
          <wp:inline distT="0" distB="0" distL="0" distR="0" wp14:anchorId="17A795D0" wp14:editId="132B13AC">
            <wp:extent cx="6038850" cy="2419350"/>
            <wp:effectExtent l="0" t="0" r="0" b="0"/>
            <wp:docPr id="575912012" name="fig3" descr="DFLT Phase II delivery: monthly registrations and productivity per active trainer" title="DFLT Phase II delivery: monthly registrations and productivity per active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2419350"/>
                    </a:xfrm>
                    <a:prstGeom prst="rect">
                      <a:avLst/>
                    </a:prstGeom>
                  </pic:spPr>
                </pic:pic>
              </a:graphicData>
            </a:graphic>
          </wp:inline>
        </w:drawing>
      </w:r>
    </w:p>
    <w:p w14:paraId="77E9C613"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3: </w:t>
      </w:r>
      <w:r>
        <w:rPr>
          <w:color w:val="52514E"/>
          <w:sz w:val="16"/>
          <w:szCs w:val="16"/>
        </w:rPr>
        <w:t>DFLT Phase II delivery: monthly registrations and productivity per active trainer</w:t>
      </w:r>
    </w:p>
    <w:p w14:paraId="5E60BB7D" w14:textId="77777777" w:rsidR="006C4FB2" w:rsidRDefault="00000000">
      <w:pPr>
        <w:spacing w:after="140"/>
        <w:jc w:val="center"/>
      </w:pPr>
      <w:r>
        <w:rPr>
          <w:i/>
          <w:iCs/>
          <w:color w:val="8A8984"/>
          <w:sz w:val="13"/>
          <w:szCs w:val="13"/>
        </w:rPr>
        <w:t>Source: SDPI DFLT Phase II database; 185–189 trainers were active in peak months.</w:t>
      </w:r>
    </w:p>
    <w:p w14:paraId="40059C87" w14:textId="77777777" w:rsidR="006C4FB2" w:rsidRDefault="00000000">
      <w:pPr>
        <w:spacing w:after="100" w:line="264" w:lineRule="auto"/>
        <w:jc w:val="both"/>
      </w:pPr>
      <w:r>
        <w:rPr>
          <w:b/>
          <w:bCs/>
        </w:rPr>
        <w:t>SSPA chapter (Sindh).</w:t>
      </w:r>
      <w:r>
        <w:t xml:space="preserve"> Under the Sindh chapter SDPI has registered 275,229 women by 1 October 2026: 148,718 agricultural women workers in the flood-prone districts (92.5% attendance) and 126,511 MAMTA beneficiaries (95.9% attendance), across 24,053 sessions at 5,896 mapped venues in 437 dehs of 65 talukas, supported by a university camp model of more than 600 trained students and 8,076 in-person IC monitoring visits.</w:t>
      </w:r>
    </w:p>
    <w:p w14:paraId="3252B305" w14:textId="77777777" w:rsidR="006C4FB2" w:rsidRDefault="00000000">
      <w:pPr>
        <w:spacing w:after="100" w:line="264" w:lineRule="auto"/>
        <w:jc w:val="both"/>
      </w:pPr>
      <w:r>
        <w:rPr>
          <w:b/>
          <w:bCs/>
        </w:rPr>
        <w:t>Systems built in-house.</w:t>
      </w:r>
      <w:r>
        <w:t xml:space="preserve"> The complete cycle ran on SDPI’s DFLT App: registration, attendance, teaching logs and pre/post tests, with geofencing that locks forms to a one-kilometre radius of the approved venue, live-camera-only Day-2 capture, and an OCR reader that matches the CNIC photographed on Day 2 to the CNIC registered on Day 1. Of 16,323 sessions, 13,753 carry audio audits and 9,453 were reviewed in full. Eleven coordinators at BISP headquarters made random video calls into live sessions, and a Node/Express dashboard with ten timestamp types gave BISP and GIZ same-day visibility. Classroom learning was reinforced by 13 animated videos pushed through the official WhatsApp Business API to </w:t>
      </w:r>
      <w:r>
        <w:rPr>
          <w:b/>
          <w:bCs/>
        </w:rPr>
        <w:t>131,000 beneficiaries</w:t>
      </w:r>
      <w:r>
        <w:t>, announced in advance by an 8171 SMS.</w:t>
      </w:r>
    </w:p>
    <w:p w14:paraId="29AAA7B3" w14:textId="77777777" w:rsidR="006C4FB2" w:rsidRDefault="00000000">
      <w:pPr>
        <w:spacing w:after="100" w:line="264" w:lineRule="auto"/>
        <w:jc w:val="both"/>
      </w:pPr>
      <w:r>
        <w:rPr>
          <w:b/>
          <w:bCs/>
        </w:rPr>
        <w:t>Results.</w:t>
      </w:r>
      <w:r>
        <w:t xml:space="preserve"> On the Day-1 instrument, correct answers rose from 49.5% to 70.8% (+21.3 percentage points; 25,584 pre-tests and 22,748 post-tests); recognition of 8171 as BISP’s official SMS code rose from 80.0% to 99.0%, and knowledge that money can be transferred from a feature phone from 70.0% to 80.6%. </w:t>
      </w:r>
      <w:r>
        <w:lastRenderedPageBreak/>
        <w:t>DFLT Phase I’s randomised evaluation (5,280 women, four treatment arms) found the largest effects where classroom training was combined with digital videos.</w:t>
      </w:r>
    </w:p>
    <w:p w14:paraId="12F0528D" w14:textId="77777777" w:rsidR="006C4FB2" w:rsidRDefault="00000000">
      <w:pPr>
        <w:pStyle w:val="Heading2"/>
        <w:keepNext/>
      </w:pPr>
      <w:bookmarkStart w:id="38" w:name="_Toc242799494"/>
      <w:r>
        <w:t>2.2 What the Phase II data show about BISP women</w:t>
      </w:r>
      <w:bookmarkEnd w:id="38"/>
    </w:p>
    <w:p w14:paraId="289B9A81" w14:textId="77777777" w:rsidR="006C4FB2" w:rsidRDefault="00000000">
      <w:pPr>
        <w:spacing w:after="100" w:line="264" w:lineRule="auto"/>
        <w:jc w:val="both"/>
      </w:pPr>
      <w:r>
        <w:t>Registration records for 254,648 BISP women across 100 districts, cohort “show-of-hands” diagnostics for 130,040 women and 275,229 SSPA registrations form the largest recent profile of the target population (Figure 4).</w:t>
      </w:r>
    </w:p>
    <w:p w14:paraId="748311F0" w14:textId="77777777" w:rsidR="006C4FB2" w:rsidRDefault="00000000">
      <w:pPr>
        <w:keepNext/>
        <w:spacing w:before="80" w:after="40"/>
        <w:jc w:val="center"/>
      </w:pPr>
      <w:r>
        <w:rPr>
          <w:noProof/>
        </w:rPr>
        <w:drawing>
          <wp:inline distT="0" distB="0" distL="0" distR="0" wp14:anchorId="769E6F6B" wp14:editId="37255614">
            <wp:extent cx="5848350" cy="2019300"/>
            <wp:effectExtent l="0" t="0" r="0" b="0"/>
            <wp:docPr id="666507832" name="fig4" descr="Baseline digital and financial capability of BISP women trained in DFLT Phase II" title="Baseline digital and financial capability of BISP women trained in DFLT Phase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2019300"/>
                    </a:xfrm>
                    <a:prstGeom prst="rect">
                      <a:avLst/>
                    </a:prstGeom>
                  </pic:spPr>
                </pic:pic>
              </a:graphicData>
            </a:graphic>
          </wp:inline>
        </w:drawing>
      </w:r>
    </w:p>
    <w:p w14:paraId="6354248A"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4: </w:t>
      </w:r>
      <w:r>
        <w:rPr>
          <w:color w:val="52514E"/>
          <w:sz w:val="16"/>
          <w:szCs w:val="16"/>
        </w:rPr>
        <w:t>Baseline digital and financial capability of BISP women trained in DFLT Phase II</w:t>
      </w:r>
    </w:p>
    <w:p w14:paraId="2E0AA1D1" w14:textId="77777777" w:rsidR="006C4FB2" w:rsidRDefault="00000000">
      <w:pPr>
        <w:spacing w:after="140"/>
        <w:jc w:val="center"/>
      </w:pPr>
      <w:r>
        <w:rPr>
          <w:i/>
          <w:iCs/>
          <w:color w:val="8A8984"/>
          <w:sz w:val="13"/>
          <w:szCs w:val="13"/>
        </w:rPr>
        <w:t>Source: SDPI DFLT Phase II database (extract of 7 August 2026); active registrations excluding records of terminated trainers; show-of-hands recorded by trainers at the start of each cohort.</w:t>
      </w:r>
    </w:p>
    <w:p w14:paraId="68EEA70A" w14:textId="77777777" w:rsidR="006C4FB2" w:rsidRDefault="00000000">
      <w:pPr>
        <w:spacing w:after="100" w:line="264" w:lineRule="auto"/>
        <w:jc w:val="both"/>
      </w:pPr>
      <w:r>
        <w:t xml:space="preserve">The picture is one of </w:t>
      </w:r>
      <w:r>
        <w:rPr>
          <w:b/>
          <w:bCs/>
        </w:rPr>
        <w:t>access without use</w:t>
      </w:r>
      <w:r>
        <w:t>. Phone ownership is high in Punjab (82%) but falls to 64% in Balochistan and to 38% across the SSPA chapter’s rural districts (23% among agricultural women workers). WhatsApp on the woman’s own number, the practical marker of a usable smartphone, ranges from 50% in Punjab to 16% in Balochistan. Self-reported wallet ownership (29%) is seven times actual wallet use (4%), 63.9% of women have no formal schooling and 37.9% live in joint or extended households.</w:t>
      </w:r>
    </w:p>
    <w:p w14:paraId="268B1BDA" w14:textId="77777777" w:rsidR="006C4FB2" w:rsidRDefault="00000000">
      <w:pPr>
        <w:spacing w:after="100" w:line="264" w:lineRule="auto"/>
        <w:jc w:val="both"/>
      </w:pPr>
      <w:r>
        <w:t xml:space="preserve">Applying the Phase III segmentation rule (Section 3.2) to these records shows how unevenly device access and literacy are distributed (Figure 5) and how learning differs between groups (Figure 6). Four findings inform the design as planning assumptions, to be re-estimated from the Phase III baseline: women reachable only by voice and text (segments C and D) are the largest group, so </w:t>
      </w:r>
      <w:r>
        <w:rPr>
          <w:b/>
          <w:bCs/>
        </w:rPr>
        <w:t>IVR rather than WhatsApp must be the backbone channel</w:t>
      </w:r>
      <w:r>
        <w:t xml:space="preserve">; Punjab can carry a heavier digital load, because its digitally ready share is three times that of the other provinces; </w:t>
      </w:r>
      <w:r>
        <w:rPr>
          <w:b/>
          <w:bCs/>
        </w:rPr>
        <w:t>women without their own phone learn least</w:t>
      </w:r>
      <w:r>
        <w:t xml:space="preserve"> (post-test 66% and 64% against 73% for digitally ready women); and Balochistan, with the lowest baseline (40%) and the smallest gain (+13 points), needs a distinct approach.</w:t>
      </w:r>
    </w:p>
    <w:p w14:paraId="41B83F48" w14:textId="77777777" w:rsidR="006C4FB2" w:rsidRDefault="00000000">
      <w:pPr>
        <w:keepNext/>
        <w:spacing w:before="80" w:after="40"/>
        <w:jc w:val="center"/>
      </w:pPr>
      <w:r>
        <w:rPr>
          <w:noProof/>
        </w:rPr>
        <w:drawing>
          <wp:inline distT="0" distB="0" distL="0" distR="0" wp14:anchorId="2E6420FF" wp14:editId="5252A769">
            <wp:extent cx="5848350" cy="2638425"/>
            <wp:effectExtent l="0" t="0" r="0" b="0"/>
            <wp:docPr id="2095123044" name="fig5" descr="Segment composition of DFLT Phase II registrations, nationally, by province and by settlement type" title="Segment composition of DFLT Phase II registrations, nationally, by province and by settlemen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2638425"/>
                    </a:xfrm>
                    <a:prstGeom prst="rect">
                      <a:avLst/>
                    </a:prstGeom>
                  </pic:spPr>
                </pic:pic>
              </a:graphicData>
            </a:graphic>
          </wp:inline>
        </w:drawing>
      </w:r>
    </w:p>
    <w:p w14:paraId="546072C4"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5: </w:t>
      </w:r>
      <w:r>
        <w:rPr>
          <w:color w:val="52514E"/>
          <w:sz w:val="16"/>
          <w:szCs w:val="16"/>
        </w:rPr>
        <w:t>Segment composition of DFLT Phase II registrations, nationally, by province and by settlement type</w:t>
      </w:r>
    </w:p>
    <w:p w14:paraId="131F993B" w14:textId="77777777" w:rsidR="006C4FB2" w:rsidRDefault="00000000">
      <w:pPr>
        <w:spacing w:after="140"/>
        <w:jc w:val="center"/>
      </w:pPr>
      <w:r>
        <w:rPr>
          <w:i/>
          <w:iCs/>
          <w:color w:val="8A8984"/>
          <w:sz w:val="13"/>
          <w:szCs w:val="13"/>
        </w:rPr>
        <w:t>Source: SDPI DFLT Phase II database. Tehsils classified as urban or rural by the administrative status of their main centre.</w:t>
      </w:r>
    </w:p>
    <w:p w14:paraId="3E461F9C" w14:textId="77777777" w:rsidR="006C4FB2" w:rsidRDefault="00000000">
      <w:pPr>
        <w:keepNext/>
        <w:spacing w:before="80" w:after="40"/>
        <w:jc w:val="center"/>
      </w:pPr>
      <w:r>
        <w:rPr>
          <w:noProof/>
        </w:rPr>
        <w:lastRenderedPageBreak/>
        <w:drawing>
          <wp:inline distT="0" distB="0" distL="0" distR="0" wp14:anchorId="47ED39A4" wp14:editId="72C921E4">
            <wp:extent cx="5762625" cy="2486025"/>
            <wp:effectExtent l="0" t="0" r="0" b="0"/>
            <wp:docPr id="413048589" name="fig6" descr="DFLT Phase II Day-1 knowledge score before and after training, by segment and province" title="DFLT Phase II Day-1 knowledge score before and after training, by segment and prov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486025"/>
                    </a:xfrm>
                    <a:prstGeom prst="rect">
                      <a:avLst/>
                    </a:prstGeom>
                  </pic:spPr>
                </pic:pic>
              </a:graphicData>
            </a:graphic>
          </wp:inline>
        </w:drawing>
      </w:r>
    </w:p>
    <w:p w14:paraId="23377FD6"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6: </w:t>
      </w:r>
      <w:r>
        <w:rPr>
          <w:color w:val="52514E"/>
          <w:sz w:val="16"/>
          <w:szCs w:val="16"/>
        </w:rPr>
        <w:t>DFLT Phase II Day-1 knowledge score before and after training, by segment and province</w:t>
      </w:r>
    </w:p>
    <w:p w14:paraId="232FF841" w14:textId="77777777" w:rsidR="006C4FB2" w:rsidRDefault="00000000">
      <w:pPr>
        <w:spacing w:after="140"/>
        <w:jc w:val="center"/>
      </w:pPr>
      <w:r>
        <w:rPr>
          <w:i/>
          <w:iCs/>
          <w:color w:val="8A8984"/>
          <w:sz w:val="13"/>
          <w:szCs w:val="13"/>
        </w:rPr>
        <w:t>Source: SDPI DFLT Phase II pre/post tests on the DFLT App (25,584 pre-tests; 22,748 post-tests), linked to registration profiles by CNIC.</w:t>
      </w:r>
    </w:p>
    <w:p w14:paraId="0253A258" w14:textId="77777777" w:rsidR="006C4FB2" w:rsidRDefault="00000000">
      <w:pPr>
        <w:pStyle w:val="Heading2"/>
        <w:keepNext/>
      </w:pPr>
      <w:bookmarkStart w:id="39" w:name="_Toc242799495"/>
      <w:r>
        <w:t>2.3 What SDPI brings to Phase III</w:t>
      </w:r>
      <w:bookmarkEnd w:id="39"/>
    </w:p>
    <w:p w14:paraId="5D87BD71"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2: </w:t>
      </w:r>
      <w:r>
        <w:rPr>
          <w:b/>
          <w:bCs/>
          <w:color w:val="1F3864"/>
          <w:sz w:val="16"/>
          <w:szCs w:val="16"/>
        </w:rPr>
        <w:t>DFLT Phase II evidence and how SDPI will use it in Phase III</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4873"/>
        <w:gridCol w:w="4873"/>
      </w:tblGrid>
      <w:tr w:rsidR="006C4FB2" w14:paraId="363D7720" w14:textId="77777777">
        <w:trPr>
          <w:cantSplit/>
          <w:tblHeader/>
        </w:trPr>
        <w:tc>
          <w:tcPr>
            <w:tcW w:w="4873" w:type="dxa"/>
            <w:shd w:val="clear" w:color="auto" w:fill="1F3864"/>
            <w:tcMar>
              <w:top w:w="50" w:type="dxa"/>
              <w:left w:w="80" w:type="dxa"/>
              <w:bottom w:w="50" w:type="dxa"/>
              <w:right w:w="80" w:type="dxa"/>
            </w:tcMar>
            <w:vAlign w:val="center"/>
          </w:tcPr>
          <w:p w14:paraId="3B7B9017" w14:textId="77777777" w:rsidR="006C4FB2" w:rsidRDefault="00000000">
            <w:pPr>
              <w:spacing w:before="20" w:after="20"/>
            </w:pPr>
            <w:r>
              <w:rPr>
                <w:b/>
                <w:bCs/>
                <w:color w:val="FFFFFF"/>
                <w:sz w:val="16"/>
                <w:szCs w:val="16"/>
              </w:rPr>
              <w:t>DFLT Phase II evidence</w:t>
            </w:r>
          </w:p>
        </w:tc>
        <w:tc>
          <w:tcPr>
            <w:tcW w:w="4873" w:type="dxa"/>
            <w:shd w:val="clear" w:color="auto" w:fill="1F3864"/>
            <w:tcMar>
              <w:top w:w="50" w:type="dxa"/>
              <w:left w:w="80" w:type="dxa"/>
              <w:bottom w:w="50" w:type="dxa"/>
              <w:right w:w="80" w:type="dxa"/>
            </w:tcMar>
            <w:vAlign w:val="center"/>
          </w:tcPr>
          <w:p w14:paraId="0E538C63" w14:textId="77777777" w:rsidR="006C4FB2" w:rsidRDefault="00000000">
            <w:pPr>
              <w:spacing w:before="20" w:after="20"/>
            </w:pPr>
            <w:r>
              <w:rPr>
                <w:b/>
                <w:bCs/>
                <w:color w:val="FFFFFF"/>
                <w:sz w:val="16"/>
                <w:szCs w:val="16"/>
              </w:rPr>
              <w:t>How SDPI will use it in Phase III</w:t>
            </w:r>
          </w:p>
        </w:tc>
      </w:tr>
      <w:tr w:rsidR="006C4FB2" w14:paraId="4F1D6EBC" w14:textId="77777777">
        <w:trPr>
          <w:cantSplit/>
        </w:trPr>
        <w:tc>
          <w:tcPr>
            <w:tcW w:w="4873" w:type="dxa"/>
            <w:shd w:val="clear" w:color="auto" w:fill="FFFFFF"/>
            <w:tcMar>
              <w:top w:w="40" w:type="dxa"/>
              <w:left w:w="80" w:type="dxa"/>
              <w:bottom w:w="40" w:type="dxa"/>
              <w:right w:w="80" w:type="dxa"/>
            </w:tcMar>
            <w:vAlign w:val="center"/>
          </w:tcPr>
          <w:p w14:paraId="6F0FD333" w14:textId="77777777" w:rsidR="006C4FB2" w:rsidRDefault="00000000">
            <w:pPr>
              <w:spacing w:before="20" w:after="20"/>
            </w:pPr>
            <w:r>
              <w:rPr>
                <w:sz w:val="16"/>
                <w:szCs w:val="16"/>
              </w:rPr>
              <w:t>Two full training days capped throughput at about 244 registrations per trainer-month, and audio reviews show that trainers compressed or skipped sections in most sessions.</w:t>
            </w:r>
          </w:p>
        </w:tc>
        <w:tc>
          <w:tcPr>
            <w:tcW w:w="4873" w:type="dxa"/>
            <w:shd w:val="clear" w:color="auto" w:fill="FFFFFF"/>
            <w:tcMar>
              <w:top w:w="40" w:type="dxa"/>
              <w:left w:w="80" w:type="dxa"/>
              <w:bottom w:w="40" w:type="dxa"/>
              <w:right w:w="80" w:type="dxa"/>
            </w:tcMar>
            <w:vAlign w:val="center"/>
          </w:tcPr>
          <w:p w14:paraId="4D263DCB" w14:textId="77777777" w:rsidR="006C4FB2" w:rsidRDefault="00000000">
            <w:pPr>
              <w:spacing w:before="20" w:after="20"/>
            </w:pPr>
            <w:r>
              <w:rPr>
                <w:sz w:val="16"/>
                <w:szCs w:val="16"/>
              </w:rPr>
              <w:t>Two short, single-purpose sessions a month apart; one trainer per cohort of 30; 16 sessions per trainer per month; digital channels carry repetition.</w:t>
            </w:r>
          </w:p>
        </w:tc>
      </w:tr>
      <w:tr w:rsidR="006C4FB2" w14:paraId="146034F0" w14:textId="77777777">
        <w:trPr>
          <w:cantSplit/>
        </w:trPr>
        <w:tc>
          <w:tcPr>
            <w:tcW w:w="4873" w:type="dxa"/>
            <w:shd w:val="clear" w:color="auto" w:fill="F4F7FB"/>
            <w:tcMar>
              <w:top w:w="40" w:type="dxa"/>
              <w:left w:w="80" w:type="dxa"/>
              <w:bottom w:w="40" w:type="dxa"/>
              <w:right w:w="80" w:type="dxa"/>
            </w:tcMar>
            <w:vAlign w:val="center"/>
          </w:tcPr>
          <w:p w14:paraId="372E01E8" w14:textId="77777777" w:rsidR="006C4FB2" w:rsidRDefault="00000000">
            <w:pPr>
              <w:spacing w:before="20" w:after="20"/>
            </w:pPr>
            <w:r>
              <w:rPr>
                <w:sz w:val="16"/>
                <w:szCs w:val="16"/>
              </w:rPr>
              <w:t>Device access varies sharply: WhatsApp on own number is 50% in Punjab and 16% in Balochistan; phone ownership is 23% among Sindh agricultural women.</w:t>
            </w:r>
          </w:p>
        </w:tc>
        <w:tc>
          <w:tcPr>
            <w:tcW w:w="4873" w:type="dxa"/>
            <w:shd w:val="clear" w:color="auto" w:fill="F4F7FB"/>
            <w:tcMar>
              <w:top w:w="40" w:type="dxa"/>
              <w:left w:w="80" w:type="dxa"/>
              <w:bottom w:w="40" w:type="dxa"/>
              <w:right w:w="80" w:type="dxa"/>
            </w:tcMar>
            <w:vAlign w:val="center"/>
          </w:tcPr>
          <w:p w14:paraId="7B0BF26D" w14:textId="77777777" w:rsidR="006C4FB2" w:rsidRDefault="00000000">
            <w:pPr>
              <w:spacing w:before="20" w:after="20"/>
            </w:pPr>
            <w:r>
              <w:rPr>
                <w:sz w:val="16"/>
                <w:szCs w:val="16"/>
              </w:rPr>
              <w:t>Five-segment model with differentiated channel packages and provincial modality splits (Section 3.2).</w:t>
            </w:r>
          </w:p>
        </w:tc>
      </w:tr>
      <w:tr w:rsidR="006C4FB2" w14:paraId="41A43534" w14:textId="77777777">
        <w:trPr>
          <w:cantSplit/>
        </w:trPr>
        <w:tc>
          <w:tcPr>
            <w:tcW w:w="4873" w:type="dxa"/>
            <w:shd w:val="clear" w:color="auto" w:fill="FFFFFF"/>
            <w:tcMar>
              <w:top w:w="40" w:type="dxa"/>
              <w:left w:w="80" w:type="dxa"/>
              <w:bottom w:w="40" w:type="dxa"/>
              <w:right w:w="80" w:type="dxa"/>
            </w:tcMar>
            <w:vAlign w:val="center"/>
          </w:tcPr>
          <w:p w14:paraId="49DB9FE5" w14:textId="77777777" w:rsidR="006C4FB2" w:rsidRDefault="00000000">
            <w:pPr>
              <w:spacing w:before="20" w:after="20"/>
            </w:pPr>
            <w:r>
              <w:rPr>
                <w:sz w:val="16"/>
                <w:szCs w:val="16"/>
              </w:rPr>
              <w:t>Knowledge is not behaviour: 89% know an agent may not deduct a fee, yet deductions persist at the counter.</w:t>
            </w:r>
          </w:p>
        </w:tc>
        <w:tc>
          <w:tcPr>
            <w:tcW w:w="4873" w:type="dxa"/>
            <w:shd w:val="clear" w:color="auto" w:fill="FFFFFF"/>
            <w:tcMar>
              <w:top w:w="40" w:type="dxa"/>
              <w:left w:w="80" w:type="dxa"/>
              <w:bottom w:w="40" w:type="dxa"/>
              <w:right w:w="80" w:type="dxa"/>
            </w:tcMar>
            <w:vAlign w:val="center"/>
          </w:tcPr>
          <w:p w14:paraId="099203B0" w14:textId="77777777" w:rsidR="006C4FB2" w:rsidRDefault="00000000">
            <w:pPr>
              <w:spacing w:before="20" w:after="20"/>
            </w:pPr>
            <w:r>
              <w:rPr>
                <w:sz w:val="16"/>
                <w:szCs w:val="16"/>
              </w:rPr>
              <w:t>Role-play of the counter conversation, mock POS practice, and trainers deployed at payment points in every tranche window.</w:t>
            </w:r>
          </w:p>
        </w:tc>
      </w:tr>
      <w:tr w:rsidR="006C4FB2" w14:paraId="27CFFCDF" w14:textId="77777777">
        <w:trPr>
          <w:cantSplit/>
        </w:trPr>
        <w:tc>
          <w:tcPr>
            <w:tcW w:w="4873" w:type="dxa"/>
            <w:shd w:val="clear" w:color="auto" w:fill="F4F7FB"/>
            <w:tcMar>
              <w:top w:w="40" w:type="dxa"/>
              <w:left w:w="80" w:type="dxa"/>
              <w:bottom w:w="40" w:type="dxa"/>
              <w:right w:w="80" w:type="dxa"/>
            </w:tcMar>
            <w:vAlign w:val="center"/>
          </w:tcPr>
          <w:p w14:paraId="5399E38E" w14:textId="77777777" w:rsidR="006C4FB2" w:rsidRDefault="00000000">
            <w:pPr>
              <w:spacing w:before="20" w:after="20"/>
            </w:pPr>
            <w:r>
              <w:rPr>
                <w:sz w:val="16"/>
                <w:szCs w:val="16"/>
              </w:rPr>
              <w:t>Wallet ownership is not use: 29% report a wallet, 4% have ever transacted.</w:t>
            </w:r>
          </w:p>
        </w:tc>
        <w:tc>
          <w:tcPr>
            <w:tcW w:w="4873" w:type="dxa"/>
            <w:shd w:val="clear" w:color="auto" w:fill="F4F7FB"/>
            <w:tcMar>
              <w:top w:w="40" w:type="dxa"/>
              <w:left w:w="80" w:type="dxa"/>
              <w:bottom w:w="40" w:type="dxa"/>
              <w:right w:w="80" w:type="dxa"/>
            </w:tcMar>
            <w:vAlign w:val="center"/>
          </w:tcPr>
          <w:p w14:paraId="51BBAC5B" w14:textId="77777777" w:rsidR="006C4FB2" w:rsidRDefault="00000000">
            <w:pPr>
              <w:spacing w:before="20" w:after="20"/>
            </w:pPr>
            <w:r>
              <w:rPr>
                <w:sz w:val="16"/>
                <w:szCs w:val="16"/>
              </w:rPr>
              <w:t>An assisted first transaction in Session B and a schedule anchored to the next BISP tranche.</w:t>
            </w:r>
          </w:p>
        </w:tc>
      </w:tr>
      <w:tr w:rsidR="006C4FB2" w14:paraId="340F62D7" w14:textId="77777777">
        <w:trPr>
          <w:cantSplit/>
        </w:trPr>
        <w:tc>
          <w:tcPr>
            <w:tcW w:w="4873" w:type="dxa"/>
            <w:shd w:val="clear" w:color="auto" w:fill="FFFFFF"/>
            <w:tcMar>
              <w:top w:w="40" w:type="dxa"/>
              <w:left w:w="80" w:type="dxa"/>
              <w:bottom w:w="40" w:type="dxa"/>
              <w:right w:w="80" w:type="dxa"/>
            </w:tcMar>
            <w:vAlign w:val="center"/>
          </w:tcPr>
          <w:p w14:paraId="7124BA5F" w14:textId="77777777" w:rsidR="006C4FB2" w:rsidRDefault="00000000">
            <w:pPr>
              <w:spacing w:before="20" w:after="20"/>
            </w:pPr>
            <w:r>
              <w:rPr>
                <w:sz w:val="16"/>
                <w:szCs w:val="16"/>
              </w:rPr>
              <w:t>The official 8171 identity drives trust: recognition reached 99% after training.</w:t>
            </w:r>
          </w:p>
        </w:tc>
        <w:tc>
          <w:tcPr>
            <w:tcW w:w="4873" w:type="dxa"/>
            <w:shd w:val="clear" w:color="auto" w:fill="FFFFFF"/>
            <w:tcMar>
              <w:top w:w="40" w:type="dxa"/>
              <w:left w:w="80" w:type="dxa"/>
              <w:bottom w:w="40" w:type="dxa"/>
              <w:right w:w="80" w:type="dxa"/>
            </w:tcMar>
            <w:vAlign w:val="center"/>
          </w:tcPr>
          <w:p w14:paraId="290EB3AB" w14:textId="77777777" w:rsidR="006C4FB2" w:rsidRDefault="00000000">
            <w:pPr>
              <w:spacing w:before="20" w:after="20"/>
            </w:pPr>
            <w:r>
              <w:rPr>
                <w:sz w:val="16"/>
                <w:szCs w:val="16"/>
              </w:rPr>
              <w:t>All SMS and IVR content branded through BISP’s 8171 identity, never through unknown numbers or links.</w:t>
            </w:r>
          </w:p>
        </w:tc>
      </w:tr>
      <w:tr w:rsidR="006C4FB2" w14:paraId="1C26FEE5" w14:textId="77777777">
        <w:trPr>
          <w:cantSplit/>
        </w:trPr>
        <w:tc>
          <w:tcPr>
            <w:tcW w:w="4873" w:type="dxa"/>
            <w:shd w:val="clear" w:color="auto" w:fill="F4F7FB"/>
            <w:tcMar>
              <w:top w:w="40" w:type="dxa"/>
              <w:left w:w="80" w:type="dxa"/>
              <w:bottom w:w="40" w:type="dxa"/>
              <w:right w:w="80" w:type="dxa"/>
            </w:tcMar>
            <w:vAlign w:val="center"/>
          </w:tcPr>
          <w:p w14:paraId="4D4FA307" w14:textId="77777777" w:rsidR="006C4FB2" w:rsidRDefault="00000000">
            <w:pPr>
              <w:spacing w:before="20" w:after="20"/>
            </w:pPr>
            <w:r>
              <w:rPr>
                <w:sz w:val="16"/>
                <w:szCs w:val="16"/>
              </w:rPr>
              <w:t>A tested field stack: DFLT App, geofencing, CNIC OCR, audio audits, live dashboard and a pool of 649 trained facilitators.</w:t>
            </w:r>
          </w:p>
        </w:tc>
        <w:tc>
          <w:tcPr>
            <w:tcW w:w="4873" w:type="dxa"/>
            <w:shd w:val="clear" w:color="auto" w:fill="F4F7FB"/>
            <w:tcMar>
              <w:top w:w="40" w:type="dxa"/>
              <w:left w:w="80" w:type="dxa"/>
              <w:bottom w:w="40" w:type="dxa"/>
              <w:right w:w="80" w:type="dxa"/>
            </w:tcMar>
            <w:vAlign w:val="center"/>
          </w:tcPr>
          <w:p w14:paraId="032E23FB" w14:textId="77777777" w:rsidR="006C4FB2" w:rsidRDefault="00000000">
            <w:pPr>
              <w:spacing w:before="20" w:after="20"/>
            </w:pPr>
            <w:r>
              <w:rPr>
                <w:sz w:val="16"/>
                <w:szCs w:val="16"/>
              </w:rPr>
              <w:t>Deployed from Month 1 and extended with IVR telephony, WhatsApp notification reporting and a pre-verified venue registry.</w:t>
            </w:r>
          </w:p>
        </w:tc>
      </w:tr>
    </w:tbl>
    <w:p w14:paraId="1F0D5F34" w14:textId="77777777" w:rsidR="006C4FB2" w:rsidRDefault="00000000">
      <w:pPr>
        <w:pStyle w:val="Heading1"/>
        <w:keepNext/>
      </w:pPr>
      <w:bookmarkStart w:id="40" w:name="_Toc242799496"/>
      <w:r>
        <w:t>3. Component 1: Diagnostic, Curriculum Design and Capacity Building</w:t>
      </w:r>
      <w:bookmarkEnd w:id="40"/>
    </w:p>
    <w:p w14:paraId="5F0A075C" w14:textId="77777777" w:rsidR="006C4FB2" w:rsidRDefault="00000000">
      <w:pPr>
        <w:spacing w:after="100" w:line="264" w:lineRule="auto"/>
        <w:jc w:val="both"/>
      </w:pPr>
      <w:r>
        <w:t>Under this component SDPI will establish the evidence, content and trainer capacity on which the roll-out depends. Sections 3.1 and 3.3–3.9 are prepared by SDPI’s curriculum and capacity-building team; Section 3.2 sets out how SDPI will segment beneficiaries and the digital content (IVR scripts and SMS nudge sequences) that links the diagnostic to differentiated channel deployment.</w:t>
      </w:r>
    </w:p>
    <w:tbl>
      <w:tblPr>
        <w:tblW w:w="9746" w:type="dxa"/>
        <w:tblBorders>
          <w:top w:val="none" w:sz="0" w:space="0" w:color="FFFFFF"/>
          <w:left w:val="single" w:sz="24" w:space="0" w:color="E0A8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6C4FB2" w14:paraId="12C3C2A9" w14:textId="77777777">
        <w:tc>
          <w:tcPr>
            <w:tcW w:w="9746" w:type="dxa"/>
            <w:shd w:val="clear" w:color="auto" w:fill="FFF4DC"/>
            <w:tcMar>
              <w:top w:w="90" w:type="dxa"/>
              <w:left w:w="160" w:type="dxa"/>
              <w:bottom w:w="90" w:type="dxa"/>
              <w:right w:w="140" w:type="dxa"/>
            </w:tcMar>
          </w:tcPr>
          <w:p w14:paraId="1EC93A7A" w14:textId="77777777" w:rsidR="006C4FB2" w:rsidRDefault="00000000">
            <w:pPr>
              <w:spacing w:after="40"/>
            </w:pPr>
            <w:r>
              <w:rPr>
                <w:rFonts w:ascii="Montserrat SemiBold" w:eastAsia="Montserrat SemiBold" w:hAnsi="Montserrat SemiBold" w:cs="Montserrat SemiBold"/>
                <w:color w:val="1F3864"/>
                <w:sz w:val="17"/>
                <w:szCs w:val="17"/>
              </w:rPr>
              <w:t>[Content team input] 3.1 Rapid baseline assessment</w:t>
            </w:r>
          </w:p>
          <w:p w14:paraId="28D51CEF" w14:textId="77777777" w:rsidR="006C4FB2" w:rsidRDefault="00000000">
            <w:pPr>
              <w:spacing w:after="30" w:line="252" w:lineRule="auto"/>
            </w:pPr>
            <w:r>
              <w:rPr>
                <w:sz w:val="17"/>
                <w:szCs w:val="17"/>
              </w:rPr>
              <w:t>Scope to cover: diagnostic methodology and tools; focus group discussions with women and with men of beneficiary households; use of DFLT Phase I and Phase II data; device-access and connectivity profiling; gender constraints (mobility, trust, household dynamics). The segmentation in Section 3.2 consumes the outputs of this assessment.</w:t>
            </w:r>
          </w:p>
        </w:tc>
      </w:tr>
    </w:tbl>
    <w:p w14:paraId="7B0F8BF5" w14:textId="77777777" w:rsidR="006C4FB2" w:rsidRDefault="006C4FB2">
      <w:pPr>
        <w:spacing w:after="60"/>
      </w:pPr>
    </w:p>
    <w:p w14:paraId="1E79298C" w14:textId="77777777" w:rsidR="006C4FB2" w:rsidRDefault="00000000">
      <w:pPr>
        <w:pStyle w:val="Heading2"/>
        <w:keepNext/>
      </w:pPr>
      <w:bookmarkStart w:id="41" w:name="_Toc242799497"/>
      <w:r>
        <w:t>3.2 Segmenting beneficiaries into actionable groups</w:t>
      </w:r>
      <w:bookmarkEnd w:id="41"/>
    </w:p>
    <w:p w14:paraId="293B96C9" w14:textId="77777777" w:rsidR="006C4FB2" w:rsidRDefault="00000000">
      <w:pPr>
        <w:spacing w:after="100" w:line="264" w:lineRule="auto"/>
        <w:jc w:val="both"/>
      </w:pPr>
      <w:r>
        <w:t>A segment is useful only if it changes what happens to a woman: which channel reaches her, which format she can learn from, how much human contact she needs, and who must be involved for her to act. SDPI therefore segments on the two variables that determine reach and learnability (</w:t>
      </w:r>
      <w:r>
        <w:rPr>
          <w:b/>
          <w:bCs/>
        </w:rPr>
        <w:t>device access</w:t>
      </w:r>
      <w:r>
        <w:t xml:space="preserve"> </w:t>
      </w:r>
      <w:r>
        <w:lastRenderedPageBreak/>
        <w:t xml:space="preserve">and </w:t>
      </w:r>
      <w:r>
        <w:rPr>
          <w:b/>
          <w:bCs/>
        </w:rPr>
        <w:t>functional literacy</w:t>
      </w:r>
      <w:r>
        <w:t>) and treats geography, wallet experience, household structure and age as overlays that adjust dosage. Geography alone would misallocate effort: in SDPI’s Phase II records, rural and urban tehsils differ by only 6.5 percentage points in the share of digitally ready women, while provinces differ by a factor of three (Section 2.2).</w:t>
      </w:r>
    </w:p>
    <w:p w14:paraId="6E1455F6" w14:textId="77777777" w:rsidR="006C4FB2" w:rsidRDefault="00000000">
      <w:pPr>
        <w:pStyle w:val="Heading3"/>
        <w:keepNext/>
      </w:pPr>
      <w:r>
        <w:t>3.2.1 Segmentation rule</w:t>
      </w:r>
    </w:p>
    <w:p w14:paraId="1D32C05F" w14:textId="77777777" w:rsidR="006C4FB2" w:rsidRDefault="00000000">
      <w:pPr>
        <w:spacing w:after="100" w:line="264" w:lineRule="auto"/>
        <w:jc w:val="both"/>
      </w:pPr>
      <w:r>
        <w:t>SDPI will assign segments in three steps that use Phase III data rather than historical averages:</w:t>
      </w:r>
    </w:p>
    <w:p w14:paraId="3F0AB5AF" w14:textId="77777777" w:rsidR="006C4FB2" w:rsidRDefault="00000000">
      <w:pPr>
        <w:pStyle w:val="ListParagraph"/>
        <w:numPr>
          <w:ilvl w:val="0"/>
          <w:numId w:val="2"/>
        </w:numPr>
        <w:spacing w:after="50" w:line="252" w:lineRule="auto"/>
      </w:pPr>
      <w:r>
        <w:rPr>
          <w:b/>
          <w:bCs/>
        </w:rPr>
        <w:t>Pre-segmentation from BISP data.</w:t>
      </w:r>
      <w:r>
        <w:t xml:space="preserve"> At inception SDPI will request, under the data-sharing protocol, each listed woman’s Benazir SIM and wallet-activation status and her NSER education, household-size and disability fields, so that a provisional segment is known before mobilisation and selects the invitation channel.</w:t>
      </w:r>
    </w:p>
    <w:p w14:paraId="18E8C4C2" w14:textId="77777777" w:rsidR="006C4FB2" w:rsidRDefault="00000000">
      <w:pPr>
        <w:pStyle w:val="ListParagraph"/>
        <w:numPr>
          <w:ilvl w:val="0"/>
          <w:numId w:val="2"/>
        </w:numPr>
        <w:spacing w:after="50" w:line="252" w:lineRule="auto"/>
      </w:pPr>
      <w:r>
        <w:rPr>
          <w:b/>
          <w:bCs/>
        </w:rPr>
        <w:t>Validation in the rapid baseline.</w:t>
      </w:r>
      <w:r>
        <w:t xml:space="preserve"> The baseline and FGDs (Section 3.1) test the thresholds, in particular whether primary schooling is the right literacy cut-off and how shared handsets are used, and fix the final rule before the D3 content package.</w:t>
      </w:r>
    </w:p>
    <w:p w14:paraId="34D0F336" w14:textId="77777777" w:rsidR="006C4FB2" w:rsidRDefault="00000000">
      <w:pPr>
        <w:pStyle w:val="ListParagraph"/>
        <w:numPr>
          <w:ilvl w:val="0"/>
          <w:numId w:val="2"/>
        </w:numPr>
        <w:spacing w:after="50" w:line="252" w:lineRule="auto"/>
      </w:pPr>
      <w:r>
        <w:rPr>
          <w:b/>
          <w:bCs/>
        </w:rPr>
        <w:t>Confirmation at registration.</w:t>
      </w:r>
      <w:r>
        <w:t xml:space="preserve"> Five questions on the DFLT App, answered in under three minutes, confirm or correct the provisional segment and assign the channel package automatically (Figure 7).</w:t>
      </w:r>
    </w:p>
    <w:p w14:paraId="4F0F22F4" w14:textId="77777777" w:rsidR="006C4FB2" w:rsidRDefault="00000000">
      <w:pPr>
        <w:spacing w:after="100" w:line="264" w:lineRule="auto"/>
        <w:jc w:val="both"/>
      </w:pPr>
      <w:r>
        <w:t>The rule is deliberately simple so that it can be applied in the field, audited and reproduced by the third-party MEL firm.</w:t>
      </w:r>
    </w:p>
    <w:p w14:paraId="12BCB74C" w14:textId="77777777" w:rsidR="006C4FB2" w:rsidRDefault="00000000">
      <w:pPr>
        <w:keepNext/>
        <w:spacing w:before="80" w:after="40"/>
        <w:jc w:val="center"/>
      </w:pPr>
      <w:r>
        <w:rPr>
          <w:noProof/>
        </w:rPr>
        <w:drawing>
          <wp:inline distT="0" distB="0" distL="0" distR="0" wp14:anchorId="29261573" wp14:editId="3511ACBA">
            <wp:extent cx="5486400" cy="3086100"/>
            <wp:effectExtent l="0" t="0" r="0" b="0"/>
            <wp:docPr id="908635815" name="fig7" descr="Segmentation decision rule and the resulting channel package" title="Segmentation decision rule and the resulting channel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86100"/>
                    </a:xfrm>
                    <a:prstGeom prst="rect">
                      <a:avLst/>
                    </a:prstGeom>
                  </pic:spPr>
                </pic:pic>
              </a:graphicData>
            </a:graphic>
          </wp:inline>
        </w:drawing>
      </w:r>
    </w:p>
    <w:p w14:paraId="6CD08B1D"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7: </w:t>
      </w:r>
      <w:r>
        <w:rPr>
          <w:color w:val="52514E"/>
          <w:sz w:val="16"/>
          <w:szCs w:val="16"/>
        </w:rPr>
        <w:t>Segmentation decision rule and the resulting channel package</w:t>
      </w:r>
    </w:p>
    <w:p w14:paraId="1775D3B2" w14:textId="77777777" w:rsidR="006C4FB2" w:rsidRDefault="00000000">
      <w:pPr>
        <w:spacing w:after="140"/>
        <w:jc w:val="center"/>
      </w:pPr>
      <w:r>
        <w:rPr>
          <w:i/>
          <w:iCs/>
          <w:color w:val="8A8984"/>
          <w:sz w:val="13"/>
          <w:szCs w:val="13"/>
        </w:rPr>
        <w:t>Shares are planning priors from 254,648 DFLT Phase II registrations and will be replaced by Phase III baseline and registration data. “Primary schooling or above” excludes religious-only education.</w:t>
      </w:r>
    </w:p>
    <w:p w14:paraId="1E470665" w14:textId="77777777" w:rsidR="006C4FB2" w:rsidRDefault="00000000">
      <w:pPr>
        <w:spacing w:after="100" w:line="264" w:lineRule="auto"/>
        <w:jc w:val="both"/>
      </w:pPr>
      <w:r>
        <w:t>A literacy threshold set at matric, which has been suggested for a digital-first stream, would admit only about one beneficiary in nine (11.3% in SDPI’s Phase II profiles). The device-plus-primary-schooling rule identifies about one woman in five as digitally ready and a further fifth who hold a smartphone but need text-free formats, giving a usable digital audience of about 40% without lowering standards.</w:t>
      </w:r>
    </w:p>
    <w:p w14:paraId="25CD030C" w14:textId="77777777" w:rsidR="006C4FB2" w:rsidRDefault="00000000">
      <w:pPr>
        <w:pStyle w:val="Heading3"/>
        <w:keepNext/>
      </w:pPr>
      <w:r>
        <w:t>3.2.2 The five segments</w:t>
      </w:r>
    </w:p>
    <w:p w14:paraId="44FA993C"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3: </w:t>
      </w:r>
      <w:r>
        <w:rPr>
          <w:b/>
          <w:bCs/>
          <w:color w:val="1F3864"/>
          <w:sz w:val="16"/>
          <w:szCs w:val="16"/>
        </w:rPr>
        <w:t>Beneficiary segments, planning shares and SDPI’s training response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700"/>
        <w:gridCol w:w="2500"/>
        <w:gridCol w:w="4546"/>
      </w:tblGrid>
      <w:tr w:rsidR="006C4FB2" w14:paraId="6D747937" w14:textId="77777777">
        <w:trPr>
          <w:cantSplit/>
          <w:tblHeader/>
        </w:trPr>
        <w:tc>
          <w:tcPr>
            <w:tcW w:w="2700" w:type="dxa"/>
            <w:shd w:val="clear" w:color="auto" w:fill="1F3864"/>
            <w:tcMar>
              <w:top w:w="50" w:type="dxa"/>
              <w:left w:w="80" w:type="dxa"/>
              <w:bottom w:w="50" w:type="dxa"/>
              <w:right w:w="80" w:type="dxa"/>
            </w:tcMar>
            <w:vAlign w:val="center"/>
          </w:tcPr>
          <w:p w14:paraId="5CD55D46" w14:textId="77777777" w:rsidR="006C4FB2" w:rsidRDefault="00000000">
            <w:pPr>
              <w:spacing w:before="20" w:after="20"/>
            </w:pPr>
            <w:r>
              <w:rPr>
                <w:b/>
                <w:bCs/>
                <w:color w:val="FFFFFF"/>
                <w:sz w:val="15"/>
                <w:szCs w:val="15"/>
              </w:rPr>
              <w:t>Segment and definition</w:t>
            </w:r>
          </w:p>
        </w:tc>
        <w:tc>
          <w:tcPr>
            <w:tcW w:w="2500" w:type="dxa"/>
            <w:shd w:val="clear" w:color="auto" w:fill="1F3864"/>
            <w:tcMar>
              <w:top w:w="50" w:type="dxa"/>
              <w:left w:w="80" w:type="dxa"/>
              <w:bottom w:w="50" w:type="dxa"/>
              <w:right w:w="80" w:type="dxa"/>
            </w:tcMar>
            <w:vAlign w:val="center"/>
          </w:tcPr>
          <w:p w14:paraId="00683567" w14:textId="77777777" w:rsidR="006C4FB2" w:rsidRDefault="00000000">
            <w:pPr>
              <w:spacing w:before="20" w:after="20"/>
            </w:pPr>
            <w:r>
              <w:rPr>
                <w:b/>
                <w:bCs/>
                <w:color w:val="FFFFFF"/>
                <w:sz w:val="15"/>
                <w:szCs w:val="15"/>
              </w:rPr>
              <w:t>Planning share</w:t>
            </w:r>
          </w:p>
        </w:tc>
        <w:tc>
          <w:tcPr>
            <w:tcW w:w="4546" w:type="dxa"/>
            <w:shd w:val="clear" w:color="auto" w:fill="1F3864"/>
            <w:tcMar>
              <w:top w:w="50" w:type="dxa"/>
              <w:left w:w="80" w:type="dxa"/>
              <w:bottom w:w="50" w:type="dxa"/>
              <w:right w:w="80" w:type="dxa"/>
            </w:tcMar>
            <w:vAlign w:val="center"/>
          </w:tcPr>
          <w:p w14:paraId="38D56445" w14:textId="77777777" w:rsidR="006C4FB2" w:rsidRDefault="00000000">
            <w:pPr>
              <w:spacing w:before="20" w:after="20"/>
            </w:pPr>
            <w:r>
              <w:rPr>
                <w:b/>
                <w:bCs/>
                <w:color w:val="FFFFFF"/>
                <w:sz w:val="15"/>
                <w:szCs w:val="15"/>
              </w:rPr>
              <w:t>Training and channel response</w:t>
            </w:r>
          </w:p>
        </w:tc>
      </w:tr>
      <w:tr w:rsidR="006C4FB2" w14:paraId="1E271179" w14:textId="77777777">
        <w:trPr>
          <w:cantSplit/>
        </w:trPr>
        <w:tc>
          <w:tcPr>
            <w:tcW w:w="2700" w:type="dxa"/>
            <w:shd w:val="clear" w:color="auto" w:fill="FFFFFF"/>
            <w:tcMar>
              <w:top w:w="40" w:type="dxa"/>
              <w:left w:w="80" w:type="dxa"/>
              <w:bottom w:w="40" w:type="dxa"/>
              <w:right w:w="80" w:type="dxa"/>
            </w:tcMar>
            <w:vAlign w:val="center"/>
          </w:tcPr>
          <w:p w14:paraId="285B2C84" w14:textId="77777777" w:rsidR="006C4FB2" w:rsidRDefault="00000000">
            <w:pPr>
              <w:spacing w:before="20" w:after="20"/>
            </w:pPr>
            <w:r>
              <w:rPr>
                <w:b/>
                <w:bCs/>
                <w:sz w:val="15"/>
                <w:szCs w:val="15"/>
              </w:rPr>
              <w:t>A · Digital-ready</w:t>
            </w:r>
            <w:r>
              <w:rPr>
                <w:sz w:val="15"/>
                <w:szCs w:val="15"/>
              </w:rPr>
              <w:t>: owns a phone, WhatsApp on her own number, primary schooling or above</w:t>
            </w:r>
          </w:p>
        </w:tc>
        <w:tc>
          <w:tcPr>
            <w:tcW w:w="2500" w:type="dxa"/>
            <w:shd w:val="clear" w:color="auto" w:fill="FFFFFF"/>
            <w:tcMar>
              <w:top w:w="40" w:type="dxa"/>
              <w:left w:w="80" w:type="dxa"/>
              <w:bottom w:w="40" w:type="dxa"/>
              <w:right w:w="80" w:type="dxa"/>
            </w:tcMar>
            <w:vAlign w:val="center"/>
          </w:tcPr>
          <w:p w14:paraId="4CC78F41" w14:textId="77777777" w:rsidR="006C4FB2" w:rsidRDefault="00000000">
            <w:pPr>
              <w:spacing w:before="20" w:after="20"/>
            </w:pPr>
            <w:r>
              <w:rPr>
                <w:sz w:val="15"/>
                <w:szCs w:val="15"/>
              </w:rPr>
              <w:t>≈19% (Punjab ≈28%, Sindh ≈8%); most likely to hold a wallet or bank account already</w:t>
            </w:r>
          </w:p>
        </w:tc>
        <w:tc>
          <w:tcPr>
            <w:tcW w:w="4546" w:type="dxa"/>
            <w:shd w:val="clear" w:color="auto" w:fill="FFFFFF"/>
            <w:tcMar>
              <w:top w:w="40" w:type="dxa"/>
              <w:left w:w="80" w:type="dxa"/>
              <w:bottom w:w="40" w:type="dxa"/>
              <w:right w:w="80" w:type="dxa"/>
            </w:tcMar>
            <w:vAlign w:val="center"/>
          </w:tcPr>
          <w:p w14:paraId="1ECF9F82" w14:textId="77777777" w:rsidR="006C4FB2" w:rsidRDefault="00000000">
            <w:pPr>
              <w:spacing w:before="20" w:after="20"/>
            </w:pPr>
            <w:r>
              <w:rPr>
                <w:sz w:val="15"/>
                <w:szCs w:val="15"/>
              </w:rPr>
              <w:t xml:space="preserve">Session A in person, then a </w:t>
            </w:r>
            <w:r>
              <w:rPr>
                <w:b/>
                <w:bCs/>
                <w:sz w:val="15"/>
                <w:szCs w:val="15"/>
              </w:rPr>
              <w:t>Digital Capability Track</w:t>
            </w:r>
            <w:r>
              <w:rPr>
                <w:sz w:val="15"/>
                <w:szCs w:val="15"/>
              </w:rPr>
              <w:t xml:space="preserve"> replacing Session B: WhatsApp video, two live digital clinics, IVR quizzes, e-guide and wallet simulator. Recruited as Peer Rahnumas.</w:t>
            </w:r>
          </w:p>
        </w:tc>
      </w:tr>
      <w:tr w:rsidR="006C4FB2" w14:paraId="5443C31B" w14:textId="77777777">
        <w:trPr>
          <w:cantSplit/>
        </w:trPr>
        <w:tc>
          <w:tcPr>
            <w:tcW w:w="2700" w:type="dxa"/>
            <w:shd w:val="clear" w:color="auto" w:fill="F4F7FB"/>
            <w:tcMar>
              <w:top w:w="40" w:type="dxa"/>
              <w:left w:w="80" w:type="dxa"/>
              <w:bottom w:w="40" w:type="dxa"/>
              <w:right w:w="80" w:type="dxa"/>
            </w:tcMar>
            <w:vAlign w:val="center"/>
          </w:tcPr>
          <w:p w14:paraId="5BD6213A" w14:textId="77777777" w:rsidR="006C4FB2" w:rsidRDefault="00000000">
            <w:pPr>
              <w:spacing w:before="20" w:after="20"/>
            </w:pPr>
            <w:r>
              <w:rPr>
                <w:b/>
                <w:bCs/>
                <w:sz w:val="15"/>
                <w:szCs w:val="15"/>
              </w:rPr>
              <w:t>B · Smartphone, low literacy</w:t>
            </w:r>
            <w:r>
              <w:rPr>
                <w:sz w:val="15"/>
                <w:szCs w:val="15"/>
              </w:rPr>
              <w:t>: owns a phone with WhatsApp but no formal schooling</w:t>
            </w:r>
          </w:p>
        </w:tc>
        <w:tc>
          <w:tcPr>
            <w:tcW w:w="2500" w:type="dxa"/>
            <w:shd w:val="clear" w:color="auto" w:fill="F4F7FB"/>
            <w:tcMar>
              <w:top w:w="40" w:type="dxa"/>
              <w:left w:w="80" w:type="dxa"/>
              <w:bottom w:w="40" w:type="dxa"/>
              <w:right w:w="80" w:type="dxa"/>
            </w:tcMar>
            <w:vAlign w:val="center"/>
          </w:tcPr>
          <w:p w14:paraId="40C598D8" w14:textId="77777777" w:rsidR="006C4FB2" w:rsidRDefault="00000000">
            <w:pPr>
              <w:spacing w:before="20" w:after="20"/>
            </w:pPr>
            <w:r>
              <w:rPr>
                <w:sz w:val="15"/>
                <w:szCs w:val="15"/>
              </w:rPr>
              <w:t>≈22%; almost all without formal schooling; majority rural</w:t>
            </w:r>
          </w:p>
        </w:tc>
        <w:tc>
          <w:tcPr>
            <w:tcW w:w="4546" w:type="dxa"/>
            <w:shd w:val="clear" w:color="auto" w:fill="F4F7FB"/>
            <w:tcMar>
              <w:top w:w="40" w:type="dxa"/>
              <w:left w:w="80" w:type="dxa"/>
              <w:bottom w:w="40" w:type="dxa"/>
              <w:right w:w="80" w:type="dxa"/>
            </w:tcMar>
            <w:vAlign w:val="center"/>
          </w:tcPr>
          <w:p w14:paraId="77856A16" w14:textId="77777777" w:rsidR="006C4FB2" w:rsidRDefault="00000000">
            <w:pPr>
              <w:spacing w:before="20" w:after="20"/>
            </w:pPr>
            <w:r>
              <w:rPr>
                <w:sz w:val="15"/>
                <w:szCs w:val="15"/>
              </w:rPr>
              <w:t>Both sessions in person; text-free animated video, trainer voice notes, IVR, SMS read aloud by a family member; one live clinic.</w:t>
            </w:r>
          </w:p>
        </w:tc>
      </w:tr>
      <w:tr w:rsidR="006C4FB2" w14:paraId="7135911B" w14:textId="77777777">
        <w:trPr>
          <w:cantSplit/>
        </w:trPr>
        <w:tc>
          <w:tcPr>
            <w:tcW w:w="2700" w:type="dxa"/>
            <w:shd w:val="clear" w:color="auto" w:fill="FFFFFF"/>
            <w:tcMar>
              <w:top w:w="40" w:type="dxa"/>
              <w:left w:w="80" w:type="dxa"/>
              <w:bottom w:w="40" w:type="dxa"/>
              <w:right w:w="80" w:type="dxa"/>
            </w:tcMar>
            <w:vAlign w:val="center"/>
          </w:tcPr>
          <w:p w14:paraId="46A0B90D" w14:textId="77777777" w:rsidR="006C4FB2" w:rsidRDefault="00000000">
            <w:pPr>
              <w:spacing w:before="20" w:after="20"/>
            </w:pPr>
            <w:r>
              <w:rPr>
                <w:b/>
                <w:bCs/>
                <w:sz w:val="15"/>
                <w:szCs w:val="15"/>
              </w:rPr>
              <w:lastRenderedPageBreak/>
              <w:t>C · Voice-first owner</w:t>
            </w:r>
            <w:r>
              <w:rPr>
                <w:sz w:val="15"/>
                <w:szCs w:val="15"/>
              </w:rPr>
              <w:t>: owns a phone without WhatsApp on her number</w:t>
            </w:r>
          </w:p>
        </w:tc>
        <w:tc>
          <w:tcPr>
            <w:tcW w:w="2500" w:type="dxa"/>
            <w:shd w:val="clear" w:color="auto" w:fill="FFFFFF"/>
            <w:tcMar>
              <w:top w:w="40" w:type="dxa"/>
              <w:left w:w="80" w:type="dxa"/>
              <w:bottom w:w="40" w:type="dxa"/>
              <w:right w:w="80" w:type="dxa"/>
            </w:tcMar>
            <w:vAlign w:val="center"/>
          </w:tcPr>
          <w:p w14:paraId="1EE80430" w14:textId="77777777" w:rsidR="006C4FB2" w:rsidRDefault="00000000">
            <w:pPr>
              <w:spacing w:before="20" w:after="20"/>
            </w:pPr>
            <w:r>
              <w:rPr>
                <w:sz w:val="15"/>
                <w:szCs w:val="15"/>
              </w:rPr>
              <w:t>≈36% (Sindh and Balochistan ≈47%); WhatsApp often available elsewhere in the household</w:t>
            </w:r>
          </w:p>
        </w:tc>
        <w:tc>
          <w:tcPr>
            <w:tcW w:w="4546" w:type="dxa"/>
            <w:shd w:val="clear" w:color="auto" w:fill="FFFFFF"/>
            <w:tcMar>
              <w:top w:w="40" w:type="dxa"/>
              <w:left w:w="80" w:type="dxa"/>
              <w:bottom w:w="40" w:type="dxa"/>
              <w:right w:w="80" w:type="dxa"/>
            </w:tcMar>
            <w:vAlign w:val="center"/>
          </w:tcPr>
          <w:p w14:paraId="45F55E75" w14:textId="77777777" w:rsidR="006C4FB2" w:rsidRDefault="00000000">
            <w:pPr>
              <w:spacing w:before="20" w:after="20"/>
            </w:pPr>
            <w:r>
              <w:rPr>
                <w:sz w:val="15"/>
                <w:szCs w:val="15"/>
              </w:rPr>
              <w:t>Both sessions in person with USSD practice on her own handset; IVR is the backbone channel (weekly lessons with keypad quizzes) supported by SMS.</w:t>
            </w:r>
          </w:p>
        </w:tc>
      </w:tr>
      <w:tr w:rsidR="006C4FB2" w14:paraId="03ACDE9C" w14:textId="77777777">
        <w:trPr>
          <w:cantSplit/>
        </w:trPr>
        <w:tc>
          <w:tcPr>
            <w:tcW w:w="2700" w:type="dxa"/>
            <w:shd w:val="clear" w:color="auto" w:fill="F4F7FB"/>
            <w:tcMar>
              <w:top w:w="40" w:type="dxa"/>
              <w:left w:w="80" w:type="dxa"/>
              <w:bottom w:w="40" w:type="dxa"/>
              <w:right w:w="80" w:type="dxa"/>
            </w:tcMar>
            <w:vAlign w:val="center"/>
          </w:tcPr>
          <w:p w14:paraId="2F0CBA83" w14:textId="77777777" w:rsidR="006C4FB2" w:rsidRDefault="00000000">
            <w:pPr>
              <w:spacing w:before="20" w:after="20"/>
            </w:pPr>
            <w:r>
              <w:rPr>
                <w:b/>
                <w:bCs/>
                <w:sz w:val="15"/>
                <w:szCs w:val="15"/>
              </w:rPr>
              <w:t>D · Shared-device user</w:t>
            </w:r>
            <w:r>
              <w:rPr>
                <w:sz w:val="15"/>
                <w:szCs w:val="15"/>
              </w:rPr>
              <w:t>: no phone of her own, access to a household phone</w:t>
            </w:r>
          </w:p>
        </w:tc>
        <w:tc>
          <w:tcPr>
            <w:tcW w:w="2500" w:type="dxa"/>
            <w:shd w:val="clear" w:color="auto" w:fill="F4F7FB"/>
            <w:tcMar>
              <w:top w:w="40" w:type="dxa"/>
              <w:left w:w="80" w:type="dxa"/>
              <w:bottom w:w="40" w:type="dxa"/>
              <w:right w:w="80" w:type="dxa"/>
            </w:tcMar>
            <w:vAlign w:val="center"/>
          </w:tcPr>
          <w:p w14:paraId="165BF741" w14:textId="77777777" w:rsidR="006C4FB2" w:rsidRDefault="00000000">
            <w:pPr>
              <w:spacing w:before="20" w:after="20"/>
            </w:pPr>
            <w:r>
              <w:rPr>
                <w:sz w:val="15"/>
                <w:szCs w:val="15"/>
              </w:rPr>
              <w:t>≈20% (Khyber Pakhtunkhwa and Sindh ≈26%); majority rural</w:t>
            </w:r>
          </w:p>
        </w:tc>
        <w:tc>
          <w:tcPr>
            <w:tcW w:w="4546" w:type="dxa"/>
            <w:shd w:val="clear" w:color="auto" w:fill="F4F7FB"/>
            <w:tcMar>
              <w:top w:w="40" w:type="dxa"/>
              <w:left w:w="80" w:type="dxa"/>
              <w:bottom w:w="40" w:type="dxa"/>
              <w:right w:w="80" w:type="dxa"/>
            </w:tcMar>
            <w:vAlign w:val="center"/>
          </w:tcPr>
          <w:p w14:paraId="61292CE9" w14:textId="77777777" w:rsidR="006C4FB2" w:rsidRDefault="00000000">
            <w:pPr>
              <w:spacing w:before="20" w:after="20"/>
            </w:pPr>
            <w:r>
              <w:rPr>
                <w:sz w:val="15"/>
                <w:szCs w:val="15"/>
              </w:rPr>
              <w:t>Both sessions plus a 30-minute family session; IVR scheduled to the household phone at her preferred time and addressed to her; Peer Rahnuma follow-up.</w:t>
            </w:r>
          </w:p>
        </w:tc>
      </w:tr>
      <w:tr w:rsidR="006C4FB2" w14:paraId="77E18A44" w14:textId="77777777">
        <w:trPr>
          <w:cantSplit/>
        </w:trPr>
        <w:tc>
          <w:tcPr>
            <w:tcW w:w="2700" w:type="dxa"/>
            <w:shd w:val="clear" w:color="auto" w:fill="FFFFFF"/>
            <w:tcMar>
              <w:top w:w="40" w:type="dxa"/>
              <w:left w:w="80" w:type="dxa"/>
              <w:bottom w:w="40" w:type="dxa"/>
              <w:right w:w="80" w:type="dxa"/>
            </w:tcMar>
            <w:vAlign w:val="center"/>
          </w:tcPr>
          <w:p w14:paraId="19E4B2BB" w14:textId="77777777" w:rsidR="006C4FB2" w:rsidRDefault="00000000">
            <w:pPr>
              <w:spacing w:before="20" w:after="20"/>
            </w:pPr>
            <w:r>
              <w:rPr>
                <w:b/>
                <w:bCs/>
                <w:sz w:val="15"/>
                <w:szCs w:val="15"/>
              </w:rPr>
              <w:t>E · Digitally excluded</w:t>
            </w:r>
            <w:r>
              <w:rPr>
                <w:sz w:val="15"/>
                <w:szCs w:val="15"/>
              </w:rPr>
              <w:t>: no phone and no household access</w:t>
            </w:r>
          </w:p>
        </w:tc>
        <w:tc>
          <w:tcPr>
            <w:tcW w:w="2500" w:type="dxa"/>
            <w:shd w:val="clear" w:color="auto" w:fill="FFFFFF"/>
            <w:tcMar>
              <w:top w:w="40" w:type="dxa"/>
              <w:left w:w="80" w:type="dxa"/>
              <w:bottom w:w="40" w:type="dxa"/>
              <w:right w:w="80" w:type="dxa"/>
            </w:tcMar>
            <w:vAlign w:val="center"/>
          </w:tcPr>
          <w:p w14:paraId="75A98247" w14:textId="77777777" w:rsidR="006C4FB2" w:rsidRDefault="00000000">
            <w:pPr>
              <w:spacing w:before="20" w:after="20"/>
            </w:pPr>
            <w:r>
              <w:rPr>
                <w:sz w:val="15"/>
                <w:szCs w:val="15"/>
              </w:rPr>
              <w:t>≈3% nationally, ≈12% in Balochistan</w:t>
            </w:r>
          </w:p>
        </w:tc>
        <w:tc>
          <w:tcPr>
            <w:tcW w:w="4546" w:type="dxa"/>
            <w:shd w:val="clear" w:color="auto" w:fill="FFFFFF"/>
            <w:tcMar>
              <w:top w:w="40" w:type="dxa"/>
              <w:left w:w="80" w:type="dxa"/>
              <w:bottom w:w="40" w:type="dxa"/>
              <w:right w:w="80" w:type="dxa"/>
            </w:tcMar>
            <w:vAlign w:val="center"/>
          </w:tcPr>
          <w:p w14:paraId="02F7CF8A" w14:textId="77777777" w:rsidR="006C4FB2" w:rsidRDefault="00000000">
            <w:pPr>
              <w:spacing w:before="20" w:after="20"/>
            </w:pPr>
            <w:r>
              <w:rPr>
                <w:sz w:val="15"/>
                <w:szCs w:val="15"/>
              </w:rPr>
              <w:t>Both sessions; group screening of videos at the venue; Peer Rahnuma relay; priority for assisted cash-out at the tranche window.</w:t>
            </w:r>
          </w:p>
        </w:tc>
      </w:tr>
    </w:tbl>
    <w:p w14:paraId="22824832" w14:textId="77777777" w:rsidR="006C4FB2" w:rsidRDefault="00000000">
      <w:pPr>
        <w:spacing w:before="30" w:after="120"/>
      </w:pPr>
      <w:r>
        <w:rPr>
          <w:i/>
          <w:iCs/>
          <w:color w:val="8A8984"/>
          <w:sz w:val="13"/>
          <w:szCs w:val="13"/>
        </w:rPr>
        <w:t>Planning shares are priors from SDPI’s DFLT Phase II profiles (Section 2.2). They are used only to size channel volumes until the Phase III baseline and the first month of registrations replace them.</w:t>
      </w:r>
    </w:p>
    <w:p w14:paraId="7B18695F" w14:textId="77777777" w:rsidR="006C4FB2" w:rsidRDefault="00000000">
      <w:pPr>
        <w:spacing w:after="100" w:line="264" w:lineRule="auto"/>
        <w:jc w:val="both"/>
      </w:pPr>
      <w:r>
        <w:t xml:space="preserve">Two design consequences hold under any plausible segment mix. </w:t>
      </w:r>
      <w:r>
        <w:rPr>
          <w:b/>
          <w:bCs/>
        </w:rPr>
        <w:t>IVR, not WhatsApp, is the backbone channel</w:t>
      </w:r>
      <w:r>
        <w:t xml:space="preserve">, because women who can be reached only by voice and text form the largest group. </w:t>
      </w:r>
      <w:r>
        <w:rPr>
          <w:b/>
          <w:bCs/>
        </w:rPr>
        <w:t>Women without their own phone (segments D and E) receive more human contact</w:t>
      </w:r>
      <w:r>
        <w:t>: a family session, Peer Rahnuma follow-up and priority at the payment desk.</w:t>
      </w:r>
    </w:p>
    <w:p w14:paraId="728F5F17" w14:textId="77777777" w:rsidR="006C4FB2" w:rsidRDefault="00000000">
      <w:pPr>
        <w:pStyle w:val="Heading3"/>
        <w:keepNext/>
      </w:pPr>
      <w:r>
        <w:t>3.2.3 Keeping segmentation live</w:t>
      </w:r>
    </w:p>
    <w:p w14:paraId="013FDFAF" w14:textId="77777777" w:rsidR="006C4FB2" w:rsidRDefault="00000000">
      <w:pPr>
        <w:spacing w:after="100" w:line="264" w:lineRule="auto"/>
        <w:jc w:val="both"/>
      </w:pPr>
      <w:r>
        <w:t xml:space="preserve">Segments are not fixed labels. SDPI will add three registration fields for Phase III: whether the BISP SIM is in her own handset and active, whether her wallet is activated and PIN-set, and her preferred language and call-time window. A woman is re-assessed at Session B and can migrate, for example from D to C when she acquires a phone, or from B to A when she completes the video track. Cohorts are </w:t>
      </w:r>
      <w:r>
        <w:rPr>
          <w:b/>
          <w:bCs/>
        </w:rPr>
        <w:t>mixed, not streamed</w:t>
      </w:r>
      <w:r>
        <w:t>: every cohort combines segments so that segment A and B women can be nominated as Peer Rahnumas for their neighbours, and only the digital track for segment A runs separately. Segment assignment drives four automated actions in the MIS: the channel package, the IVR call window, the language of audio content and the follow-up priority for trainers.</w:t>
      </w:r>
    </w:p>
    <w:p w14:paraId="0A74E676" w14:textId="77777777" w:rsidR="006C4FB2" w:rsidRDefault="00000000">
      <w:pPr>
        <w:pStyle w:val="Heading3"/>
        <w:keepNext/>
      </w:pPr>
      <w:r>
        <w:t>3.2.4 Differentiated channel deployment</w:t>
      </w:r>
    </w:p>
    <w:p w14:paraId="41BA04F3"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4: </w:t>
      </w:r>
      <w:r>
        <w:rPr>
          <w:b/>
          <w:bCs/>
          <w:color w:val="1F3864"/>
          <w:sz w:val="16"/>
          <w:szCs w:val="16"/>
        </w:rPr>
        <w:t>Planned dosage by segment across the 22-week journey</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3046"/>
        <w:gridCol w:w="1340"/>
        <w:gridCol w:w="1340"/>
        <w:gridCol w:w="1340"/>
        <w:gridCol w:w="1340"/>
        <w:gridCol w:w="1340"/>
      </w:tblGrid>
      <w:tr w:rsidR="006C4FB2" w14:paraId="765727A3" w14:textId="77777777">
        <w:trPr>
          <w:cantSplit/>
          <w:tblHeader/>
        </w:trPr>
        <w:tc>
          <w:tcPr>
            <w:tcW w:w="3046" w:type="dxa"/>
            <w:shd w:val="clear" w:color="auto" w:fill="1F3864"/>
            <w:tcMar>
              <w:top w:w="50" w:type="dxa"/>
              <w:left w:w="80" w:type="dxa"/>
              <w:bottom w:w="50" w:type="dxa"/>
              <w:right w:w="80" w:type="dxa"/>
            </w:tcMar>
            <w:vAlign w:val="center"/>
          </w:tcPr>
          <w:p w14:paraId="185CB995" w14:textId="77777777" w:rsidR="006C4FB2" w:rsidRDefault="00000000">
            <w:pPr>
              <w:spacing w:before="20" w:after="20"/>
            </w:pPr>
            <w:r>
              <w:rPr>
                <w:b/>
                <w:bCs/>
                <w:color w:val="FFFFFF"/>
                <w:sz w:val="15"/>
                <w:szCs w:val="15"/>
              </w:rPr>
              <w:t>Channel (unit)</w:t>
            </w:r>
          </w:p>
        </w:tc>
        <w:tc>
          <w:tcPr>
            <w:tcW w:w="1340" w:type="dxa"/>
            <w:shd w:val="clear" w:color="auto" w:fill="1F3864"/>
            <w:tcMar>
              <w:top w:w="50" w:type="dxa"/>
              <w:left w:w="80" w:type="dxa"/>
              <w:bottom w:w="50" w:type="dxa"/>
              <w:right w:w="80" w:type="dxa"/>
            </w:tcMar>
            <w:vAlign w:val="center"/>
          </w:tcPr>
          <w:p w14:paraId="38483616" w14:textId="77777777" w:rsidR="006C4FB2" w:rsidRDefault="00000000">
            <w:pPr>
              <w:spacing w:before="20" w:after="20"/>
            </w:pPr>
            <w:r>
              <w:rPr>
                <w:b/>
                <w:bCs/>
                <w:color w:val="FFFFFF"/>
                <w:sz w:val="15"/>
                <w:szCs w:val="15"/>
              </w:rPr>
              <w:t>A</w:t>
            </w:r>
          </w:p>
        </w:tc>
        <w:tc>
          <w:tcPr>
            <w:tcW w:w="1340" w:type="dxa"/>
            <w:shd w:val="clear" w:color="auto" w:fill="1F3864"/>
            <w:tcMar>
              <w:top w:w="50" w:type="dxa"/>
              <w:left w:w="80" w:type="dxa"/>
              <w:bottom w:w="50" w:type="dxa"/>
              <w:right w:w="80" w:type="dxa"/>
            </w:tcMar>
            <w:vAlign w:val="center"/>
          </w:tcPr>
          <w:p w14:paraId="454FC33B" w14:textId="77777777" w:rsidR="006C4FB2" w:rsidRDefault="00000000">
            <w:pPr>
              <w:spacing w:before="20" w:after="20"/>
            </w:pPr>
            <w:r>
              <w:rPr>
                <w:b/>
                <w:bCs/>
                <w:color w:val="FFFFFF"/>
                <w:sz w:val="15"/>
                <w:szCs w:val="15"/>
              </w:rPr>
              <w:t>B</w:t>
            </w:r>
          </w:p>
        </w:tc>
        <w:tc>
          <w:tcPr>
            <w:tcW w:w="1340" w:type="dxa"/>
            <w:shd w:val="clear" w:color="auto" w:fill="1F3864"/>
            <w:tcMar>
              <w:top w:w="50" w:type="dxa"/>
              <w:left w:w="80" w:type="dxa"/>
              <w:bottom w:w="50" w:type="dxa"/>
              <w:right w:w="80" w:type="dxa"/>
            </w:tcMar>
            <w:vAlign w:val="center"/>
          </w:tcPr>
          <w:p w14:paraId="20019516" w14:textId="77777777" w:rsidR="006C4FB2" w:rsidRDefault="00000000">
            <w:pPr>
              <w:spacing w:before="20" w:after="20"/>
            </w:pPr>
            <w:r>
              <w:rPr>
                <w:b/>
                <w:bCs/>
                <w:color w:val="FFFFFF"/>
                <w:sz w:val="15"/>
                <w:szCs w:val="15"/>
              </w:rPr>
              <w:t>C</w:t>
            </w:r>
          </w:p>
        </w:tc>
        <w:tc>
          <w:tcPr>
            <w:tcW w:w="1340" w:type="dxa"/>
            <w:shd w:val="clear" w:color="auto" w:fill="1F3864"/>
            <w:tcMar>
              <w:top w:w="50" w:type="dxa"/>
              <w:left w:w="80" w:type="dxa"/>
              <w:bottom w:w="50" w:type="dxa"/>
              <w:right w:w="80" w:type="dxa"/>
            </w:tcMar>
            <w:vAlign w:val="center"/>
          </w:tcPr>
          <w:p w14:paraId="77C140FC" w14:textId="77777777" w:rsidR="006C4FB2" w:rsidRDefault="00000000">
            <w:pPr>
              <w:spacing w:before="20" w:after="20"/>
            </w:pPr>
            <w:r>
              <w:rPr>
                <w:b/>
                <w:bCs/>
                <w:color w:val="FFFFFF"/>
                <w:sz w:val="15"/>
                <w:szCs w:val="15"/>
              </w:rPr>
              <w:t>D</w:t>
            </w:r>
          </w:p>
        </w:tc>
        <w:tc>
          <w:tcPr>
            <w:tcW w:w="1340" w:type="dxa"/>
            <w:shd w:val="clear" w:color="auto" w:fill="1F3864"/>
            <w:tcMar>
              <w:top w:w="50" w:type="dxa"/>
              <w:left w:w="80" w:type="dxa"/>
              <w:bottom w:w="50" w:type="dxa"/>
              <w:right w:w="80" w:type="dxa"/>
            </w:tcMar>
            <w:vAlign w:val="center"/>
          </w:tcPr>
          <w:p w14:paraId="4BE6F523" w14:textId="77777777" w:rsidR="006C4FB2" w:rsidRDefault="00000000">
            <w:pPr>
              <w:spacing w:before="20" w:after="20"/>
            </w:pPr>
            <w:r>
              <w:rPr>
                <w:b/>
                <w:bCs/>
                <w:color w:val="FFFFFF"/>
                <w:sz w:val="15"/>
                <w:szCs w:val="15"/>
              </w:rPr>
              <w:t>E</w:t>
            </w:r>
          </w:p>
        </w:tc>
      </w:tr>
      <w:tr w:rsidR="006C4FB2" w14:paraId="147B15AD" w14:textId="77777777">
        <w:trPr>
          <w:cantSplit/>
        </w:trPr>
        <w:tc>
          <w:tcPr>
            <w:tcW w:w="3046" w:type="dxa"/>
            <w:shd w:val="clear" w:color="auto" w:fill="FFFFFF"/>
            <w:tcMar>
              <w:top w:w="40" w:type="dxa"/>
              <w:left w:w="80" w:type="dxa"/>
              <w:bottom w:w="40" w:type="dxa"/>
              <w:right w:w="80" w:type="dxa"/>
            </w:tcMar>
            <w:vAlign w:val="center"/>
          </w:tcPr>
          <w:p w14:paraId="089895F3" w14:textId="77777777" w:rsidR="006C4FB2" w:rsidRDefault="00000000">
            <w:pPr>
              <w:spacing w:before="20" w:after="20"/>
            </w:pPr>
            <w:r>
              <w:rPr>
                <w:sz w:val="15"/>
                <w:szCs w:val="15"/>
              </w:rPr>
              <w:t>In-person sessions (A 150 min · B 180 min)</w:t>
            </w:r>
          </w:p>
        </w:tc>
        <w:tc>
          <w:tcPr>
            <w:tcW w:w="1340" w:type="dxa"/>
            <w:shd w:val="clear" w:color="auto" w:fill="FFFFFF"/>
            <w:tcMar>
              <w:top w:w="40" w:type="dxa"/>
              <w:left w:w="80" w:type="dxa"/>
              <w:bottom w:w="40" w:type="dxa"/>
              <w:right w:w="80" w:type="dxa"/>
            </w:tcMar>
            <w:vAlign w:val="center"/>
          </w:tcPr>
          <w:p w14:paraId="60BD36CF" w14:textId="77777777" w:rsidR="006C4FB2" w:rsidRDefault="00000000">
            <w:pPr>
              <w:spacing w:before="20" w:after="20"/>
            </w:pPr>
            <w:r>
              <w:rPr>
                <w:sz w:val="15"/>
                <w:szCs w:val="15"/>
              </w:rPr>
              <w:t>Session A</w:t>
            </w:r>
          </w:p>
        </w:tc>
        <w:tc>
          <w:tcPr>
            <w:tcW w:w="1340" w:type="dxa"/>
            <w:shd w:val="clear" w:color="auto" w:fill="FFFFFF"/>
            <w:tcMar>
              <w:top w:w="40" w:type="dxa"/>
              <w:left w:w="80" w:type="dxa"/>
              <w:bottom w:w="40" w:type="dxa"/>
              <w:right w:w="80" w:type="dxa"/>
            </w:tcMar>
            <w:vAlign w:val="center"/>
          </w:tcPr>
          <w:p w14:paraId="55EC917E" w14:textId="77777777" w:rsidR="006C4FB2" w:rsidRDefault="00000000">
            <w:pPr>
              <w:spacing w:before="20" w:after="20"/>
            </w:pPr>
            <w:r>
              <w:rPr>
                <w:sz w:val="15"/>
                <w:szCs w:val="15"/>
              </w:rPr>
              <w:t>A + B</w:t>
            </w:r>
          </w:p>
        </w:tc>
        <w:tc>
          <w:tcPr>
            <w:tcW w:w="1340" w:type="dxa"/>
            <w:shd w:val="clear" w:color="auto" w:fill="FFFFFF"/>
            <w:tcMar>
              <w:top w:w="40" w:type="dxa"/>
              <w:left w:w="80" w:type="dxa"/>
              <w:bottom w:w="40" w:type="dxa"/>
              <w:right w:w="80" w:type="dxa"/>
            </w:tcMar>
            <w:vAlign w:val="center"/>
          </w:tcPr>
          <w:p w14:paraId="6F9676FF" w14:textId="77777777" w:rsidR="006C4FB2" w:rsidRDefault="00000000">
            <w:pPr>
              <w:spacing w:before="20" w:after="20"/>
            </w:pPr>
            <w:r>
              <w:rPr>
                <w:sz w:val="15"/>
                <w:szCs w:val="15"/>
              </w:rPr>
              <w:t>A + B</w:t>
            </w:r>
          </w:p>
        </w:tc>
        <w:tc>
          <w:tcPr>
            <w:tcW w:w="1340" w:type="dxa"/>
            <w:shd w:val="clear" w:color="auto" w:fill="FFFFFF"/>
            <w:tcMar>
              <w:top w:w="40" w:type="dxa"/>
              <w:left w:w="80" w:type="dxa"/>
              <w:bottom w:w="40" w:type="dxa"/>
              <w:right w:w="80" w:type="dxa"/>
            </w:tcMar>
            <w:vAlign w:val="center"/>
          </w:tcPr>
          <w:p w14:paraId="7A6007E0" w14:textId="77777777" w:rsidR="006C4FB2" w:rsidRDefault="00000000">
            <w:pPr>
              <w:spacing w:before="20" w:after="20"/>
            </w:pPr>
            <w:r>
              <w:rPr>
                <w:sz w:val="15"/>
                <w:szCs w:val="15"/>
              </w:rPr>
              <w:t>A + B + family</w:t>
            </w:r>
          </w:p>
        </w:tc>
        <w:tc>
          <w:tcPr>
            <w:tcW w:w="1340" w:type="dxa"/>
            <w:shd w:val="clear" w:color="auto" w:fill="FFFFFF"/>
            <w:tcMar>
              <w:top w:w="40" w:type="dxa"/>
              <w:left w:w="80" w:type="dxa"/>
              <w:bottom w:w="40" w:type="dxa"/>
              <w:right w:w="80" w:type="dxa"/>
            </w:tcMar>
            <w:vAlign w:val="center"/>
          </w:tcPr>
          <w:p w14:paraId="511B0426" w14:textId="77777777" w:rsidR="006C4FB2" w:rsidRDefault="00000000">
            <w:pPr>
              <w:spacing w:before="20" w:after="20"/>
            </w:pPr>
            <w:r>
              <w:rPr>
                <w:sz w:val="15"/>
                <w:szCs w:val="15"/>
              </w:rPr>
              <w:t>A + B + Rahnuma visit</w:t>
            </w:r>
          </w:p>
        </w:tc>
      </w:tr>
      <w:tr w:rsidR="006C4FB2" w14:paraId="706BA868" w14:textId="77777777">
        <w:trPr>
          <w:cantSplit/>
        </w:trPr>
        <w:tc>
          <w:tcPr>
            <w:tcW w:w="3046" w:type="dxa"/>
            <w:shd w:val="clear" w:color="auto" w:fill="F4F7FB"/>
            <w:tcMar>
              <w:top w:w="40" w:type="dxa"/>
              <w:left w:w="80" w:type="dxa"/>
              <w:bottom w:w="40" w:type="dxa"/>
              <w:right w:w="80" w:type="dxa"/>
            </w:tcMar>
            <w:vAlign w:val="center"/>
          </w:tcPr>
          <w:p w14:paraId="50FB4897" w14:textId="77777777" w:rsidR="006C4FB2" w:rsidRDefault="00000000">
            <w:pPr>
              <w:spacing w:before="20" w:after="20"/>
            </w:pPr>
            <w:r>
              <w:rPr>
                <w:sz w:val="15"/>
                <w:szCs w:val="15"/>
              </w:rPr>
              <w:t>IVR lessons and quizzes (≈3 min each)</w:t>
            </w:r>
          </w:p>
        </w:tc>
        <w:tc>
          <w:tcPr>
            <w:tcW w:w="1340" w:type="dxa"/>
            <w:shd w:val="clear" w:color="auto" w:fill="F4F7FB"/>
            <w:tcMar>
              <w:top w:w="40" w:type="dxa"/>
              <w:left w:w="80" w:type="dxa"/>
              <w:bottom w:w="40" w:type="dxa"/>
              <w:right w:w="80" w:type="dxa"/>
            </w:tcMar>
            <w:vAlign w:val="center"/>
          </w:tcPr>
          <w:p w14:paraId="531CB247" w14:textId="77777777" w:rsidR="006C4FB2" w:rsidRDefault="00000000">
            <w:pPr>
              <w:spacing w:before="20" w:after="20"/>
            </w:pPr>
            <w:r>
              <w:rPr>
                <w:sz w:val="15"/>
                <w:szCs w:val="15"/>
              </w:rPr>
              <w:t>8</w:t>
            </w:r>
          </w:p>
        </w:tc>
        <w:tc>
          <w:tcPr>
            <w:tcW w:w="1340" w:type="dxa"/>
            <w:shd w:val="clear" w:color="auto" w:fill="F4F7FB"/>
            <w:tcMar>
              <w:top w:w="40" w:type="dxa"/>
              <w:left w:w="80" w:type="dxa"/>
              <w:bottom w:w="40" w:type="dxa"/>
              <w:right w:w="80" w:type="dxa"/>
            </w:tcMar>
            <w:vAlign w:val="center"/>
          </w:tcPr>
          <w:p w14:paraId="0EF03D70" w14:textId="77777777" w:rsidR="006C4FB2" w:rsidRDefault="00000000">
            <w:pPr>
              <w:spacing w:before="20" w:after="20"/>
            </w:pPr>
            <w:r>
              <w:rPr>
                <w:sz w:val="15"/>
                <w:szCs w:val="15"/>
              </w:rPr>
              <w:t>14</w:t>
            </w:r>
          </w:p>
        </w:tc>
        <w:tc>
          <w:tcPr>
            <w:tcW w:w="1340" w:type="dxa"/>
            <w:shd w:val="clear" w:color="auto" w:fill="F4F7FB"/>
            <w:tcMar>
              <w:top w:w="40" w:type="dxa"/>
              <w:left w:w="80" w:type="dxa"/>
              <w:bottom w:w="40" w:type="dxa"/>
              <w:right w:w="80" w:type="dxa"/>
            </w:tcMar>
            <w:vAlign w:val="center"/>
          </w:tcPr>
          <w:p w14:paraId="3171BDE4" w14:textId="77777777" w:rsidR="006C4FB2" w:rsidRDefault="00000000">
            <w:pPr>
              <w:spacing w:before="20" w:after="20"/>
            </w:pPr>
            <w:r>
              <w:rPr>
                <w:sz w:val="15"/>
                <w:szCs w:val="15"/>
              </w:rPr>
              <w:t>18 (+3 quiz)</w:t>
            </w:r>
          </w:p>
        </w:tc>
        <w:tc>
          <w:tcPr>
            <w:tcW w:w="1340" w:type="dxa"/>
            <w:shd w:val="clear" w:color="auto" w:fill="F4F7FB"/>
            <w:tcMar>
              <w:top w:w="40" w:type="dxa"/>
              <w:left w:w="80" w:type="dxa"/>
              <w:bottom w:w="40" w:type="dxa"/>
              <w:right w:w="80" w:type="dxa"/>
            </w:tcMar>
            <w:vAlign w:val="center"/>
          </w:tcPr>
          <w:p w14:paraId="738EA340" w14:textId="77777777" w:rsidR="006C4FB2" w:rsidRDefault="00000000">
            <w:pPr>
              <w:spacing w:before="20" w:after="20"/>
            </w:pPr>
            <w:r>
              <w:rPr>
                <w:sz w:val="15"/>
                <w:szCs w:val="15"/>
              </w:rPr>
              <w:t>14 (household phone)</w:t>
            </w:r>
          </w:p>
        </w:tc>
        <w:tc>
          <w:tcPr>
            <w:tcW w:w="1340" w:type="dxa"/>
            <w:shd w:val="clear" w:color="auto" w:fill="F4F7FB"/>
            <w:tcMar>
              <w:top w:w="40" w:type="dxa"/>
              <w:left w:w="80" w:type="dxa"/>
              <w:bottom w:w="40" w:type="dxa"/>
              <w:right w:w="80" w:type="dxa"/>
            </w:tcMar>
            <w:vAlign w:val="center"/>
          </w:tcPr>
          <w:p w14:paraId="4219BCC5" w14:textId="77777777" w:rsidR="006C4FB2" w:rsidRDefault="00000000">
            <w:pPr>
              <w:spacing w:before="20" w:after="20"/>
            </w:pPr>
            <w:r>
              <w:rPr>
                <w:sz w:val="15"/>
                <w:szCs w:val="15"/>
              </w:rPr>
              <w:t>via Rahnuma</w:t>
            </w:r>
          </w:p>
        </w:tc>
      </w:tr>
      <w:tr w:rsidR="006C4FB2" w14:paraId="74D82761" w14:textId="77777777">
        <w:trPr>
          <w:cantSplit/>
        </w:trPr>
        <w:tc>
          <w:tcPr>
            <w:tcW w:w="3046" w:type="dxa"/>
            <w:shd w:val="clear" w:color="auto" w:fill="FFFFFF"/>
            <w:tcMar>
              <w:top w:w="40" w:type="dxa"/>
              <w:left w:w="80" w:type="dxa"/>
              <w:bottom w:w="40" w:type="dxa"/>
              <w:right w:w="80" w:type="dxa"/>
            </w:tcMar>
            <w:vAlign w:val="center"/>
          </w:tcPr>
          <w:p w14:paraId="6D288BA0" w14:textId="77777777" w:rsidR="006C4FB2" w:rsidRDefault="00000000">
            <w:pPr>
              <w:spacing w:before="20" w:after="20"/>
            </w:pPr>
            <w:r>
              <w:rPr>
                <w:sz w:val="15"/>
                <w:szCs w:val="15"/>
              </w:rPr>
              <w:t>SMS nudges (8171 identity)</w:t>
            </w:r>
          </w:p>
        </w:tc>
        <w:tc>
          <w:tcPr>
            <w:tcW w:w="1340" w:type="dxa"/>
            <w:shd w:val="clear" w:color="auto" w:fill="FFFFFF"/>
            <w:tcMar>
              <w:top w:w="40" w:type="dxa"/>
              <w:left w:w="80" w:type="dxa"/>
              <w:bottom w:w="40" w:type="dxa"/>
              <w:right w:w="80" w:type="dxa"/>
            </w:tcMar>
            <w:vAlign w:val="center"/>
          </w:tcPr>
          <w:p w14:paraId="47815DE7" w14:textId="77777777" w:rsidR="006C4FB2" w:rsidRDefault="00000000">
            <w:pPr>
              <w:spacing w:before="20" w:after="20"/>
            </w:pPr>
            <w:r>
              <w:rPr>
                <w:sz w:val="15"/>
                <w:szCs w:val="15"/>
              </w:rPr>
              <w:t>18</w:t>
            </w:r>
          </w:p>
        </w:tc>
        <w:tc>
          <w:tcPr>
            <w:tcW w:w="1340" w:type="dxa"/>
            <w:shd w:val="clear" w:color="auto" w:fill="FFFFFF"/>
            <w:tcMar>
              <w:top w:w="40" w:type="dxa"/>
              <w:left w:w="80" w:type="dxa"/>
              <w:bottom w:w="40" w:type="dxa"/>
              <w:right w:w="80" w:type="dxa"/>
            </w:tcMar>
            <w:vAlign w:val="center"/>
          </w:tcPr>
          <w:p w14:paraId="48FC4C98" w14:textId="77777777" w:rsidR="006C4FB2" w:rsidRDefault="00000000">
            <w:pPr>
              <w:spacing w:before="20" w:after="20"/>
            </w:pPr>
            <w:r>
              <w:rPr>
                <w:sz w:val="15"/>
                <w:szCs w:val="15"/>
              </w:rPr>
              <w:t>10</w:t>
            </w:r>
          </w:p>
        </w:tc>
        <w:tc>
          <w:tcPr>
            <w:tcW w:w="1340" w:type="dxa"/>
            <w:shd w:val="clear" w:color="auto" w:fill="FFFFFF"/>
            <w:tcMar>
              <w:top w:w="40" w:type="dxa"/>
              <w:left w:w="80" w:type="dxa"/>
              <w:bottom w:w="40" w:type="dxa"/>
              <w:right w:w="80" w:type="dxa"/>
            </w:tcMar>
            <w:vAlign w:val="center"/>
          </w:tcPr>
          <w:p w14:paraId="12134FB8" w14:textId="77777777" w:rsidR="006C4FB2" w:rsidRDefault="00000000">
            <w:pPr>
              <w:spacing w:before="20" w:after="20"/>
            </w:pPr>
            <w:r>
              <w:rPr>
                <w:sz w:val="15"/>
                <w:szCs w:val="15"/>
              </w:rPr>
              <w:t>18</w:t>
            </w:r>
          </w:p>
        </w:tc>
        <w:tc>
          <w:tcPr>
            <w:tcW w:w="1340" w:type="dxa"/>
            <w:shd w:val="clear" w:color="auto" w:fill="FFFFFF"/>
            <w:tcMar>
              <w:top w:w="40" w:type="dxa"/>
              <w:left w:w="80" w:type="dxa"/>
              <w:bottom w:w="40" w:type="dxa"/>
              <w:right w:w="80" w:type="dxa"/>
            </w:tcMar>
            <w:vAlign w:val="center"/>
          </w:tcPr>
          <w:p w14:paraId="09E5F9EC" w14:textId="77777777" w:rsidR="006C4FB2" w:rsidRDefault="00000000">
            <w:pPr>
              <w:spacing w:before="20" w:after="20"/>
            </w:pPr>
            <w:r>
              <w:rPr>
                <w:sz w:val="15"/>
                <w:szCs w:val="15"/>
              </w:rPr>
              <w:t>10</w:t>
            </w:r>
          </w:p>
        </w:tc>
        <w:tc>
          <w:tcPr>
            <w:tcW w:w="1340" w:type="dxa"/>
            <w:shd w:val="clear" w:color="auto" w:fill="FFFFFF"/>
            <w:tcMar>
              <w:top w:w="40" w:type="dxa"/>
              <w:left w:w="80" w:type="dxa"/>
              <w:bottom w:w="40" w:type="dxa"/>
              <w:right w:w="80" w:type="dxa"/>
            </w:tcMar>
            <w:vAlign w:val="center"/>
          </w:tcPr>
          <w:p w14:paraId="56B18F6D" w14:textId="77777777" w:rsidR="006C4FB2" w:rsidRDefault="00000000">
            <w:pPr>
              <w:spacing w:before="20" w:after="20"/>
            </w:pPr>
            <w:r>
              <w:rPr>
                <w:sz w:val="15"/>
                <w:szCs w:val="15"/>
              </w:rPr>
              <w:t>—</w:t>
            </w:r>
          </w:p>
        </w:tc>
      </w:tr>
      <w:tr w:rsidR="006C4FB2" w14:paraId="129C8F69" w14:textId="77777777">
        <w:trPr>
          <w:cantSplit/>
        </w:trPr>
        <w:tc>
          <w:tcPr>
            <w:tcW w:w="3046" w:type="dxa"/>
            <w:shd w:val="clear" w:color="auto" w:fill="F4F7FB"/>
            <w:tcMar>
              <w:top w:w="40" w:type="dxa"/>
              <w:left w:w="80" w:type="dxa"/>
              <w:bottom w:w="40" w:type="dxa"/>
              <w:right w:w="80" w:type="dxa"/>
            </w:tcMar>
            <w:vAlign w:val="center"/>
          </w:tcPr>
          <w:p w14:paraId="236BABD3" w14:textId="77777777" w:rsidR="006C4FB2" w:rsidRDefault="00000000">
            <w:pPr>
              <w:spacing w:before="20" w:after="20"/>
            </w:pPr>
            <w:r>
              <w:rPr>
                <w:sz w:val="15"/>
                <w:szCs w:val="15"/>
              </w:rPr>
              <w:t>WhatsApp micro-videos (≤ 2 MB)</w:t>
            </w:r>
          </w:p>
        </w:tc>
        <w:tc>
          <w:tcPr>
            <w:tcW w:w="1340" w:type="dxa"/>
            <w:shd w:val="clear" w:color="auto" w:fill="F4F7FB"/>
            <w:tcMar>
              <w:top w:w="40" w:type="dxa"/>
              <w:left w:w="80" w:type="dxa"/>
              <w:bottom w:w="40" w:type="dxa"/>
              <w:right w:w="80" w:type="dxa"/>
            </w:tcMar>
            <w:vAlign w:val="center"/>
          </w:tcPr>
          <w:p w14:paraId="74AB9398" w14:textId="77777777" w:rsidR="006C4FB2" w:rsidRDefault="00000000">
            <w:pPr>
              <w:spacing w:before="20" w:after="20"/>
            </w:pPr>
            <w:r>
              <w:rPr>
                <w:sz w:val="15"/>
                <w:szCs w:val="15"/>
              </w:rPr>
              <w:t>14</w:t>
            </w:r>
          </w:p>
        </w:tc>
        <w:tc>
          <w:tcPr>
            <w:tcW w:w="1340" w:type="dxa"/>
            <w:shd w:val="clear" w:color="auto" w:fill="F4F7FB"/>
            <w:tcMar>
              <w:top w:w="40" w:type="dxa"/>
              <w:left w:w="80" w:type="dxa"/>
              <w:bottom w:w="40" w:type="dxa"/>
              <w:right w:w="80" w:type="dxa"/>
            </w:tcMar>
            <w:vAlign w:val="center"/>
          </w:tcPr>
          <w:p w14:paraId="754A152B" w14:textId="77777777" w:rsidR="006C4FB2" w:rsidRDefault="00000000">
            <w:pPr>
              <w:spacing w:before="20" w:after="20"/>
            </w:pPr>
            <w:r>
              <w:rPr>
                <w:sz w:val="15"/>
                <w:szCs w:val="15"/>
              </w:rPr>
              <w:t>14</w:t>
            </w:r>
          </w:p>
        </w:tc>
        <w:tc>
          <w:tcPr>
            <w:tcW w:w="1340" w:type="dxa"/>
            <w:shd w:val="clear" w:color="auto" w:fill="F4F7FB"/>
            <w:tcMar>
              <w:top w:w="40" w:type="dxa"/>
              <w:left w:w="80" w:type="dxa"/>
              <w:bottom w:w="40" w:type="dxa"/>
              <w:right w:w="80" w:type="dxa"/>
            </w:tcMar>
            <w:vAlign w:val="center"/>
          </w:tcPr>
          <w:p w14:paraId="361B027D" w14:textId="77777777" w:rsidR="006C4FB2" w:rsidRDefault="00000000">
            <w:pPr>
              <w:spacing w:before="20" w:after="20"/>
            </w:pPr>
            <w:r>
              <w:rPr>
                <w:sz w:val="15"/>
                <w:szCs w:val="15"/>
              </w:rPr>
              <w:t>household where available</w:t>
            </w:r>
          </w:p>
        </w:tc>
        <w:tc>
          <w:tcPr>
            <w:tcW w:w="1340" w:type="dxa"/>
            <w:shd w:val="clear" w:color="auto" w:fill="F4F7FB"/>
            <w:tcMar>
              <w:top w:w="40" w:type="dxa"/>
              <w:left w:w="80" w:type="dxa"/>
              <w:bottom w:w="40" w:type="dxa"/>
              <w:right w:w="80" w:type="dxa"/>
            </w:tcMar>
            <w:vAlign w:val="center"/>
          </w:tcPr>
          <w:p w14:paraId="453B5698" w14:textId="77777777" w:rsidR="006C4FB2" w:rsidRDefault="00000000">
            <w:pPr>
              <w:spacing w:before="20" w:after="20"/>
            </w:pPr>
            <w:r>
              <w:rPr>
                <w:sz w:val="15"/>
                <w:szCs w:val="15"/>
              </w:rPr>
              <w:t>household where available</w:t>
            </w:r>
          </w:p>
        </w:tc>
        <w:tc>
          <w:tcPr>
            <w:tcW w:w="1340" w:type="dxa"/>
            <w:shd w:val="clear" w:color="auto" w:fill="F4F7FB"/>
            <w:tcMar>
              <w:top w:w="40" w:type="dxa"/>
              <w:left w:w="80" w:type="dxa"/>
              <w:bottom w:w="40" w:type="dxa"/>
              <w:right w:w="80" w:type="dxa"/>
            </w:tcMar>
            <w:vAlign w:val="center"/>
          </w:tcPr>
          <w:p w14:paraId="1075CF40" w14:textId="77777777" w:rsidR="006C4FB2" w:rsidRDefault="00000000">
            <w:pPr>
              <w:spacing w:before="20" w:after="20"/>
            </w:pPr>
            <w:r>
              <w:rPr>
                <w:sz w:val="15"/>
                <w:szCs w:val="15"/>
              </w:rPr>
              <w:t>group screening</w:t>
            </w:r>
          </w:p>
        </w:tc>
      </w:tr>
      <w:tr w:rsidR="006C4FB2" w14:paraId="05064D98" w14:textId="77777777">
        <w:trPr>
          <w:cantSplit/>
        </w:trPr>
        <w:tc>
          <w:tcPr>
            <w:tcW w:w="3046" w:type="dxa"/>
            <w:shd w:val="clear" w:color="auto" w:fill="FFFFFF"/>
            <w:tcMar>
              <w:top w:w="40" w:type="dxa"/>
              <w:left w:w="80" w:type="dxa"/>
              <w:bottom w:w="40" w:type="dxa"/>
              <w:right w:w="80" w:type="dxa"/>
            </w:tcMar>
            <w:vAlign w:val="center"/>
          </w:tcPr>
          <w:p w14:paraId="1B367BB9" w14:textId="77777777" w:rsidR="006C4FB2" w:rsidRDefault="00000000">
            <w:pPr>
              <w:spacing w:before="20" w:after="20"/>
            </w:pPr>
            <w:r>
              <w:rPr>
                <w:sz w:val="15"/>
                <w:szCs w:val="15"/>
              </w:rPr>
              <w:t>Live digital clinics (45 min group call)</w:t>
            </w:r>
          </w:p>
        </w:tc>
        <w:tc>
          <w:tcPr>
            <w:tcW w:w="1340" w:type="dxa"/>
            <w:shd w:val="clear" w:color="auto" w:fill="FFFFFF"/>
            <w:tcMar>
              <w:top w:w="40" w:type="dxa"/>
              <w:left w:w="80" w:type="dxa"/>
              <w:bottom w:w="40" w:type="dxa"/>
              <w:right w:w="80" w:type="dxa"/>
            </w:tcMar>
            <w:vAlign w:val="center"/>
          </w:tcPr>
          <w:p w14:paraId="1435341D" w14:textId="77777777" w:rsidR="006C4FB2" w:rsidRDefault="00000000">
            <w:pPr>
              <w:spacing w:before="20" w:after="20"/>
            </w:pPr>
            <w:r>
              <w:rPr>
                <w:sz w:val="15"/>
                <w:szCs w:val="15"/>
              </w:rPr>
              <w:t>2</w:t>
            </w:r>
          </w:p>
        </w:tc>
        <w:tc>
          <w:tcPr>
            <w:tcW w:w="1340" w:type="dxa"/>
            <w:shd w:val="clear" w:color="auto" w:fill="FFFFFF"/>
            <w:tcMar>
              <w:top w:w="40" w:type="dxa"/>
              <w:left w:w="80" w:type="dxa"/>
              <w:bottom w:w="40" w:type="dxa"/>
              <w:right w:w="80" w:type="dxa"/>
            </w:tcMar>
            <w:vAlign w:val="center"/>
          </w:tcPr>
          <w:p w14:paraId="581CF016" w14:textId="77777777" w:rsidR="006C4FB2" w:rsidRDefault="00000000">
            <w:pPr>
              <w:spacing w:before="20" w:after="20"/>
            </w:pPr>
            <w:r>
              <w:rPr>
                <w:sz w:val="15"/>
                <w:szCs w:val="15"/>
              </w:rPr>
              <w:t>1</w:t>
            </w:r>
          </w:p>
        </w:tc>
        <w:tc>
          <w:tcPr>
            <w:tcW w:w="1340" w:type="dxa"/>
            <w:shd w:val="clear" w:color="auto" w:fill="FFFFFF"/>
            <w:tcMar>
              <w:top w:w="40" w:type="dxa"/>
              <w:left w:w="80" w:type="dxa"/>
              <w:bottom w:w="40" w:type="dxa"/>
              <w:right w:w="80" w:type="dxa"/>
            </w:tcMar>
            <w:vAlign w:val="center"/>
          </w:tcPr>
          <w:p w14:paraId="693354A1" w14:textId="77777777" w:rsidR="006C4FB2" w:rsidRDefault="00000000">
            <w:pPr>
              <w:spacing w:before="20" w:after="20"/>
            </w:pPr>
            <w:r>
              <w:rPr>
                <w:sz w:val="15"/>
                <w:szCs w:val="15"/>
              </w:rPr>
              <w:t>—</w:t>
            </w:r>
          </w:p>
        </w:tc>
        <w:tc>
          <w:tcPr>
            <w:tcW w:w="1340" w:type="dxa"/>
            <w:shd w:val="clear" w:color="auto" w:fill="FFFFFF"/>
            <w:tcMar>
              <w:top w:w="40" w:type="dxa"/>
              <w:left w:w="80" w:type="dxa"/>
              <w:bottom w:w="40" w:type="dxa"/>
              <w:right w:w="80" w:type="dxa"/>
            </w:tcMar>
            <w:vAlign w:val="center"/>
          </w:tcPr>
          <w:p w14:paraId="7142A01E" w14:textId="77777777" w:rsidR="006C4FB2" w:rsidRDefault="00000000">
            <w:pPr>
              <w:spacing w:before="20" w:after="20"/>
            </w:pPr>
            <w:r>
              <w:rPr>
                <w:sz w:val="15"/>
                <w:szCs w:val="15"/>
              </w:rPr>
              <w:t>—</w:t>
            </w:r>
          </w:p>
        </w:tc>
        <w:tc>
          <w:tcPr>
            <w:tcW w:w="1340" w:type="dxa"/>
            <w:shd w:val="clear" w:color="auto" w:fill="FFFFFF"/>
            <w:tcMar>
              <w:top w:w="40" w:type="dxa"/>
              <w:left w:w="80" w:type="dxa"/>
              <w:bottom w:w="40" w:type="dxa"/>
              <w:right w:w="80" w:type="dxa"/>
            </w:tcMar>
            <w:vAlign w:val="center"/>
          </w:tcPr>
          <w:p w14:paraId="240593DD" w14:textId="77777777" w:rsidR="006C4FB2" w:rsidRDefault="00000000">
            <w:pPr>
              <w:spacing w:before="20" w:after="20"/>
            </w:pPr>
            <w:r>
              <w:rPr>
                <w:sz w:val="15"/>
                <w:szCs w:val="15"/>
              </w:rPr>
              <w:t>—</w:t>
            </w:r>
          </w:p>
        </w:tc>
      </w:tr>
      <w:tr w:rsidR="006C4FB2" w14:paraId="4E7CCB06" w14:textId="77777777">
        <w:trPr>
          <w:cantSplit/>
        </w:trPr>
        <w:tc>
          <w:tcPr>
            <w:tcW w:w="3046" w:type="dxa"/>
            <w:shd w:val="clear" w:color="auto" w:fill="F4F7FB"/>
            <w:tcMar>
              <w:top w:w="40" w:type="dxa"/>
              <w:left w:w="80" w:type="dxa"/>
              <w:bottom w:w="40" w:type="dxa"/>
              <w:right w:w="80" w:type="dxa"/>
            </w:tcMar>
            <w:vAlign w:val="center"/>
          </w:tcPr>
          <w:p w14:paraId="5DDB7E8F" w14:textId="77777777" w:rsidR="006C4FB2" w:rsidRDefault="00000000">
            <w:pPr>
              <w:spacing w:before="20" w:after="20"/>
            </w:pPr>
            <w:r>
              <w:rPr>
                <w:sz w:val="15"/>
                <w:szCs w:val="15"/>
              </w:rPr>
              <w:t>Resulting digital share of contact time</w:t>
            </w:r>
          </w:p>
        </w:tc>
        <w:tc>
          <w:tcPr>
            <w:tcW w:w="1340" w:type="dxa"/>
            <w:shd w:val="clear" w:color="auto" w:fill="F4F7FB"/>
            <w:tcMar>
              <w:top w:w="40" w:type="dxa"/>
              <w:left w:w="80" w:type="dxa"/>
              <w:bottom w:w="40" w:type="dxa"/>
              <w:right w:w="80" w:type="dxa"/>
            </w:tcMar>
            <w:vAlign w:val="center"/>
          </w:tcPr>
          <w:p w14:paraId="48931295" w14:textId="77777777" w:rsidR="006C4FB2" w:rsidRDefault="00000000">
            <w:pPr>
              <w:spacing w:before="20" w:after="20"/>
            </w:pPr>
            <w:r>
              <w:rPr>
                <w:sz w:val="15"/>
                <w:szCs w:val="15"/>
              </w:rPr>
              <w:t>56%</w:t>
            </w:r>
          </w:p>
        </w:tc>
        <w:tc>
          <w:tcPr>
            <w:tcW w:w="1340" w:type="dxa"/>
            <w:shd w:val="clear" w:color="auto" w:fill="F4F7FB"/>
            <w:tcMar>
              <w:top w:w="40" w:type="dxa"/>
              <w:left w:w="80" w:type="dxa"/>
              <w:bottom w:w="40" w:type="dxa"/>
              <w:right w:w="80" w:type="dxa"/>
            </w:tcMar>
            <w:vAlign w:val="center"/>
          </w:tcPr>
          <w:p w14:paraId="4D3CC7C7" w14:textId="77777777" w:rsidR="006C4FB2" w:rsidRDefault="00000000">
            <w:pPr>
              <w:spacing w:before="20" w:after="20"/>
            </w:pPr>
            <w:r>
              <w:rPr>
                <w:sz w:val="15"/>
                <w:szCs w:val="15"/>
              </w:rPr>
              <w:t>31%</w:t>
            </w:r>
          </w:p>
        </w:tc>
        <w:tc>
          <w:tcPr>
            <w:tcW w:w="1340" w:type="dxa"/>
            <w:shd w:val="clear" w:color="auto" w:fill="F4F7FB"/>
            <w:tcMar>
              <w:top w:w="40" w:type="dxa"/>
              <w:left w:w="80" w:type="dxa"/>
              <w:bottom w:w="40" w:type="dxa"/>
              <w:right w:w="80" w:type="dxa"/>
            </w:tcMar>
            <w:vAlign w:val="center"/>
          </w:tcPr>
          <w:p w14:paraId="2FC8FB7B" w14:textId="77777777" w:rsidR="006C4FB2" w:rsidRDefault="00000000">
            <w:pPr>
              <w:spacing w:before="20" w:after="20"/>
            </w:pPr>
            <w:r>
              <w:rPr>
                <w:sz w:val="15"/>
                <w:szCs w:val="15"/>
              </w:rPr>
              <w:t>21%</w:t>
            </w:r>
          </w:p>
        </w:tc>
        <w:tc>
          <w:tcPr>
            <w:tcW w:w="1340" w:type="dxa"/>
            <w:shd w:val="clear" w:color="auto" w:fill="F4F7FB"/>
            <w:tcMar>
              <w:top w:w="40" w:type="dxa"/>
              <w:left w:w="80" w:type="dxa"/>
              <w:bottom w:w="40" w:type="dxa"/>
              <w:right w:w="80" w:type="dxa"/>
            </w:tcMar>
            <w:vAlign w:val="center"/>
          </w:tcPr>
          <w:p w14:paraId="4C645D86" w14:textId="77777777" w:rsidR="006C4FB2" w:rsidRDefault="00000000">
            <w:pPr>
              <w:spacing w:before="20" w:after="20"/>
            </w:pPr>
            <w:r>
              <w:rPr>
                <w:sz w:val="15"/>
                <w:szCs w:val="15"/>
              </w:rPr>
              <w:t>14%</w:t>
            </w:r>
          </w:p>
        </w:tc>
        <w:tc>
          <w:tcPr>
            <w:tcW w:w="1340" w:type="dxa"/>
            <w:shd w:val="clear" w:color="auto" w:fill="F4F7FB"/>
            <w:tcMar>
              <w:top w:w="40" w:type="dxa"/>
              <w:left w:w="80" w:type="dxa"/>
              <w:bottom w:w="40" w:type="dxa"/>
              <w:right w:w="80" w:type="dxa"/>
            </w:tcMar>
            <w:vAlign w:val="center"/>
          </w:tcPr>
          <w:p w14:paraId="4164AE3A" w14:textId="77777777" w:rsidR="006C4FB2" w:rsidRDefault="00000000">
            <w:pPr>
              <w:spacing w:before="20" w:after="20"/>
            </w:pPr>
            <w:r>
              <w:rPr>
                <w:sz w:val="15"/>
                <w:szCs w:val="15"/>
              </w:rPr>
              <w:t>8%</w:t>
            </w:r>
          </w:p>
        </w:tc>
      </w:tr>
    </w:tbl>
    <w:p w14:paraId="24858ADC" w14:textId="77777777" w:rsidR="006C4FB2" w:rsidRDefault="00000000">
      <w:pPr>
        <w:spacing w:after="100" w:line="264" w:lineRule="auto"/>
        <w:jc w:val="both"/>
      </w:pPr>
      <w:r>
        <w:t>The split follows from what each segment can receive rather than from a fixed ratio. Applied to the planning segment mix it gives a national 72:28; SDPI will recompute it from the Phase III baseline at inception and from live registrations at each gate. Section 4.6 shows how it varies by province and connectivity band.</w:t>
      </w:r>
    </w:p>
    <w:p w14:paraId="322CE00E" w14:textId="77777777" w:rsidR="006C4FB2" w:rsidRDefault="00000000">
      <w:pPr>
        <w:pStyle w:val="Heading3"/>
        <w:keepNext/>
      </w:pPr>
      <w:r>
        <w:t>3.2.5 IVR scripts and SMS nudge sequences</w:t>
      </w:r>
    </w:p>
    <w:p w14:paraId="7E9C5385" w14:textId="77777777" w:rsidR="006C4FB2" w:rsidRDefault="00000000">
      <w:pPr>
        <w:spacing w:after="100" w:line="264" w:lineRule="auto"/>
        <w:jc w:val="both"/>
      </w:pPr>
      <w:r>
        <w:t>The digital content is written for women who cannot read, may be listening on someone else’s phone and distrust unknown callers. Seven design rules apply to every script:</w:t>
      </w:r>
    </w:p>
    <w:p w14:paraId="4E3D1EBC" w14:textId="77777777" w:rsidR="006C4FB2" w:rsidRDefault="00000000">
      <w:pPr>
        <w:pStyle w:val="ListParagraph"/>
        <w:numPr>
          <w:ilvl w:val="0"/>
          <w:numId w:val="2"/>
        </w:numPr>
        <w:spacing w:after="50" w:line="252" w:lineRule="auto"/>
      </w:pPr>
      <w:r>
        <w:rPr>
          <w:b/>
          <w:bCs/>
        </w:rPr>
        <w:t>Trusted identity</w:t>
      </w:r>
      <w:r>
        <w:t>: SMS are dispatched through BISP’s 8171 channel (with a PTA-registered masked sender as fallback) and IVR calls present a whitelisted caller ID announced in Session A; no message ever contains a link or asks for a PIN, OTP or CNIC number.</w:t>
      </w:r>
    </w:p>
    <w:p w14:paraId="19D0F115" w14:textId="77777777" w:rsidR="006C4FB2" w:rsidRDefault="00000000">
      <w:pPr>
        <w:pStyle w:val="ListParagraph"/>
        <w:numPr>
          <w:ilvl w:val="0"/>
          <w:numId w:val="2"/>
        </w:numPr>
        <w:spacing w:after="50" w:line="252" w:lineRule="auto"/>
      </w:pPr>
      <w:r>
        <w:rPr>
          <w:b/>
          <w:bCs/>
        </w:rPr>
        <w:t>One behaviour per contact</w:t>
      </w:r>
      <w:r>
        <w:t>: each IVR call lasts 60–150 seconds, opens with a short drama in a female voice, states one rule and tests it with a keypad question that gives corrective feedback.</w:t>
      </w:r>
    </w:p>
    <w:p w14:paraId="7FBD83D9" w14:textId="77777777" w:rsidR="006C4FB2" w:rsidRDefault="00000000">
      <w:pPr>
        <w:pStyle w:val="ListParagraph"/>
        <w:numPr>
          <w:ilvl w:val="0"/>
          <w:numId w:val="2"/>
        </w:numPr>
        <w:spacing w:after="50" w:line="252" w:lineRule="auto"/>
      </w:pPr>
      <w:r>
        <w:rPr>
          <w:b/>
          <w:bCs/>
        </w:rPr>
        <w:t>Shared-phone safe</w:t>
      </w:r>
      <w:r>
        <w:t>: calls open with “if this phone belongs to someone else, please hand it to her”, and content is written to be heard in front of family members.</w:t>
      </w:r>
    </w:p>
    <w:p w14:paraId="24781824" w14:textId="77777777" w:rsidR="006C4FB2" w:rsidRDefault="00000000">
      <w:pPr>
        <w:pStyle w:val="ListParagraph"/>
        <w:numPr>
          <w:ilvl w:val="0"/>
          <w:numId w:val="2"/>
        </w:numPr>
        <w:spacing w:after="50" w:line="252" w:lineRule="auto"/>
      </w:pPr>
      <w:r>
        <w:rPr>
          <w:b/>
          <w:bCs/>
        </w:rPr>
        <w:lastRenderedPageBreak/>
        <w:t>Localised audio</w:t>
      </w:r>
      <w:r>
        <w:t>: Urdu master scripts are recorded in Punjabi, Saraiki, Pashto, Sindhi and Balochi/Brahvi, the languages in which sessions are actually conducted.</w:t>
      </w:r>
      <w:r>
        <w:rPr>
          <w:rStyle w:val="FootnoteReference"/>
        </w:rPr>
        <w:footnoteReference w:id="4"/>
      </w:r>
    </w:p>
    <w:p w14:paraId="2E42DDBE" w14:textId="77777777" w:rsidR="006C4FB2" w:rsidRDefault="00000000">
      <w:pPr>
        <w:pStyle w:val="ListParagraph"/>
        <w:numPr>
          <w:ilvl w:val="0"/>
          <w:numId w:val="2"/>
        </w:numPr>
        <w:spacing w:after="50" w:line="252" w:lineRule="auto"/>
      </w:pPr>
      <w:r>
        <w:rPr>
          <w:b/>
          <w:bCs/>
        </w:rPr>
        <w:t>Two-segment SMS</w:t>
      </w:r>
      <w:r>
        <w:t>: Urdu Unicode SMS are kept within 134 characters (two segments), with variables for date, venue, bank-specific USSD code and helpline.</w:t>
      </w:r>
    </w:p>
    <w:p w14:paraId="5641927F" w14:textId="77777777" w:rsidR="006C4FB2" w:rsidRDefault="00000000">
      <w:pPr>
        <w:pStyle w:val="ListParagraph"/>
        <w:numPr>
          <w:ilvl w:val="0"/>
          <w:numId w:val="2"/>
        </w:numPr>
        <w:spacing w:after="50" w:line="252" w:lineRule="auto"/>
      </w:pPr>
      <w:r>
        <w:rPr>
          <w:b/>
          <w:bCs/>
        </w:rPr>
        <w:t>Timed to behaviour</w:t>
      </w:r>
      <w:r>
        <w:t>: messages are scheduled against the training date and the BISP tranche date, not a fixed calendar.</w:t>
      </w:r>
    </w:p>
    <w:p w14:paraId="2C9DEF20" w14:textId="77777777" w:rsidR="006C4FB2" w:rsidRDefault="00000000">
      <w:pPr>
        <w:pStyle w:val="ListParagraph"/>
        <w:numPr>
          <w:ilvl w:val="0"/>
          <w:numId w:val="2"/>
        </w:numPr>
        <w:spacing w:after="50" w:line="252" w:lineRule="auto"/>
      </w:pPr>
      <w:r>
        <w:rPr>
          <w:b/>
          <w:bCs/>
        </w:rPr>
        <w:t>Measurable and opt-out</w:t>
      </w:r>
      <w:r>
        <w:t>: every call logs answer, listen-through, keypad responses and replays; pressing 8 stops further calls.</w:t>
      </w:r>
    </w:p>
    <w:p w14:paraId="41EB6210"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5: </w:t>
      </w:r>
      <w:r>
        <w:rPr>
          <w:b/>
          <w:bCs/>
          <w:color w:val="1F3864"/>
          <w:sz w:val="16"/>
          <w:szCs w:val="16"/>
        </w:rPr>
        <w:t>IVR library (full scripts in Annex A)</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798"/>
        <w:gridCol w:w="2978"/>
        <w:gridCol w:w="956"/>
        <w:gridCol w:w="3025"/>
        <w:gridCol w:w="1989"/>
      </w:tblGrid>
      <w:tr w:rsidR="006C4FB2" w14:paraId="16490DB0" w14:textId="77777777">
        <w:trPr>
          <w:cantSplit/>
          <w:tblHeader/>
        </w:trPr>
        <w:tc>
          <w:tcPr>
            <w:tcW w:w="800" w:type="dxa"/>
            <w:shd w:val="clear" w:color="auto" w:fill="1F3864"/>
            <w:tcMar>
              <w:top w:w="50" w:type="dxa"/>
              <w:left w:w="80" w:type="dxa"/>
              <w:bottom w:w="50" w:type="dxa"/>
              <w:right w:w="80" w:type="dxa"/>
            </w:tcMar>
            <w:vAlign w:val="center"/>
          </w:tcPr>
          <w:p w14:paraId="7E1DC591" w14:textId="77777777" w:rsidR="006C4FB2" w:rsidRDefault="00000000">
            <w:pPr>
              <w:spacing w:before="20" w:after="20"/>
            </w:pPr>
            <w:r>
              <w:rPr>
                <w:b/>
                <w:bCs/>
                <w:color w:val="FFFFFF"/>
                <w:sz w:val="15"/>
                <w:szCs w:val="15"/>
              </w:rPr>
              <w:t>Code</w:t>
            </w:r>
          </w:p>
        </w:tc>
        <w:tc>
          <w:tcPr>
            <w:tcW w:w="3000" w:type="dxa"/>
            <w:shd w:val="clear" w:color="auto" w:fill="1F3864"/>
            <w:tcMar>
              <w:top w:w="50" w:type="dxa"/>
              <w:left w:w="80" w:type="dxa"/>
              <w:bottom w:w="50" w:type="dxa"/>
              <w:right w:w="80" w:type="dxa"/>
            </w:tcMar>
            <w:vAlign w:val="center"/>
          </w:tcPr>
          <w:p w14:paraId="57315000" w14:textId="77777777" w:rsidR="006C4FB2" w:rsidRDefault="00000000">
            <w:pPr>
              <w:spacing w:before="20" w:after="20"/>
            </w:pPr>
            <w:r>
              <w:rPr>
                <w:b/>
                <w:bCs/>
                <w:color w:val="FFFFFF"/>
                <w:sz w:val="15"/>
                <w:szCs w:val="15"/>
              </w:rPr>
              <w:t>Title and timing</w:t>
            </w:r>
          </w:p>
        </w:tc>
        <w:tc>
          <w:tcPr>
            <w:tcW w:w="900" w:type="dxa"/>
            <w:shd w:val="clear" w:color="auto" w:fill="1F3864"/>
            <w:tcMar>
              <w:top w:w="50" w:type="dxa"/>
              <w:left w:w="80" w:type="dxa"/>
              <w:bottom w:w="50" w:type="dxa"/>
              <w:right w:w="80" w:type="dxa"/>
            </w:tcMar>
            <w:vAlign w:val="center"/>
          </w:tcPr>
          <w:p w14:paraId="19D6E14D" w14:textId="77777777" w:rsidR="006C4FB2" w:rsidRDefault="00000000">
            <w:pPr>
              <w:spacing w:before="20" w:after="20"/>
            </w:pPr>
            <w:r>
              <w:rPr>
                <w:b/>
                <w:bCs/>
                <w:color w:val="FFFFFF"/>
                <w:sz w:val="15"/>
                <w:szCs w:val="15"/>
              </w:rPr>
              <w:t>Segments</w:t>
            </w:r>
          </w:p>
        </w:tc>
        <w:tc>
          <w:tcPr>
            <w:tcW w:w="3046" w:type="dxa"/>
            <w:shd w:val="clear" w:color="auto" w:fill="1F3864"/>
            <w:tcMar>
              <w:top w:w="50" w:type="dxa"/>
              <w:left w:w="80" w:type="dxa"/>
              <w:bottom w:w="50" w:type="dxa"/>
              <w:right w:w="80" w:type="dxa"/>
            </w:tcMar>
            <w:vAlign w:val="center"/>
          </w:tcPr>
          <w:p w14:paraId="638DFD85" w14:textId="77777777" w:rsidR="006C4FB2" w:rsidRDefault="00000000">
            <w:pPr>
              <w:spacing w:before="20" w:after="20"/>
            </w:pPr>
            <w:r>
              <w:rPr>
                <w:b/>
                <w:bCs/>
                <w:color w:val="FFFFFF"/>
                <w:sz w:val="15"/>
                <w:szCs w:val="15"/>
              </w:rPr>
              <w:t>Target behaviour</w:t>
            </w:r>
          </w:p>
        </w:tc>
        <w:tc>
          <w:tcPr>
            <w:tcW w:w="2000" w:type="dxa"/>
            <w:shd w:val="clear" w:color="auto" w:fill="1F3864"/>
            <w:tcMar>
              <w:top w:w="50" w:type="dxa"/>
              <w:left w:w="80" w:type="dxa"/>
              <w:bottom w:w="50" w:type="dxa"/>
              <w:right w:w="80" w:type="dxa"/>
            </w:tcMar>
            <w:vAlign w:val="center"/>
          </w:tcPr>
          <w:p w14:paraId="5943BA25" w14:textId="77777777" w:rsidR="006C4FB2" w:rsidRDefault="00000000">
            <w:pPr>
              <w:spacing w:before="20" w:after="20"/>
            </w:pPr>
            <w:r>
              <w:rPr>
                <w:b/>
                <w:bCs/>
                <w:color w:val="FFFFFF"/>
                <w:sz w:val="15"/>
                <w:szCs w:val="15"/>
              </w:rPr>
              <w:t>Data captured</w:t>
            </w:r>
          </w:p>
        </w:tc>
      </w:tr>
      <w:tr w:rsidR="006C4FB2" w14:paraId="3B821C76" w14:textId="77777777">
        <w:trPr>
          <w:cantSplit/>
        </w:trPr>
        <w:tc>
          <w:tcPr>
            <w:tcW w:w="800" w:type="dxa"/>
            <w:shd w:val="clear" w:color="auto" w:fill="FFFFFF"/>
            <w:tcMar>
              <w:top w:w="40" w:type="dxa"/>
              <w:left w:w="80" w:type="dxa"/>
              <w:bottom w:w="40" w:type="dxa"/>
              <w:right w:w="80" w:type="dxa"/>
            </w:tcMar>
            <w:vAlign w:val="center"/>
          </w:tcPr>
          <w:p w14:paraId="0B9ED02A" w14:textId="77777777" w:rsidR="006C4FB2" w:rsidRDefault="00000000">
            <w:pPr>
              <w:spacing w:before="20" w:after="20"/>
            </w:pPr>
            <w:r>
              <w:rPr>
                <w:sz w:val="15"/>
                <w:szCs w:val="15"/>
              </w:rPr>
              <w:t>IVR-1</w:t>
            </w:r>
          </w:p>
        </w:tc>
        <w:tc>
          <w:tcPr>
            <w:tcW w:w="3000" w:type="dxa"/>
            <w:shd w:val="clear" w:color="auto" w:fill="FFFFFF"/>
            <w:tcMar>
              <w:top w:w="40" w:type="dxa"/>
              <w:left w:w="80" w:type="dxa"/>
              <w:bottom w:w="40" w:type="dxa"/>
              <w:right w:w="80" w:type="dxa"/>
            </w:tcMar>
            <w:vAlign w:val="center"/>
          </w:tcPr>
          <w:p w14:paraId="66A489B6" w14:textId="77777777" w:rsidR="006C4FB2" w:rsidRDefault="00000000">
            <w:pPr>
              <w:spacing w:before="20" w:after="20"/>
            </w:pPr>
            <w:r>
              <w:rPr>
                <w:sz w:val="15"/>
                <w:szCs w:val="15"/>
              </w:rPr>
              <w:t>Your SIM is your bank account · Day 1 after Session A</w:t>
            </w:r>
          </w:p>
        </w:tc>
        <w:tc>
          <w:tcPr>
            <w:tcW w:w="900" w:type="dxa"/>
            <w:shd w:val="clear" w:color="auto" w:fill="FFFFFF"/>
            <w:tcMar>
              <w:top w:w="40" w:type="dxa"/>
              <w:left w:w="80" w:type="dxa"/>
              <w:bottom w:w="40" w:type="dxa"/>
              <w:right w:w="80" w:type="dxa"/>
            </w:tcMar>
            <w:vAlign w:val="center"/>
          </w:tcPr>
          <w:p w14:paraId="5143FCA2" w14:textId="77777777" w:rsidR="006C4FB2" w:rsidRDefault="00000000">
            <w:pPr>
              <w:spacing w:before="20" w:after="20"/>
            </w:pPr>
            <w:r>
              <w:rPr>
                <w:sz w:val="15"/>
                <w:szCs w:val="15"/>
              </w:rPr>
              <w:t>A–D</w:t>
            </w:r>
          </w:p>
        </w:tc>
        <w:tc>
          <w:tcPr>
            <w:tcW w:w="3046" w:type="dxa"/>
            <w:shd w:val="clear" w:color="auto" w:fill="FFFFFF"/>
            <w:tcMar>
              <w:top w:w="40" w:type="dxa"/>
              <w:left w:w="80" w:type="dxa"/>
              <w:bottom w:w="40" w:type="dxa"/>
              <w:right w:w="80" w:type="dxa"/>
            </w:tcMar>
            <w:vAlign w:val="center"/>
          </w:tcPr>
          <w:p w14:paraId="383FB3CF" w14:textId="77777777" w:rsidR="006C4FB2" w:rsidRDefault="00000000">
            <w:pPr>
              <w:spacing w:before="20" w:after="20"/>
            </w:pPr>
            <w:r>
              <w:rPr>
                <w:sz w:val="15"/>
                <w:szCs w:val="15"/>
              </w:rPr>
              <w:t>Keep the SIM in her own handset; never hand it over</w:t>
            </w:r>
          </w:p>
        </w:tc>
        <w:tc>
          <w:tcPr>
            <w:tcW w:w="2000" w:type="dxa"/>
            <w:shd w:val="clear" w:color="auto" w:fill="FFFFFF"/>
            <w:tcMar>
              <w:top w:w="40" w:type="dxa"/>
              <w:left w:w="80" w:type="dxa"/>
              <w:bottom w:w="40" w:type="dxa"/>
              <w:right w:w="80" w:type="dxa"/>
            </w:tcMar>
            <w:vAlign w:val="center"/>
          </w:tcPr>
          <w:p w14:paraId="7EE1E7AF" w14:textId="77777777" w:rsidR="006C4FB2" w:rsidRDefault="00000000">
            <w:pPr>
              <w:spacing w:before="20" w:after="20"/>
            </w:pPr>
            <w:r>
              <w:rPr>
                <w:sz w:val="15"/>
                <w:szCs w:val="15"/>
              </w:rPr>
              <w:t>Reach, identity check, quiz</w:t>
            </w:r>
          </w:p>
        </w:tc>
      </w:tr>
      <w:tr w:rsidR="006C4FB2" w14:paraId="0ACDFE8A" w14:textId="77777777">
        <w:trPr>
          <w:cantSplit/>
        </w:trPr>
        <w:tc>
          <w:tcPr>
            <w:tcW w:w="800" w:type="dxa"/>
            <w:shd w:val="clear" w:color="auto" w:fill="F4F7FB"/>
            <w:tcMar>
              <w:top w:w="40" w:type="dxa"/>
              <w:left w:w="80" w:type="dxa"/>
              <w:bottom w:w="40" w:type="dxa"/>
              <w:right w:w="80" w:type="dxa"/>
            </w:tcMar>
            <w:vAlign w:val="center"/>
          </w:tcPr>
          <w:p w14:paraId="098AA653" w14:textId="77777777" w:rsidR="006C4FB2" w:rsidRDefault="00000000">
            <w:pPr>
              <w:spacing w:before="20" w:after="20"/>
            </w:pPr>
            <w:r>
              <w:rPr>
                <w:sz w:val="15"/>
                <w:szCs w:val="15"/>
              </w:rPr>
              <w:t>IVR-2</w:t>
            </w:r>
          </w:p>
        </w:tc>
        <w:tc>
          <w:tcPr>
            <w:tcW w:w="3000" w:type="dxa"/>
            <w:shd w:val="clear" w:color="auto" w:fill="F4F7FB"/>
            <w:tcMar>
              <w:top w:w="40" w:type="dxa"/>
              <w:left w:w="80" w:type="dxa"/>
              <w:bottom w:w="40" w:type="dxa"/>
              <w:right w:w="80" w:type="dxa"/>
            </w:tcMar>
            <w:vAlign w:val="center"/>
          </w:tcPr>
          <w:p w14:paraId="271B6E42" w14:textId="77777777" w:rsidR="006C4FB2" w:rsidRDefault="00000000">
            <w:pPr>
              <w:spacing w:before="20" w:after="20"/>
            </w:pPr>
            <w:r>
              <w:rPr>
                <w:sz w:val="15"/>
                <w:szCs w:val="15"/>
              </w:rPr>
              <w:t>Your PIN, your secret · Day 7</w:t>
            </w:r>
          </w:p>
        </w:tc>
        <w:tc>
          <w:tcPr>
            <w:tcW w:w="900" w:type="dxa"/>
            <w:shd w:val="clear" w:color="auto" w:fill="F4F7FB"/>
            <w:tcMar>
              <w:top w:w="40" w:type="dxa"/>
              <w:left w:w="80" w:type="dxa"/>
              <w:bottom w:w="40" w:type="dxa"/>
              <w:right w:w="80" w:type="dxa"/>
            </w:tcMar>
            <w:vAlign w:val="center"/>
          </w:tcPr>
          <w:p w14:paraId="6261A4FA" w14:textId="77777777" w:rsidR="006C4FB2" w:rsidRDefault="00000000">
            <w:pPr>
              <w:spacing w:before="20" w:after="20"/>
            </w:pPr>
            <w:r>
              <w:rPr>
                <w:sz w:val="15"/>
                <w:szCs w:val="15"/>
              </w:rPr>
              <w:t>A–D</w:t>
            </w:r>
          </w:p>
        </w:tc>
        <w:tc>
          <w:tcPr>
            <w:tcW w:w="3046" w:type="dxa"/>
            <w:shd w:val="clear" w:color="auto" w:fill="F4F7FB"/>
            <w:tcMar>
              <w:top w:w="40" w:type="dxa"/>
              <w:left w:w="80" w:type="dxa"/>
              <w:bottom w:w="40" w:type="dxa"/>
              <w:right w:w="80" w:type="dxa"/>
            </w:tcMar>
            <w:vAlign w:val="center"/>
          </w:tcPr>
          <w:p w14:paraId="57030434" w14:textId="77777777" w:rsidR="006C4FB2" w:rsidRDefault="00000000">
            <w:pPr>
              <w:spacing w:before="20" w:after="20"/>
            </w:pPr>
            <w:r>
              <w:rPr>
                <w:sz w:val="15"/>
                <w:szCs w:val="15"/>
              </w:rPr>
              <w:t>Refuse PIN/OTP requests; avoid guessable PINs</w:t>
            </w:r>
          </w:p>
        </w:tc>
        <w:tc>
          <w:tcPr>
            <w:tcW w:w="2000" w:type="dxa"/>
            <w:shd w:val="clear" w:color="auto" w:fill="F4F7FB"/>
            <w:tcMar>
              <w:top w:w="40" w:type="dxa"/>
              <w:left w:w="80" w:type="dxa"/>
              <w:bottom w:w="40" w:type="dxa"/>
              <w:right w:w="80" w:type="dxa"/>
            </w:tcMar>
            <w:vAlign w:val="center"/>
          </w:tcPr>
          <w:p w14:paraId="29C5229F" w14:textId="77777777" w:rsidR="006C4FB2" w:rsidRDefault="00000000">
            <w:pPr>
              <w:spacing w:before="20" w:after="20"/>
            </w:pPr>
            <w:r>
              <w:rPr>
                <w:sz w:val="15"/>
                <w:szCs w:val="15"/>
              </w:rPr>
              <w:t>Quiz accuracy, replay</w:t>
            </w:r>
          </w:p>
        </w:tc>
      </w:tr>
      <w:tr w:rsidR="006C4FB2" w14:paraId="0C9B5D5C" w14:textId="77777777">
        <w:trPr>
          <w:cantSplit/>
        </w:trPr>
        <w:tc>
          <w:tcPr>
            <w:tcW w:w="800" w:type="dxa"/>
            <w:shd w:val="clear" w:color="auto" w:fill="FFFFFF"/>
            <w:tcMar>
              <w:top w:w="40" w:type="dxa"/>
              <w:left w:w="80" w:type="dxa"/>
              <w:bottom w:w="40" w:type="dxa"/>
              <w:right w:w="80" w:type="dxa"/>
            </w:tcMar>
            <w:vAlign w:val="center"/>
          </w:tcPr>
          <w:p w14:paraId="1BAAA045" w14:textId="77777777" w:rsidR="006C4FB2" w:rsidRDefault="00000000">
            <w:pPr>
              <w:spacing w:before="20" w:after="20"/>
            </w:pPr>
            <w:r>
              <w:rPr>
                <w:sz w:val="15"/>
                <w:szCs w:val="15"/>
              </w:rPr>
              <w:t>IVR-3</w:t>
            </w:r>
          </w:p>
        </w:tc>
        <w:tc>
          <w:tcPr>
            <w:tcW w:w="3000" w:type="dxa"/>
            <w:shd w:val="clear" w:color="auto" w:fill="FFFFFF"/>
            <w:tcMar>
              <w:top w:w="40" w:type="dxa"/>
              <w:left w:w="80" w:type="dxa"/>
              <w:bottom w:w="40" w:type="dxa"/>
              <w:right w:w="80" w:type="dxa"/>
            </w:tcMar>
            <w:vAlign w:val="center"/>
          </w:tcPr>
          <w:p w14:paraId="7BD32A04" w14:textId="77777777" w:rsidR="006C4FB2" w:rsidRDefault="00000000">
            <w:pPr>
              <w:spacing w:before="20" w:after="20"/>
            </w:pPr>
            <w:r>
              <w:rPr>
                <w:sz w:val="15"/>
                <w:szCs w:val="15"/>
              </w:rPr>
              <w:t>Three checks at the counter · Day 2 after Session B</w:t>
            </w:r>
          </w:p>
        </w:tc>
        <w:tc>
          <w:tcPr>
            <w:tcW w:w="900" w:type="dxa"/>
            <w:shd w:val="clear" w:color="auto" w:fill="FFFFFF"/>
            <w:tcMar>
              <w:top w:w="40" w:type="dxa"/>
              <w:left w:w="80" w:type="dxa"/>
              <w:bottom w:w="40" w:type="dxa"/>
              <w:right w:w="80" w:type="dxa"/>
            </w:tcMar>
            <w:vAlign w:val="center"/>
          </w:tcPr>
          <w:p w14:paraId="6EFFC912" w14:textId="77777777" w:rsidR="006C4FB2" w:rsidRDefault="00000000">
            <w:pPr>
              <w:spacing w:before="20" w:after="20"/>
            </w:pPr>
            <w:r>
              <w:rPr>
                <w:sz w:val="15"/>
                <w:szCs w:val="15"/>
              </w:rPr>
              <w:t>A–D</w:t>
            </w:r>
          </w:p>
        </w:tc>
        <w:tc>
          <w:tcPr>
            <w:tcW w:w="3046" w:type="dxa"/>
            <w:shd w:val="clear" w:color="auto" w:fill="FFFFFF"/>
            <w:tcMar>
              <w:top w:w="40" w:type="dxa"/>
              <w:left w:w="80" w:type="dxa"/>
              <w:bottom w:w="40" w:type="dxa"/>
              <w:right w:w="80" w:type="dxa"/>
            </w:tcMar>
            <w:vAlign w:val="center"/>
          </w:tcPr>
          <w:p w14:paraId="65D1ADD9" w14:textId="77777777" w:rsidR="006C4FB2" w:rsidRDefault="00000000">
            <w:pPr>
              <w:spacing w:before="20" w:after="20"/>
            </w:pPr>
            <w:r>
              <w:rPr>
                <w:sz w:val="15"/>
                <w:szCs w:val="15"/>
              </w:rPr>
              <w:t>Own PIN, full amount, read the 8171 message; refuse deductions</w:t>
            </w:r>
          </w:p>
        </w:tc>
        <w:tc>
          <w:tcPr>
            <w:tcW w:w="2000" w:type="dxa"/>
            <w:shd w:val="clear" w:color="auto" w:fill="FFFFFF"/>
            <w:tcMar>
              <w:top w:w="40" w:type="dxa"/>
              <w:left w:w="80" w:type="dxa"/>
              <w:bottom w:w="40" w:type="dxa"/>
              <w:right w:w="80" w:type="dxa"/>
            </w:tcMar>
            <w:vAlign w:val="center"/>
          </w:tcPr>
          <w:p w14:paraId="380756D8" w14:textId="77777777" w:rsidR="006C4FB2" w:rsidRDefault="00000000">
            <w:pPr>
              <w:spacing w:before="20" w:after="20"/>
            </w:pPr>
            <w:r>
              <w:rPr>
                <w:sz w:val="15"/>
                <w:szCs w:val="15"/>
              </w:rPr>
              <w:t>Quiz, helpline replay</w:t>
            </w:r>
          </w:p>
        </w:tc>
      </w:tr>
      <w:tr w:rsidR="006C4FB2" w14:paraId="082ED288" w14:textId="77777777">
        <w:trPr>
          <w:cantSplit/>
        </w:trPr>
        <w:tc>
          <w:tcPr>
            <w:tcW w:w="800" w:type="dxa"/>
            <w:shd w:val="clear" w:color="auto" w:fill="F4F7FB"/>
            <w:tcMar>
              <w:top w:w="40" w:type="dxa"/>
              <w:left w:w="80" w:type="dxa"/>
              <w:bottom w:w="40" w:type="dxa"/>
              <w:right w:w="80" w:type="dxa"/>
            </w:tcMar>
            <w:vAlign w:val="center"/>
          </w:tcPr>
          <w:p w14:paraId="3F595170" w14:textId="77777777" w:rsidR="006C4FB2" w:rsidRDefault="00000000">
            <w:pPr>
              <w:spacing w:before="20" w:after="20"/>
            </w:pPr>
            <w:r>
              <w:rPr>
                <w:sz w:val="15"/>
                <w:szCs w:val="15"/>
              </w:rPr>
              <w:t>IVR-4</w:t>
            </w:r>
          </w:p>
        </w:tc>
        <w:tc>
          <w:tcPr>
            <w:tcW w:w="3000" w:type="dxa"/>
            <w:shd w:val="clear" w:color="auto" w:fill="F4F7FB"/>
            <w:tcMar>
              <w:top w:w="40" w:type="dxa"/>
              <w:left w:w="80" w:type="dxa"/>
              <w:bottom w:w="40" w:type="dxa"/>
              <w:right w:w="80" w:type="dxa"/>
            </w:tcMar>
            <w:vAlign w:val="center"/>
          </w:tcPr>
          <w:p w14:paraId="6096064F" w14:textId="77777777" w:rsidR="006C4FB2" w:rsidRDefault="00000000">
            <w:pPr>
              <w:spacing w:before="20" w:after="20"/>
            </w:pPr>
            <w:r>
              <w:rPr>
                <w:sz w:val="15"/>
                <w:szCs w:val="15"/>
              </w:rPr>
              <w:t>Payment is coming · T−3 days</w:t>
            </w:r>
          </w:p>
        </w:tc>
        <w:tc>
          <w:tcPr>
            <w:tcW w:w="900" w:type="dxa"/>
            <w:shd w:val="clear" w:color="auto" w:fill="F4F7FB"/>
            <w:tcMar>
              <w:top w:w="40" w:type="dxa"/>
              <w:left w:w="80" w:type="dxa"/>
              <w:bottom w:w="40" w:type="dxa"/>
              <w:right w:w="80" w:type="dxa"/>
            </w:tcMar>
            <w:vAlign w:val="center"/>
          </w:tcPr>
          <w:p w14:paraId="767CEF9E" w14:textId="77777777" w:rsidR="006C4FB2" w:rsidRDefault="00000000">
            <w:pPr>
              <w:spacing w:before="20" w:after="20"/>
            </w:pPr>
            <w:r>
              <w:rPr>
                <w:sz w:val="15"/>
                <w:szCs w:val="15"/>
              </w:rPr>
              <w:t>A–D</w:t>
            </w:r>
          </w:p>
        </w:tc>
        <w:tc>
          <w:tcPr>
            <w:tcW w:w="3046" w:type="dxa"/>
            <w:shd w:val="clear" w:color="auto" w:fill="F4F7FB"/>
            <w:tcMar>
              <w:top w:w="40" w:type="dxa"/>
              <w:left w:w="80" w:type="dxa"/>
              <w:bottom w:w="40" w:type="dxa"/>
              <w:right w:w="80" w:type="dxa"/>
            </w:tcMar>
            <w:vAlign w:val="center"/>
          </w:tcPr>
          <w:p w14:paraId="32018852" w14:textId="77777777" w:rsidR="006C4FB2" w:rsidRDefault="00000000">
            <w:pPr>
              <w:spacing w:before="20" w:after="20"/>
            </w:pPr>
            <w:r>
              <w:rPr>
                <w:sz w:val="15"/>
                <w:szCs w:val="15"/>
              </w:rPr>
              <w:t>Wait for the 8171 message; know where help is</w:t>
            </w:r>
          </w:p>
        </w:tc>
        <w:tc>
          <w:tcPr>
            <w:tcW w:w="2000" w:type="dxa"/>
            <w:shd w:val="clear" w:color="auto" w:fill="F4F7FB"/>
            <w:tcMar>
              <w:top w:w="40" w:type="dxa"/>
              <w:left w:w="80" w:type="dxa"/>
              <w:bottom w:w="40" w:type="dxa"/>
              <w:right w:w="80" w:type="dxa"/>
            </w:tcMar>
            <w:vAlign w:val="center"/>
          </w:tcPr>
          <w:p w14:paraId="7FD7784B" w14:textId="77777777" w:rsidR="006C4FB2" w:rsidRDefault="00000000">
            <w:pPr>
              <w:spacing w:before="20" w:after="20"/>
            </w:pPr>
            <w:r>
              <w:rPr>
                <w:sz w:val="15"/>
                <w:szCs w:val="15"/>
              </w:rPr>
              <w:t>Help-request callbacks</w:t>
            </w:r>
          </w:p>
        </w:tc>
      </w:tr>
      <w:tr w:rsidR="006C4FB2" w14:paraId="4E690A74" w14:textId="77777777">
        <w:trPr>
          <w:cantSplit/>
        </w:trPr>
        <w:tc>
          <w:tcPr>
            <w:tcW w:w="800" w:type="dxa"/>
            <w:shd w:val="clear" w:color="auto" w:fill="FFFFFF"/>
            <w:tcMar>
              <w:top w:w="40" w:type="dxa"/>
              <w:left w:w="80" w:type="dxa"/>
              <w:bottom w:w="40" w:type="dxa"/>
              <w:right w:w="80" w:type="dxa"/>
            </w:tcMar>
            <w:vAlign w:val="center"/>
          </w:tcPr>
          <w:p w14:paraId="074F537F" w14:textId="77777777" w:rsidR="006C4FB2" w:rsidRDefault="00000000">
            <w:pPr>
              <w:spacing w:before="20" w:after="20"/>
            </w:pPr>
            <w:r>
              <w:rPr>
                <w:sz w:val="15"/>
                <w:szCs w:val="15"/>
              </w:rPr>
              <w:t>IVR-5</w:t>
            </w:r>
          </w:p>
        </w:tc>
        <w:tc>
          <w:tcPr>
            <w:tcW w:w="3000" w:type="dxa"/>
            <w:shd w:val="clear" w:color="auto" w:fill="FFFFFF"/>
            <w:tcMar>
              <w:top w:w="40" w:type="dxa"/>
              <w:left w:w="80" w:type="dxa"/>
              <w:bottom w:w="40" w:type="dxa"/>
              <w:right w:w="80" w:type="dxa"/>
            </w:tcMar>
            <w:vAlign w:val="center"/>
          </w:tcPr>
          <w:p w14:paraId="0942E96F" w14:textId="77777777" w:rsidR="006C4FB2" w:rsidRDefault="00000000">
            <w:pPr>
              <w:spacing w:before="20" w:after="20"/>
            </w:pPr>
            <w:r>
              <w:rPr>
                <w:sz w:val="15"/>
                <w:szCs w:val="15"/>
              </w:rPr>
              <w:t>Did you receive your full amount? · T+7 days</w:t>
            </w:r>
          </w:p>
        </w:tc>
        <w:tc>
          <w:tcPr>
            <w:tcW w:w="900" w:type="dxa"/>
            <w:shd w:val="clear" w:color="auto" w:fill="FFFFFF"/>
            <w:tcMar>
              <w:top w:w="40" w:type="dxa"/>
              <w:left w:w="80" w:type="dxa"/>
              <w:bottom w:w="40" w:type="dxa"/>
              <w:right w:w="80" w:type="dxa"/>
            </w:tcMar>
            <w:vAlign w:val="center"/>
          </w:tcPr>
          <w:p w14:paraId="670206F0" w14:textId="77777777" w:rsidR="006C4FB2" w:rsidRDefault="00000000">
            <w:pPr>
              <w:spacing w:before="20" w:after="20"/>
            </w:pPr>
            <w:r>
              <w:rPr>
                <w:sz w:val="15"/>
                <w:szCs w:val="15"/>
              </w:rPr>
              <w:t>A–D</w:t>
            </w:r>
          </w:p>
        </w:tc>
        <w:tc>
          <w:tcPr>
            <w:tcW w:w="3046" w:type="dxa"/>
            <w:shd w:val="clear" w:color="auto" w:fill="FFFFFF"/>
            <w:tcMar>
              <w:top w:w="40" w:type="dxa"/>
              <w:left w:w="80" w:type="dxa"/>
              <w:bottom w:w="40" w:type="dxa"/>
              <w:right w:w="80" w:type="dxa"/>
            </w:tcMar>
            <w:vAlign w:val="center"/>
          </w:tcPr>
          <w:p w14:paraId="53D10731" w14:textId="77777777" w:rsidR="006C4FB2" w:rsidRDefault="00000000">
            <w:pPr>
              <w:spacing w:before="20" w:after="20"/>
            </w:pPr>
            <w:r>
              <w:rPr>
                <w:sz w:val="15"/>
                <w:szCs w:val="15"/>
              </w:rPr>
              <w:t>Self-report and complaint registration</w:t>
            </w:r>
          </w:p>
        </w:tc>
        <w:tc>
          <w:tcPr>
            <w:tcW w:w="2000" w:type="dxa"/>
            <w:shd w:val="clear" w:color="auto" w:fill="FFFFFF"/>
            <w:tcMar>
              <w:top w:w="40" w:type="dxa"/>
              <w:left w:w="80" w:type="dxa"/>
              <w:bottom w:w="40" w:type="dxa"/>
              <w:right w:w="80" w:type="dxa"/>
            </w:tcMar>
            <w:vAlign w:val="center"/>
          </w:tcPr>
          <w:p w14:paraId="150DD31F" w14:textId="77777777" w:rsidR="006C4FB2" w:rsidRDefault="00000000">
            <w:pPr>
              <w:spacing w:before="20" w:after="20"/>
            </w:pPr>
            <w:r>
              <w:rPr>
                <w:sz w:val="15"/>
                <w:szCs w:val="15"/>
              </w:rPr>
              <w:t>Outcome indicators, GRM tickets</w:t>
            </w:r>
          </w:p>
        </w:tc>
      </w:tr>
      <w:tr w:rsidR="006C4FB2" w14:paraId="5DA5E7CA" w14:textId="77777777">
        <w:trPr>
          <w:cantSplit/>
        </w:trPr>
        <w:tc>
          <w:tcPr>
            <w:tcW w:w="800" w:type="dxa"/>
            <w:shd w:val="clear" w:color="auto" w:fill="F4F7FB"/>
            <w:tcMar>
              <w:top w:w="40" w:type="dxa"/>
              <w:left w:w="80" w:type="dxa"/>
              <w:bottom w:w="40" w:type="dxa"/>
              <w:right w:w="80" w:type="dxa"/>
            </w:tcMar>
            <w:vAlign w:val="center"/>
          </w:tcPr>
          <w:p w14:paraId="2EC2D4D7" w14:textId="77777777" w:rsidR="006C4FB2" w:rsidRDefault="00000000">
            <w:pPr>
              <w:spacing w:before="20" w:after="20"/>
            </w:pPr>
            <w:r>
              <w:rPr>
                <w:sz w:val="15"/>
                <w:szCs w:val="15"/>
              </w:rPr>
              <w:t>IVR-6</w:t>
            </w:r>
          </w:p>
        </w:tc>
        <w:tc>
          <w:tcPr>
            <w:tcW w:w="3000" w:type="dxa"/>
            <w:shd w:val="clear" w:color="auto" w:fill="F4F7FB"/>
            <w:tcMar>
              <w:top w:w="40" w:type="dxa"/>
              <w:left w:w="80" w:type="dxa"/>
              <w:bottom w:w="40" w:type="dxa"/>
              <w:right w:w="80" w:type="dxa"/>
            </w:tcMar>
            <w:vAlign w:val="center"/>
          </w:tcPr>
          <w:p w14:paraId="036C07A3" w14:textId="77777777" w:rsidR="006C4FB2" w:rsidRDefault="00000000">
            <w:pPr>
              <w:spacing w:before="20" w:after="20"/>
            </w:pPr>
            <w:r>
              <w:rPr>
                <w:sz w:val="15"/>
                <w:szCs w:val="15"/>
              </w:rPr>
              <w:t>Missed-call helpline · always on</w:t>
            </w:r>
          </w:p>
        </w:tc>
        <w:tc>
          <w:tcPr>
            <w:tcW w:w="900" w:type="dxa"/>
            <w:shd w:val="clear" w:color="auto" w:fill="F4F7FB"/>
            <w:tcMar>
              <w:top w:w="40" w:type="dxa"/>
              <w:left w:w="80" w:type="dxa"/>
              <w:bottom w:w="40" w:type="dxa"/>
              <w:right w:w="80" w:type="dxa"/>
            </w:tcMar>
            <w:vAlign w:val="center"/>
          </w:tcPr>
          <w:p w14:paraId="626DAF49" w14:textId="77777777" w:rsidR="006C4FB2" w:rsidRDefault="00000000">
            <w:pPr>
              <w:spacing w:before="20" w:after="20"/>
            </w:pPr>
            <w:r>
              <w:rPr>
                <w:sz w:val="15"/>
                <w:szCs w:val="15"/>
              </w:rPr>
              <w:t>All</w:t>
            </w:r>
          </w:p>
        </w:tc>
        <w:tc>
          <w:tcPr>
            <w:tcW w:w="3046" w:type="dxa"/>
            <w:shd w:val="clear" w:color="auto" w:fill="F4F7FB"/>
            <w:tcMar>
              <w:top w:w="40" w:type="dxa"/>
              <w:left w:w="80" w:type="dxa"/>
              <w:bottom w:w="40" w:type="dxa"/>
              <w:right w:w="80" w:type="dxa"/>
            </w:tcMar>
            <w:vAlign w:val="center"/>
          </w:tcPr>
          <w:p w14:paraId="24EA70C4" w14:textId="77777777" w:rsidR="006C4FB2" w:rsidRDefault="00000000">
            <w:pPr>
              <w:spacing w:before="20" w:after="20"/>
            </w:pPr>
            <w:r>
              <w:rPr>
                <w:sz w:val="15"/>
                <w:szCs w:val="15"/>
              </w:rPr>
              <w:t>Replay lessons, balance-check help, report fraud</w:t>
            </w:r>
          </w:p>
        </w:tc>
        <w:tc>
          <w:tcPr>
            <w:tcW w:w="2000" w:type="dxa"/>
            <w:shd w:val="clear" w:color="auto" w:fill="F4F7FB"/>
            <w:tcMar>
              <w:top w:w="40" w:type="dxa"/>
              <w:left w:w="80" w:type="dxa"/>
              <w:bottom w:w="40" w:type="dxa"/>
              <w:right w:w="80" w:type="dxa"/>
            </w:tcMar>
            <w:vAlign w:val="center"/>
          </w:tcPr>
          <w:p w14:paraId="50F4E299" w14:textId="77777777" w:rsidR="006C4FB2" w:rsidRDefault="00000000">
            <w:pPr>
              <w:spacing w:before="20" w:after="20"/>
            </w:pPr>
            <w:r>
              <w:rPr>
                <w:sz w:val="15"/>
                <w:szCs w:val="15"/>
              </w:rPr>
              <w:t>Inbound demand by topic</w:t>
            </w:r>
          </w:p>
        </w:tc>
      </w:tr>
      <w:tr w:rsidR="006C4FB2" w14:paraId="232D98EC" w14:textId="77777777">
        <w:trPr>
          <w:cantSplit/>
        </w:trPr>
        <w:tc>
          <w:tcPr>
            <w:tcW w:w="800" w:type="dxa"/>
            <w:shd w:val="clear" w:color="auto" w:fill="FFFFFF"/>
            <w:tcMar>
              <w:top w:w="40" w:type="dxa"/>
              <w:left w:w="80" w:type="dxa"/>
              <w:bottom w:w="40" w:type="dxa"/>
              <w:right w:w="80" w:type="dxa"/>
            </w:tcMar>
            <w:vAlign w:val="center"/>
          </w:tcPr>
          <w:p w14:paraId="40BA12EA" w14:textId="77777777" w:rsidR="006C4FB2" w:rsidRDefault="00000000">
            <w:pPr>
              <w:spacing w:before="20" w:after="20"/>
            </w:pPr>
            <w:r>
              <w:rPr>
                <w:sz w:val="15"/>
                <w:szCs w:val="15"/>
              </w:rPr>
              <w:t>IVR-7 to 9</w:t>
            </w:r>
          </w:p>
        </w:tc>
        <w:tc>
          <w:tcPr>
            <w:tcW w:w="3000" w:type="dxa"/>
            <w:shd w:val="clear" w:color="auto" w:fill="FFFFFF"/>
            <w:tcMar>
              <w:top w:w="40" w:type="dxa"/>
              <w:left w:w="80" w:type="dxa"/>
              <w:bottom w:w="40" w:type="dxa"/>
              <w:right w:w="80" w:type="dxa"/>
            </w:tcMar>
            <w:vAlign w:val="center"/>
          </w:tcPr>
          <w:p w14:paraId="3D746F61" w14:textId="77777777" w:rsidR="006C4FB2" w:rsidRDefault="00000000">
            <w:pPr>
              <w:spacing w:before="20" w:after="20"/>
            </w:pPr>
            <w:r>
              <w:rPr>
                <w:sz w:val="15"/>
                <w:szCs w:val="15"/>
              </w:rPr>
              <w:t>Sending money and paying bills; saving in the wallet; my money, my decision</w:t>
            </w:r>
          </w:p>
        </w:tc>
        <w:tc>
          <w:tcPr>
            <w:tcW w:w="900" w:type="dxa"/>
            <w:shd w:val="clear" w:color="auto" w:fill="FFFFFF"/>
            <w:tcMar>
              <w:top w:w="40" w:type="dxa"/>
              <w:left w:w="80" w:type="dxa"/>
              <w:bottom w:w="40" w:type="dxa"/>
              <w:right w:w="80" w:type="dxa"/>
            </w:tcMar>
            <w:vAlign w:val="center"/>
          </w:tcPr>
          <w:p w14:paraId="36E1A3F2" w14:textId="77777777" w:rsidR="006C4FB2" w:rsidRDefault="00000000">
            <w:pPr>
              <w:spacing w:before="20" w:after="20"/>
            </w:pPr>
            <w:r>
              <w:rPr>
                <w:sz w:val="15"/>
                <w:szCs w:val="15"/>
              </w:rPr>
              <w:t>A–D</w:t>
            </w:r>
          </w:p>
        </w:tc>
        <w:tc>
          <w:tcPr>
            <w:tcW w:w="3046" w:type="dxa"/>
            <w:shd w:val="clear" w:color="auto" w:fill="FFFFFF"/>
            <w:tcMar>
              <w:top w:w="40" w:type="dxa"/>
              <w:left w:w="80" w:type="dxa"/>
              <w:bottom w:w="40" w:type="dxa"/>
              <w:right w:w="80" w:type="dxa"/>
            </w:tcMar>
            <w:vAlign w:val="center"/>
          </w:tcPr>
          <w:p w14:paraId="095B4E3D" w14:textId="77777777" w:rsidR="006C4FB2" w:rsidRDefault="00000000">
            <w:pPr>
              <w:spacing w:before="20" w:after="20"/>
            </w:pPr>
            <w:r>
              <w:rPr>
                <w:sz w:val="15"/>
                <w:szCs w:val="15"/>
              </w:rPr>
              <w:t>Use cases beyond cash-out; women’s control of their account</w:t>
            </w:r>
          </w:p>
        </w:tc>
        <w:tc>
          <w:tcPr>
            <w:tcW w:w="2000" w:type="dxa"/>
            <w:shd w:val="clear" w:color="auto" w:fill="FFFFFF"/>
            <w:tcMar>
              <w:top w:w="40" w:type="dxa"/>
              <w:left w:w="80" w:type="dxa"/>
              <w:bottom w:w="40" w:type="dxa"/>
              <w:right w:w="80" w:type="dxa"/>
            </w:tcMar>
            <w:vAlign w:val="center"/>
          </w:tcPr>
          <w:p w14:paraId="0ED52D0A" w14:textId="77777777" w:rsidR="006C4FB2" w:rsidRDefault="00000000">
            <w:pPr>
              <w:spacing w:before="20" w:after="20"/>
            </w:pPr>
            <w:r>
              <w:rPr>
                <w:sz w:val="15"/>
                <w:szCs w:val="15"/>
              </w:rPr>
              <w:t>Quiz, self-reported use</w:t>
            </w:r>
          </w:p>
        </w:tc>
      </w:tr>
    </w:tbl>
    <w:p w14:paraId="275069BB" w14:textId="77777777" w:rsidR="006C4FB2" w:rsidRDefault="00000000">
      <w:pPr>
        <w:keepNext/>
        <w:spacing w:after="100" w:line="264" w:lineRule="auto"/>
        <w:jc w:val="both"/>
      </w:pPr>
      <w:r>
        <w:rPr>
          <w:b/>
          <w:bCs/>
        </w:rPr>
        <w:t>Sample: IVR-3, “Three checks at the counter”</w:t>
      </w:r>
      <w:r>
        <w:t xml:space="preserve"> (Urdu master; English rendering in Annex A).</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900"/>
        <w:gridCol w:w="6346"/>
        <w:gridCol w:w="2500"/>
      </w:tblGrid>
      <w:tr w:rsidR="006C4FB2" w14:paraId="14C1EBEE" w14:textId="77777777">
        <w:trPr>
          <w:cantSplit/>
          <w:tblHeader/>
        </w:trPr>
        <w:tc>
          <w:tcPr>
            <w:tcW w:w="900" w:type="dxa"/>
            <w:shd w:val="clear" w:color="auto" w:fill="1F3864"/>
            <w:tcMar>
              <w:top w:w="50" w:type="dxa"/>
              <w:left w:w="80" w:type="dxa"/>
              <w:bottom w:w="50" w:type="dxa"/>
              <w:right w:w="80" w:type="dxa"/>
            </w:tcMar>
            <w:vAlign w:val="center"/>
          </w:tcPr>
          <w:p w14:paraId="52F4F629" w14:textId="77777777" w:rsidR="006C4FB2" w:rsidRDefault="00000000">
            <w:pPr>
              <w:spacing w:before="20" w:after="20"/>
            </w:pPr>
            <w:r>
              <w:rPr>
                <w:b/>
                <w:bCs/>
                <w:color w:val="FFFFFF"/>
                <w:sz w:val="15"/>
                <w:szCs w:val="15"/>
              </w:rPr>
              <w:t>Node</w:t>
            </w:r>
          </w:p>
        </w:tc>
        <w:tc>
          <w:tcPr>
            <w:tcW w:w="6346" w:type="dxa"/>
            <w:shd w:val="clear" w:color="auto" w:fill="1F3864"/>
            <w:tcMar>
              <w:top w:w="50" w:type="dxa"/>
              <w:left w:w="80" w:type="dxa"/>
              <w:bottom w:w="50" w:type="dxa"/>
              <w:right w:w="80" w:type="dxa"/>
            </w:tcMar>
            <w:vAlign w:val="center"/>
          </w:tcPr>
          <w:p w14:paraId="1A946AD3" w14:textId="77777777" w:rsidR="006C4FB2" w:rsidRDefault="00000000">
            <w:pPr>
              <w:spacing w:before="20" w:after="20"/>
            </w:pPr>
            <w:r>
              <w:rPr>
                <w:b/>
                <w:bCs/>
                <w:color w:val="FFFFFF"/>
                <w:sz w:val="15"/>
                <w:szCs w:val="15"/>
              </w:rPr>
              <w:t>Prompt (Urdu)</w:t>
            </w:r>
          </w:p>
        </w:tc>
        <w:tc>
          <w:tcPr>
            <w:tcW w:w="2500" w:type="dxa"/>
            <w:shd w:val="clear" w:color="auto" w:fill="1F3864"/>
            <w:tcMar>
              <w:top w:w="50" w:type="dxa"/>
              <w:left w:w="80" w:type="dxa"/>
              <w:bottom w:w="50" w:type="dxa"/>
              <w:right w:w="80" w:type="dxa"/>
            </w:tcMar>
            <w:vAlign w:val="center"/>
          </w:tcPr>
          <w:p w14:paraId="4AD2D1A8" w14:textId="77777777" w:rsidR="006C4FB2" w:rsidRDefault="00000000">
            <w:pPr>
              <w:spacing w:before="20" w:after="20"/>
            </w:pPr>
            <w:r>
              <w:rPr>
                <w:b/>
                <w:bCs/>
                <w:color w:val="FFFFFF"/>
                <w:sz w:val="15"/>
                <w:szCs w:val="15"/>
              </w:rPr>
              <w:t>Logic</w:t>
            </w:r>
          </w:p>
        </w:tc>
      </w:tr>
      <w:tr w:rsidR="006C4FB2" w14:paraId="3094D397" w14:textId="77777777">
        <w:trPr>
          <w:cantSplit/>
        </w:trPr>
        <w:tc>
          <w:tcPr>
            <w:tcW w:w="900" w:type="dxa"/>
            <w:shd w:val="clear" w:color="auto" w:fill="FFFFFF"/>
            <w:tcMar>
              <w:top w:w="40" w:type="dxa"/>
              <w:left w:w="80" w:type="dxa"/>
              <w:bottom w:w="40" w:type="dxa"/>
              <w:right w:w="80" w:type="dxa"/>
            </w:tcMar>
            <w:vAlign w:val="center"/>
          </w:tcPr>
          <w:p w14:paraId="6E84D164" w14:textId="77777777" w:rsidR="006C4FB2" w:rsidRDefault="00000000">
            <w:pPr>
              <w:spacing w:before="20" w:after="20"/>
            </w:pPr>
            <w:r>
              <w:rPr>
                <w:sz w:val="15"/>
                <w:szCs w:val="15"/>
              </w:rPr>
              <w:t>Drama</w:t>
            </w:r>
          </w:p>
        </w:tc>
        <w:tc>
          <w:tcPr>
            <w:tcW w:w="6346" w:type="dxa"/>
            <w:shd w:val="clear" w:color="auto" w:fill="FFFFFF"/>
            <w:tcMar>
              <w:top w:w="40" w:type="dxa"/>
              <w:left w:w="80" w:type="dxa"/>
              <w:bottom w:w="40" w:type="dxa"/>
              <w:right w:w="80" w:type="dxa"/>
            </w:tcMar>
            <w:vAlign w:val="center"/>
          </w:tcPr>
          <w:p w14:paraId="7861D18D" w14:textId="77777777" w:rsidR="006C4FB2" w:rsidRDefault="00000000">
            <w:pPr>
              <w:bidi/>
              <w:spacing w:before="20" w:after="20" w:line="276" w:lineRule="auto"/>
            </w:pP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باجی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قسط آ </w:t>
            </w:r>
            <w:proofErr w:type="spellStart"/>
            <w:r>
              <w:rPr>
                <w:rFonts w:ascii="Arial" w:eastAsia="Arial" w:hAnsi="Arial" w:cs="Arial"/>
                <w:sz w:val="20"/>
                <w:szCs w:val="20"/>
                <w:rtl/>
              </w:rPr>
              <w:t>گئی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پانچ</w:t>
            </w:r>
            <w:proofErr w:type="spellEnd"/>
            <w:r>
              <w:rPr>
                <w:rFonts w:ascii="Arial" w:eastAsia="Arial" w:hAnsi="Arial" w:cs="Arial"/>
                <w:sz w:val="20"/>
                <w:szCs w:val="20"/>
                <w:rtl/>
              </w:rPr>
              <w:t xml:space="preserve"> سو </w:t>
            </w:r>
            <w:proofErr w:type="spellStart"/>
            <w:r>
              <w:rPr>
                <w:rFonts w:ascii="Arial" w:eastAsia="Arial" w:hAnsi="Arial" w:cs="Arial"/>
                <w:sz w:val="20"/>
                <w:szCs w:val="20"/>
                <w:rtl/>
              </w:rPr>
              <w:t>روپے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گے</w:t>
            </w:r>
            <w:proofErr w:type="spellEnd"/>
            <w:r>
              <w:rPr>
                <w:rFonts w:ascii="Arial" w:eastAsia="Arial" w:hAnsi="Arial" w:cs="Arial"/>
                <w:sz w:val="20"/>
                <w:szCs w:val="20"/>
                <w:rtl/>
              </w:rPr>
              <w:t xml:space="preserve">۔ خاتون: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بھائی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سرکاری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اس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لگاؤں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لوں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w:t>
            </w:r>
          </w:p>
        </w:tc>
        <w:tc>
          <w:tcPr>
            <w:tcW w:w="2500" w:type="dxa"/>
            <w:shd w:val="clear" w:color="auto" w:fill="FFFFFF"/>
            <w:tcMar>
              <w:top w:w="40" w:type="dxa"/>
              <w:left w:w="80" w:type="dxa"/>
              <w:bottom w:w="40" w:type="dxa"/>
              <w:right w:w="80" w:type="dxa"/>
            </w:tcMar>
            <w:vAlign w:val="center"/>
          </w:tcPr>
          <w:p w14:paraId="5BB10189" w14:textId="77777777" w:rsidR="006C4FB2" w:rsidRDefault="00000000">
            <w:pPr>
              <w:spacing w:before="20" w:after="20"/>
            </w:pPr>
            <w:r>
              <w:rPr>
                <w:sz w:val="15"/>
                <w:szCs w:val="15"/>
              </w:rPr>
              <w:t>45 seconds; two female and one male voice</w:t>
            </w:r>
          </w:p>
        </w:tc>
      </w:tr>
      <w:tr w:rsidR="006C4FB2" w14:paraId="23E03F61" w14:textId="77777777">
        <w:trPr>
          <w:cantSplit/>
        </w:trPr>
        <w:tc>
          <w:tcPr>
            <w:tcW w:w="900" w:type="dxa"/>
            <w:shd w:val="clear" w:color="auto" w:fill="F4F7FB"/>
            <w:tcMar>
              <w:top w:w="40" w:type="dxa"/>
              <w:left w:w="80" w:type="dxa"/>
              <w:bottom w:w="40" w:type="dxa"/>
              <w:right w:w="80" w:type="dxa"/>
            </w:tcMar>
            <w:vAlign w:val="center"/>
          </w:tcPr>
          <w:p w14:paraId="58861422" w14:textId="77777777" w:rsidR="006C4FB2" w:rsidRDefault="00000000">
            <w:pPr>
              <w:spacing w:before="20" w:after="20"/>
            </w:pPr>
            <w:r>
              <w:rPr>
                <w:sz w:val="15"/>
                <w:szCs w:val="15"/>
              </w:rPr>
              <w:t>Rule</w:t>
            </w:r>
          </w:p>
        </w:tc>
        <w:tc>
          <w:tcPr>
            <w:tcW w:w="6346" w:type="dxa"/>
            <w:shd w:val="clear" w:color="auto" w:fill="F4F7FB"/>
            <w:tcMar>
              <w:top w:w="40" w:type="dxa"/>
              <w:left w:w="80" w:type="dxa"/>
              <w:bottom w:w="40" w:type="dxa"/>
              <w:right w:w="80" w:type="dxa"/>
            </w:tcMar>
            <w:vAlign w:val="center"/>
          </w:tcPr>
          <w:p w14:paraId="2ABF32BF" w14:textId="77777777" w:rsidR="006C4FB2" w:rsidRDefault="00000000">
            <w:pPr>
              <w:bidi/>
              <w:spacing w:before="20" w:after="20" w:line="276" w:lineRule="auto"/>
            </w:pPr>
            <w:r>
              <w:rPr>
                <w:rFonts w:ascii="Arial" w:eastAsia="Arial" w:hAnsi="Arial" w:cs="Arial"/>
                <w:sz w:val="20"/>
                <w:szCs w:val="20"/>
                <w:rtl/>
              </w:rPr>
              <w:t xml:space="preserve">رقم </w:t>
            </w:r>
            <w:proofErr w:type="spellStart"/>
            <w:r>
              <w:rPr>
                <w:rFonts w:ascii="Arial" w:eastAsia="Arial" w:hAnsi="Arial" w:cs="Arial"/>
                <w:sz w:val="20"/>
                <w:szCs w:val="20"/>
                <w:rtl/>
              </w:rPr>
              <w:t>نکلواتے</w:t>
            </w:r>
            <w:proofErr w:type="spellEnd"/>
            <w:r>
              <w:rPr>
                <w:rFonts w:ascii="Arial" w:eastAsia="Arial" w:hAnsi="Arial" w:cs="Arial"/>
                <w:sz w:val="20"/>
                <w:szCs w:val="20"/>
                <w:rtl/>
              </w:rPr>
              <w:t xml:space="preserve"> وقت </w:t>
            </w:r>
            <w:proofErr w:type="spellStart"/>
            <w:r>
              <w:rPr>
                <w:rFonts w:ascii="Arial" w:eastAsia="Arial" w:hAnsi="Arial" w:cs="Arial"/>
                <w:sz w:val="20"/>
                <w:szCs w:val="20"/>
                <w:rtl/>
              </w:rPr>
              <w:t>تین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باتیں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گن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لیں</w:t>
            </w:r>
            <w:proofErr w:type="spellEnd"/>
            <w:r>
              <w:rPr>
                <w:rFonts w:ascii="Arial" w:eastAsia="Arial" w:hAnsi="Arial" w:cs="Arial"/>
                <w:sz w:val="20"/>
                <w:szCs w:val="20"/>
                <w:rtl/>
              </w:rPr>
              <w:t xml:space="preserve">، اور فون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آنے</w:t>
            </w:r>
            <w:proofErr w:type="spellEnd"/>
            <w:r>
              <w:rPr>
                <w:rFonts w:ascii="Arial" w:eastAsia="Arial" w:hAnsi="Arial" w:cs="Arial"/>
                <w:sz w:val="20"/>
                <w:szCs w:val="20"/>
                <w:rtl/>
              </w:rPr>
              <w:t xml:space="preserve"> والا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دیکھیں</w:t>
            </w:r>
            <w:proofErr w:type="spellEnd"/>
            <w:r>
              <w:rPr>
                <w:rFonts w:ascii="Arial" w:eastAsia="Arial" w:hAnsi="Arial" w:cs="Arial"/>
                <w:sz w:val="20"/>
                <w:szCs w:val="20"/>
                <w:rtl/>
              </w:rPr>
              <w:t>۔</w:t>
            </w:r>
          </w:p>
        </w:tc>
        <w:tc>
          <w:tcPr>
            <w:tcW w:w="2500" w:type="dxa"/>
            <w:shd w:val="clear" w:color="auto" w:fill="F4F7FB"/>
            <w:tcMar>
              <w:top w:w="40" w:type="dxa"/>
              <w:left w:w="80" w:type="dxa"/>
              <w:bottom w:w="40" w:type="dxa"/>
              <w:right w:w="80" w:type="dxa"/>
            </w:tcMar>
            <w:vAlign w:val="center"/>
          </w:tcPr>
          <w:p w14:paraId="040A8D6D" w14:textId="77777777" w:rsidR="006C4FB2" w:rsidRDefault="00000000">
            <w:pPr>
              <w:spacing w:before="20" w:after="20"/>
            </w:pPr>
            <w:r>
              <w:rPr>
                <w:sz w:val="15"/>
                <w:szCs w:val="15"/>
              </w:rPr>
              <w:t>Played twice</w:t>
            </w:r>
          </w:p>
        </w:tc>
      </w:tr>
      <w:tr w:rsidR="006C4FB2" w14:paraId="4A447BCC" w14:textId="77777777">
        <w:trPr>
          <w:cantSplit/>
        </w:trPr>
        <w:tc>
          <w:tcPr>
            <w:tcW w:w="900" w:type="dxa"/>
            <w:shd w:val="clear" w:color="auto" w:fill="FFFFFF"/>
            <w:tcMar>
              <w:top w:w="40" w:type="dxa"/>
              <w:left w:w="80" w:type="dxa"/>
              <w:bottom w:w="40" w:type="dxa"/>
              <w:right w:w="80" w:type="dxa"/>
            </w:tcMar>
            <w:vAlign w:val="center"/>
          </w:tcPr>
          <w:p w14:paraId="6CEC293A" w14:textId="77777777" w:rsidR="006C4FB2" w:rsidRDefault="00000000">
            <w:pPr>
              <w:spacing w:before="20" w:after="20"/>
            </w:pPr>
            <w:r>
              <w:rPr>
                <w:sz w:val="15"/>
                <w:szCs w:val="15"/>
              </w:rPr>
              <w:t>Quiz</w:t>
            </w:r>
          </w:p>
        </w:tc>
        <w:tc>
          <w:tcPr>
            <w:tcW w:w="6346" w:type="dxa"/>
            <w:shd w:val="clear" w:color="auto" w:fill="FFFFFF"/>
            <w:tcMar>
              <w:top w:w="40" w:type="dxa"/>
              <w:left w:w="80" w:type="dxa"/>
              <w:bottom w:w="40" w:type="dxa"/>
              <w:right w:w="80" w:type="dxa"/>
            </w:tcMar>
            <w:vAlign w:val="center"/>
          </w:tcPr>
          <w:p w14:paraId="3AF690BB" w14:textId="77777777" w:rsidR="006C4FB2" w:rsidRDefault="00000000">
            <w:pPr>
              <w:bidi/>
              <w:spacing w:before="20" w:after="20" w:line="276" w:lineRule="auto"/>
            </w:pPr>
            <w:proofErr w:type="spellStart"/>
            <w:r>
              <w:rPr>
                <w:rFonts w:ascii="Arial" w:eastAsia="Arial" w:hAnsi="Arial" w:cs="Arial"/>
                <w:sz w:val="20"/>
                <w:szCs w:val="20"/>
                <w:rtl/>
              </w:rPr>
              <w:t>اگر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کاٹے</w:t>
            </w:r>
            <w:proofErr w:type="spellEnd"/>
            <w:r>
              <w:rPr>
                <w:rFonts w:ascii="Arial" w:eastAsia="Arial" w:hAnsi="Arial" w:cs="Arial"/>
                <w:sz w:val="20"/>
                <w:szCs w:val="20"/>
                <w:rtl/>
              </w:rPr>
              <w:t xml:space="preserve"> تو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خاموش</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رہنے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انکار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2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2500" w:type="dxa"/>
            <w:shd w:val="clear" w:color="auto" w:fill="FFFFFF"/>
            <w:tcMar>
              <w:top w:w="40" w:type="dxa"/>
              <w:left w:w="80" w:type="dxa"/>
              <w:bottom w:w="40" w:type="dxa"/>
              <w:right w:w="80" w:type="dxa"/>
            </w:tcMar>
            <w:vAlign w:val="center"/>
          </w:tcPr>
          <w:p w14:paraId="201B16C0" w14:textId="77777777" w:rsidR="006C4FB2" w:rsidRDefault="00000000">
            <w:pPr>
              <w:spacing w:before="20" w:after="20"/>
            </w:pPr>
            <w:r>
              <w:rPr>
                <w:sz w:val="15"/>
                <w:szCs w:val="15"/>
              </w:rPr>
              <w:t>2 → praise; 1 → corrective message, ask again</w:t>
            </w:r>
          </w:p>
        </w:tc>
      </w:tr>
      <w:tr w:rsidR="006C4FB2" w14:paraId="56C54C8F" w14:textId="77777777">
        <w:trPr>
          <w:cantSplit/>
        </w:trPr>
        <w:tc>
          <w:tcPr>
            <w:tcW w:w="900" w:type="dxa"/>
            <w:shd w:val="clear" w:color="auto" w:fill="F4F7FB"/>
            <w:tcMar>
              <w:top w:w="40" w:type="dxa"/>
              <w:left w:w="80" w:type="dxa"/>
              <w:bottom w:w="40" w:type="dxa"/>
              <w:right w:w="80" w:type="dxa"/>
            </w:tcMar>
            <w:vAlign w:val="center"/>
          </w:tcPr>
          <w:p w14:paraId="404E15DB" w14:textId="77777777" w:rsidR="006C4FB2" w:rsidRDefault="00000000">
            <w:pPr>
              <w:spacing w:before="20" w:after="20"/>
            </w:pPr>
            <w:r>
              <w:rPr>
                <w:sz w:val="15"/>
                <w:szCs w:val="15"/>
              </w:rPr>
              <w:t>Help</w:t>
            </w:r>
          </w:p>
        </w:tc>
        <w:tc>
          <w:tcPr>
            <w:tcW w:w="6346" w:type="dxa"/>
            <w:shd w:val="clear" w:color="auto" w:fill="F4F7FB"/>
            <w:tcMar>
              <w:top w:w="40" w:type="dxa"/>
              <w:left w:w="80" w:type="dxa"/>
              <w:bottom w:w="40" w:type="dxa"/>
              <w:right w:w="80" w:type="dxa"/>
            </w:tcMar>
            <w:vAlign w:val="center"/>
          </w:tcPr>
          <w:p w14:paraId="0EA936BF" w14:textId="77777777" w:rsidR="006C4FB2" w:rsidRDefault="00000000">
            <w:pPr>
              <w:bidi/>
              <w:spacing w:before="20" w:after="20" w:line="276" w:lineRule="auto"/>
            </w:pP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ہیلپ</w:t>
            </w:r>
            <w:proofErr w:type="spellEnd"/>
            <w:r>
              <w:rPr>
                <w:rFonts w:ascii="Arial" w:eastAsia="Arial" w:hAnsi="Arial" w:cs="Arial"/>
                <w:sz w:val="20"/>
                <w:szCs w:val="20"/>
                <w:rtl/>
              </w:rPr>
              <w:t xml:space="preserve"> لائن}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تحصیل</w:t>
            </w:r>
            <w:proofErr w:type="spellEnd"/>
            <w:r>
              <w:rPr>
                <w:rFonts w:ascii="Arial" w:eastAsia="Arial" w:hAnsi="Arial" w:cs="Arial"/>
                <w:sz w:val="20"/>
                <w:szCs w:val="20"/>
                <w:rtl/>
              </w:rPr>
              <w:t xml:space="preserve"> دفتر </w:t>
            </w:r>
            <w:proofErr w:type="spellStart"/>
            <w:r>
              <w:rPr>
                <w:rFonts w:ascii="Arial" w:eastAsia="Arial" w:hAnsi="Arial" w:cs="Arial"/>
                <w:sz w:val="20"/>
                <w:szCs w:val="20"/>
                <w:rtl/>
              </w:rPr>
              <w:t>جائیں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نمبر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دوبارہ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سننے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5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2500" w:type="dxa"/>
            <w:shd w:val="clear" w:color="auto" w:fill="F4F7FB"/>
            <w:tcMar>
              <w:top w:w="40" w:type="dxa"/>
              <w:left w:w="80" w:type="dxa"/>
              <w:bottom w:w="40" w:type="dxa"/>
              <w:right w:w="80" w:type="dxa"/>
            </w:tcMar>
            <w:vAlign w:val="center"/>
          </w:tcPr>
          <w:p w14:paraId="0CA5FC1B" w14:textId="77777777" w:rsidR="006C4FB2" w:rsidRDefault="00000000">
            <w:pPr>
              <w:spacing w:before="20" w:after="20"/>
            </w:pPr>
            <w:r>
              <w:rPr>
                <w:sz w:val="15"/>
                <w:szCs w:val="15"/>
              </w:rPr>
              <w:t>5 → repeat; 8 → opt out</w:t>
            </w:r>
          </w:p>
        </w:tc>
      </w:tr>
    </w:tbl>
    <w:p w14:paraId="6A16DEFE" w14:textId="77777777" w:rsidR="006C4FB2" w:rsidRDefault="006C4FB2">
      <w:pPr>
        <w:spacing w:after="60"/>
      </w:pPr>
    </w:p>
    <w:p w14:paraId="0A759656"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6: </w:t>
      </w:r>
      <w:r>
        <w:rPr>
          <w:b/>
          <w:bCs/>
          <w:color w:val="1F3864"/>
          <w:sz w:val="16"/>
          <w:szCs w:val="16"/>
        </w:rPr>
        <w:t>SMS nudge sequence linked to the beneficiary journey (full Urdu text in Annex B)</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500"/>
        <w:gridCol w:w="3646"/>
        <w:gridCol w:w="4600"/>
      </w:tblGrid>
      <w:tr w:rsidR="006C4FB2" w14:paraId="67907500" w14:textId="77777777">
        <w:trPr>
          <w:cantSplit/>
          <w:tblHeader/>
        </w:trPr>
        <w:tc>
          <w:tcPr>
            <w:tcW w:w="1500" w:type="dxa"/>
            <w:shd w:val="clear" w:color="auto" w:fill="1F3864"/>
            <w:tcMar>
              <w:top w:w="50" w:type="dxa"/>
              <w:left w:w="80" w:type="dxa"/>
              <w:bottom w:w="50" w:type="dxa"/>
              <w:right w:w="80" w:type="dxa"/>
            </w:tcMar>
            <w:vAlign w:val="center"/>
          </w:tcPr>
          <w:p w14:paraId="5C150F79" w14:textId="77777777" w:rsidR="006C4FB2" w:rsidRDefault="00000000">
            <w:pPr>
              <w:spacing w:before="20" w:after="20"/>
            </w:pPr>
            <w:r>
              <w:rPr>
                <w:b/>
                <w:bCs/>
                <w:color w:val="FFFFFF"/>
                <w:sz w:val="15"/>
                <w:szCs w:val="15"/>
              </w:rPr>
              <w:t>Stage</w:t>
            </w:r>
          </w:p>
        </w:tc>
        <w:tc>
          <w:tcPr>
            <w:tcW w:w="3646" w:type="dxa"/>
            <w:shd w:val="clear" w:color="auto" w:fill="1F3864"/>
            <w:tcMar>
              <w:top w:w="50" w:type="dxa"/>
              <w:left w:w="80" w:type="dxa"/>
              <w:bottom w:w="50" w:type="dxa"/>
              <w:right w:w="80" w:type="dxa"/>
            </w:tcMar>
            <w:vAlign w:val="center"/>
          </w:tcPr>
          <w:p w14:paraId="2EFF7192" w14:textId="77777777" w:rsidR="006C4FB2" w:rsidRDefault="00000000">
            <w:pPr>
              <w:spacing w:before="20" w:after="20"/>
            </w:pPr>
            <w:r>
              <w:rPr>
                <w:b/>
                <w:bCs/>
                <w:color w:val="FFFFFF"/>
                <w:sz w:val="15"/>
                <w:szCs w:val="15"/>
              </w:rPr>
              <w:t>Codes and timing</w:t>
            </w:r>
          </w:p>
        </w:tc>
        <w:tc>
          <w:tcPr>
            <w:tcW w:w="4600" w:type="dxa"/>
            <w:shd w:val="clear" w:color="auto" w:fill="1F3864"/>
            <w:tcMar>
              <w:top w:w="50" w:type="dxa"/>
              <w:left w:w="80" w:type="dxa"/>
              <w:bottom w:w="50" w:type="dxa"/>
              <w:right w:w="80" w:type="dxa"/>
            </w:tcMar>
            <w:vAlign w:val="center"/>
          </w:tcPr>
          <w:p w14:paraId="18B4B500" w14:textId="77777777" w:rsidR="006C4FB2" w:rsidRDefault="00000000">
            <w:pPr>
              <w:spacing w:before="20" w:after="20"/>
            </w:pPr>
            <w:r>
              <w:rPr>
                <w:b/>
                <w:bCs/>
                <w:color w:val="FFFFFF"/>
                <w:sz w:val="15"/>
                <w:szCs w:val="15"/>
              </w:rPr>
              <w:t>Purpose and behavioural lever</w:t>
            </w:r>
          </w:p>
        </w:tc>
      </w:tr>
      <w:tr w:rsidR="006C4FB2" w14:paraId="36C65FE2" w14:textId="77777777">
        <w:trPr>
          <w:cantSplit/>
        </w:trPr>
        <w:tc>
          <w:tcPr>
            <w:tcW w:w="1500" w:type="dxa"/>
            <w:shd w:val="clear" w:color="auto" w:fill="FFFFFF"/>
            <w:tcMar>
              <w:top w:w="40" w:type="dxa"/>
              <w:left w:w="80" w:type="dxa"/>
              <w:bottom w:w="40" w:type="dxa"/>
              <w:right w:w="80" w:type="dxa"/>
            </w:tcMar>
            <w:vAlign w:val="center"/>
          </w:tcPr>
          <w:p w14:paraId="2BE55D17" w14:textId="77777777" w:rsidR="006C4FB2" w:rsidRDefault="00000000">
            <w:pPr>
              <w:spacing w:before="20" w:after="20"/>
            </w:pPr>
            <w:r>
              <w:rPr>
                <w:sz w:val="15"/>
                <w:szCs w:val="15"/>
              </w:rPr>
              <w:t>Mobilise</w:t>
            </w:r>
          </w:p>
        </w:tc>
        <w:tc>
          <w:tcPr>
            <w:tcW w:w="3646" w:type="dxa"/>
            <w:shd w:val="clear" w:color="auto" w:fill="FFFFFF"/>
            <w:tcMar>
              <w:top w:w="40" w:type="dxa"/>
              <w:left w:w="80" w:type="dxa"/>
              <w:bottom w:w="40" w:type="dxa"/>
              <w:right w:w="80" w:type="dxa"/>
            </w:tcMar>
            <w:vAlign w:val="center"/>
          </w:tcPr>
          <w:p w14:paraId="1930F7E6" w14:textId="77777777" w:rsidR="006C4FB2" w:rsidRDefault="00000000">
            <w:pPr>
              <w:spacing w:before="20" w:after="20"/>
            </w:pPr>
            <w:r>
              <w:rPr>
                <w:sz w:val="15"/>
                <w:szCs w:val="15"/>
              </w:rPr>
              <w:t>M1 (T−3), M2 (T−1 evening)</w:t>
            </w:r>
          </w:p>
        </w:tc>
        <w:tc>
          <w:tcPr>
            <w:tcW w:w="4600" w:type="dxa"/>
            <w:shd w:val="clear" w:color="auto" w:fill="FFFFFF"/>
            <w:tcMar>
              <w:top w:w="40" w:type="dxa"/>
              <w:left w:w="80" w:type="dxa"/>
              <w:bottom w:w="40" w:type="dxa"/>
              <w:right w:w="80" w:type="dxa"/>
            </w:tcMar>
            <w:vAlign w:val="center"/>
          </w:tcPr>
          <w:p w14:paraId="06A30368" w14:textId="77777777" w:rsidR="006C4FB2" w:rsidRDefault="00000000">
            <w:pPr>
              <w:spacing w:before="20" w:after="20"/>
            </w:pPr>
            <w:r>
              <w:rPr>
                <w:sz w:val="15"/>
                <w:szCs w:val="15"/>
              </w:rPr>
              <w:t>Invitation from a trusted sender; reminder to bring CNIC and the Benazir SIM phone; “training is free” to counter fee fears</w:t>
            </w:r>
          </w:p>
        </w:tc>
      </w:tr>
      <w:tr w:rsidR="006C4FB2" w14:paraId="611F3DBC" w14:textId="77777777">
        <w:trPr>
          <w:cantSplit/>
        </w:trPr>
        <w:tc>
          <w:tcPr>
            <w:tcW w:w="1500" w:type="dxa"/>
            <w:shd w:val="clear" w:color="auto" w:fill="F4F7FB"/>
            <w:tcMar>
              <w:top w:w="40" w:type="dxa"/>
              <w:left w:w="80" w:type="dxa"/>
              <w:bottom w:w="40" w:type="dxa"/>
              <w:right w:w="80" w:type="dxa"/>
            </w:tcMar>
            <w:vAlign w:val="center"/>
          </w:tcPr>
          <w:p w14:paraId="7359364B" w14:textId="77777777" w:rsidR="006C4FB2" w:rsidRDefault="00000000">
            <w:pPr>
              <w:spacing w:before="20" w:after="20"/>
            </w:pPr>
            <w:r>
              <w:rPr>
                <w:sz w:val="15"/>
                <w:szCs w:val="15"/>
              </w:rPr>
              <w:t>Readiness</w:t>
            </w:r>
          </w:p>
        </w:tc>
        <w:tc>
          <w:tcPr>
            <w:tcW w:w="3646" w:type="dxa"/>
            <w:shd w:val="clear" w:color="auto" w:fill="F4F7FB"/>
            <w:tcMar>
              <w:top w:w="40" w:type="dxa"/>
              <w:left w:w="80" w:type="dxa"/>
              <w:bottom w:w="40" w:type="dxa"/>
              <w:right w:w="80" w:type="dxa"/>
            </w:tcMar>
            <w:vAlign w:val="center"/>
          </w:tcPr>
          <w:p w14:paraId="4084C93E" w14:textId="77777777" w:rsidR="006C4FB2" w:rsidRDefault="00000000">
            <w:pPr>
              <w:spacing w:before="20" w:after="20"/>
            </w:pPr>
            <w:r>
              <w:rPr>
                <w:sz w:val="15"/>
                <w:szCs w:val="15"/>
              </w:rPr>
              <w:t>R1 (Day 0, within 2 hours) · R2 (Day 2) · R3 (Day 5) · R4 (Day 9) · R5 (Day 14) · R6 (3 days before Session B)</w:t>
            </w:r>
          </w:p>
        </w:tc>
        <w:tc>
          <w:tcPr>
            <w:tcW w:w="4600" w:type="dxa"/>
            <w:shd w:val="clear" w:color="auto" w:fill="F4F7FB"/>
            <w:tcMar>
              <w:top w:w="40" w:type="dxa"/>
              <w:left w:w="80" w:type="dxa"/>
              <w:bottom w:w="40" w:type="dxa"/>
              <w:right w:w="80" w:type="dxa"/>
            </w:tcMar>
            <w:vAlign w:val="center"/>
          </w:tcPr>
          <w:p w14:paraId="41291BE0" w14:textId="77777777" w:rsidR="006C4FB2" w:rsidRDefault="00000000">
            <w:pPr>
              <w:spacing w:before="20" w:after="20"/>
            </w:pPr>
            <w:r>
              <w:rPr>
                <w:sz w:val="15"/>
                <w:szCs w:val="15"/>
              </w:rPr>
              <w:t>Salience of the SIM/PIN rule; 8171 as the only genuine sender; first self-performed balance check with a bank-specific USSD code; scam-call script; SIM activity; commitment to return</w:t>
            </w:r>
          </w:p>
        </w:tc>
      </w:tr>
      <w:tr w:rsidR="006C4FB2" w14:paraId="3D2680F2" w14:textId="77777777">
        <w:trPr>
          <w:cantSplit/>
        </w:trPr>
        <w:tc>
          <w:tcPr>
            <w:tcW w:w="1500" w:type="dxa"/>
            <w:shd w:val="clear" w:color="auto" w:fill="FFFFFF"/>
            <w:tcMar>
              <w:top w:w="40" w:type="dxa"/>
              <w:left w:w="80" w:type="dxa"/>
              <w:bottom w:w="40" w:type="dxa"/>
              <w:right w:w="80" w:type="dxa"/>
            </w:tcMar>
            <w:vAlign w:val="center"/>
          </w:tcPr>
          <w:p w14:paraId="06903B94" w14:textId="77777777" w:rsidR="006C4FB2" w:rsidRDefault="00000000">
            <w:pPr>
              <w:spacing w:before="20" w:after="20"/>
            </w:pPr>
            <w:r>
              <w:rPr>
                <w:sz w:val="15"/>
                <w:szCs w:val="15"/>
              </w:rPr>
              <w:t>Capability</w:t>
            </w:r>
          </w:p>
        </w:tc>
        <w:tc>
          <w:tcPr>
            <w:tcW w:w="3646" w:type="dxa"/>
            <w:shd w:val="clear" w:color="auto" w:fill="FFFFFF"/>
            <w:tcMar>
              <w:top w:w="40" w:type="dxa"/>
              <w:left w:w="80" w:type="dxa"/>
              <w:bottom w:w="40" w:type="dxa"/>
              <w:right w:w="80" w:type="dxa"/>
            </w:tcMar>
            <w:vAlign w:val="center"/>
          </w:tcPr>
          <w:p w14:paraId="664A4DEB" w14:textId="77777777" w:rsidR="006C4FB2" w:rsidRDefault="00000000">
            <w:pPr>
              <w:spacing w:before="20" w:after="20"/>
            </w:pPr>
            <w:r>
              <w:rPr>
                <w:sz w:val="15"/>
                <w:szCs w:val="15"/>
              </w:rPr>
              <w:t>C1 (Day 0) · C2 (Day 3) · C3 (Day 7) · C4 (Day 12)</w:t>
            </w:r>
          </w:p>
        </w:tc>
        <w:tc>
          <w:tcPr>
            <w:tcW w:w="4600" w:type="dxa"/>
            <w:shd w:val="clear" w:color="auto" w:fill="FFFFFF"/>
            <w:tcMar>
              <w:top w:w="40" w:type="dxa"/>
              <w:left w:w="80" w:type="dxa"/>
              <w:bottom w:w="40" w:type="dxa"/>
              <w:right w:w="80" w:type="dxa"/>
            </w:tcMar>
            <w:vAlign w:val="center"/>
          </w:tcPr>
          <w:p w14:paraId="4B9C1034" w14:textId="77777777" w:rsidR="006C4FB2" w:rsidRDefault="00000000">
            <w:pPr>
              <w:spacing w:before="20" w:after="20"/>
            </w:pPr>
            <w:r>
              <w:rPr>
                <w:sz w:val="15"/>
                <w:szCs w:val="15"/>
              </w:rPr>
              <w:t>Reinforce the three counter checks; zero-deduction rule with helpline; safe transfers; small savings left in the wallet</w:t>
            </w:r>
          </w:p>
        </w:tc>
      </w:tr>
      <w:tr w:rsidR="006C4FB2" w14:paraId="3AF9F983" w14:textId="77777777">
        <w:trPr>
          <w:cantSplit/>
        </w:trPr>
        <w:tc>
          <w:tcPr>
            <w:tcW w:w="1500" w:type="dxa"/>
            <w:shd w:val="clear" w:color="auto" w:fill="F4F7FB"/>
            <w:tcMar>
              <w:top w:w="40" w:type="dxa"/>
              <w:left w:w="80" w:type="dxa"/>
              <w:bottom w:w="40" w:type="dxa"/>
              <w:right w:w="80" w:type="dxa"/>
            </w:tcMar>
            <w:vAlign w:val="center"/>
          </w:tcPr>
          <w:p w14:paraId="092D8687" w14:textId="77777777" w:rsidR="006C4FB2" w:rsidRDefault="00000000">
            <w:pPr>
              <w:spacing w:before="20" w:after="20"/>
            </w:pPr>
            <w:r>
              <w:rPr>
                <w:sz w:val="15"/>
                <w:szCs w:val="15"/>
              </w:rPr>
              <w:t>Tranche window</w:t>
            </w:r>
          </w:p>
        </w:tc>
        <w:tc>
          <w:tcPr>
            <w:tcW w:w="3646" w:type="dxa"/>
            <w:shd w:val="clear" w:color="auto" w:fill="F4F7FB"/>
            <w:tcMar>
              <w:top w:w="40" w:type="dxa"/>
              <w:left w:w="80" w:type="dxa"/>
              <w:bottom w:w="40" w:type="dxa"/>
              <w:right w:w="80" w:type="dxa"/>
            </w:tcMar>
            <w:vAlign w:val="center"/>
          </w:tcPr>
          <w:p w14:paraId="328EAEE1" w14:textId="77777777" w:rsidR="006C4FB2" w:rsidRDefault="00000000">
            <w:pPr>
              <w:spacing w:before="20" w:after="20"/>
            </w:pPr>
            <w:r>
              <w:rPr>
                <w:sz w:val="15"/>
                <w:szCs w:val="15"/>
              </w:rPr>
              <w:t>T1 (T−3) · T2 (payment day) · T3 (T+6) · T4 (on complaint)</w:t>
            </w:r>
          </w:p>
        </w:tc>
        <w:tc>
          <w:tcPr>
            <w:tcW w:w="4600" w:type="dxa"/>
            <w:shd w:val="clear" w:color="auto" w:fill="F4F7FB"/>
            <w:tcMar>
              <w:top w:w="40" w:type="dxa"/>
              <w:left w:w="80" w:type="dxa"/>
              <w:bottom w:w="40" w:type="dxa"/>
              <w:right w:w="80" w:type="dxa"/>
            </w:tcMar>
            <w:vAlign w:val="center"/>
          </w:tcPr>
          <w:p w14:paraId="26D7AC4E" w14:textId="77777777" w:rsidR="006C4FB2" w:rsidRDefault="00000000">
            <w:pPr>
              <w:spacing w:before="20" w:after="20"/>
            </w:pPr>
            <w:r>
              <w:rPr>
                <w:sz w:val="15"/>
                <w:szCs w:val="15"/>
              </w:rPr>
              <w:t>Wait for 8171 confirmation; three checks and help-desk location; prime the IVR outcome survey; closed-loop GRM ticket with 72-hour response</w:t>
            </w:r>
          </w:p>
        </w:tc>
      </w:tr>
      <w:tr w:rsidR="006C4FB2" w14:paraId="12E14727" w14:textId="77777777">
        <w:trPr>
          <w:cantSplit/>
        </w:trPr>
        <w:tc>
          <w:tcPr>
            <w:tcW w:w="1500" w:type="dxa"/>
            <w:shd w:val="clear" w:color="auto" w:fill="FFFFFF"/>
            <w:tcMar>
              <w:top w:w="40" w:type="dxa"/>
              <w:left w:w="80" w:type="dxa"/>
              <w:bottom w:w="40" w:type="dxa"/>
              <w:right w:w="80" w:type="dxa"/>
            </w:tcMar>
            <w:vAlign w:val="center"/>
          </w:tcPr>
          <w:p w14:paraId="22E5F3E1" w14:textId="77777777" w:rsidR="006C4FB2" w:rsidRDefault="00000000">
            <w:pPr>
              <w:spacing w:before="20" w:after="20"/>
            </w:pPr>
            <w:r>
              <w:rPr>
                <w:sz w:val="15"/>
                <w:szCs w:val="15"/>
              </w:rPr>
              <w:lastRenderedPageBreak/>
              <w:t>Sustained use</w:t>
            </w:r>
          </w:p>
        </w:tc>
        <w:tc>
          <w:tcPr>
            <w:tcW w:w="3646" w:type="dxa"/>
            <w:shd w:val="clear" w:color="auto" w:fill="FFFFFF"/>
            <w:tcMar>
              <w:top w:w="40" w:type="dxa"/>
              <w:left w:w="80" w:type="dxa"/>
              <w:bottom w:w="40" w:type="dxa"/>
              <w:right w:w="80" w:type="dxa"/>
            </w:tcMar>
            <w:vAlign w:val="center"/>
          </w:tcPr>
          <w:p w14:paraId="6AC9B7AE" w14:textId="77777777" w:rsidR="006C4FB2" w:rsidRDefault="00000000">
            <w:pPr>
              <w:spacing w:before="20" w:after="20"/>
            </w:pPr>
            <w:r>
              <w:rPr>
                <w:sz w:val="15"/>
                <w:szCs w:val="15"/>
              </w:rPr>
              <w:t>S1 (+30 days) · S2 (+60 days) · T1 before the next tranche · F1 (fraud alerts as needed)</w:t>
            </w:r>
          </w:p>
        </w:tc>
        <w:tc>
          <w:tcPr>
            <w:tcW w:w="4600" w:type="dxa"/>
            <w:shd w:val="clear" w:color="auto" w:fill="FFFFFF"/>
            <w:tcMar>
              <w:top w:w="40" w:type="dxa"/>
              <w:left w:w="80" w:type="dxa"/>
              <w:bottom w:w="40" w:type="dxa"/>
              <w:right w:w="80" w:type="dxa"/>
            </w:tcMar>
            <w:vAlign w:val="center"/>
          </w:tcPr>
          <w:p w14:paraId="57989036" w14:textId="77777777" w:rsidR="006C4FB2" w:rsidRDefault="00000000">
            <w:pPr>
              <w:spacing w:before="20" w:after="20"/>
            </w:pPr>
            <w:r>
              <w:rPr>
                <w:sz w:val="15"/>
                <w:szCs w:val="15"/>
              </w:rPr>
              <w:t>One self-performed transaction a month; a true local social norm (“x% of trained women in your district withdrew themselves”); rapid warnings on new scam patterns</w:t>
            </w:r>
          </w:p>
        </w:tc>
      </w:tr>
    </w:tbl>
    <w:p w14:paraId="67736D58" w14:textId="77777777" w:rsidR="006C4FB2" w:rsidRDefault="00000000">
      <w:pPr>
        <w:keepNext/>
        <w:spacing w:after="100" w:line="264" w:lineRule="auto"/>
        <w:jc w:val="both"/>
      </w:pPr>
      <w:r>
        <w:rPr>
          <w:b/>
          <w:bCs/>
        </w:rPr>
        <w:t>Sample messages</w:t>
      </w:r>
      <w:r>
        <w:t xml:space="preserve"> (each within two Unicode segments):</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700"/>
        <w:gridCol w:w="4846"/>
        <w:gridCol w:w="4200"/>
      </w:tblGrid>
      <w:tr w:rsidR="006C4FB2" w14:paraId="74D95735" w14:textId="77777777">
        <w:trPr>
          <w:cantSplit/>
          <w:tblHeader/>
        </w:trPr>
        <w:tc>
          <w:tcPr>
            <w:tcW w:w="700" w:type="dxa"/>
            <w:shd w:val="clear" w:color="auto" w:fill="1F3864"/>
            <w:tcMar>
              <w:top w:w="50" w:type="dxa"/>
              <w:left w:w="80" w:type="dxa"/>
              <w:bottom w:w="50" w:type="dxa"/>
              <w:right w:w="80" w:type="dxa"/>
            </w:tcMar>
            <w:vAlign w:val="center"/>
          </w:tcPr>
          <w:p w14:paraId="5236C26D" w14:textId="77777777" w:rsidR="006C4FB2" w:rsidRDefault="00000000">
            <w:pPr>
              <w:spacing w:before="20" w:after="20"/>
            </w:pPr>
            <w:r>
              <w:rPr>
                <w:b/>
                <w:bCs/>
                <w:color w:val="FFFFFF"/>
                <w:sz w:val="15"/>
                <w:szCs w:val="15"/>
              </w:rPr>
              <w:t>Code</w:t>
            </w:r>
          </w:p>
        </w:tc>
        <w:tc>
          <w:tcPr>
            <w:tcW w:w="4846" w:type="dxa"/>
            <w:shd w:val="clear" w:color="auto" w:fill="1F3864"/>
            <w:tcMar>
              <w:top w:w="50" w:type="dxa"/>
              <w:left w:w="80" w:type="dxa"/>
              <w:bottom w:w="50" w:type="dxa"/>
              <w:right w:w="80" w:type="dxa"/>
            </w:tcMar>
            <w:vAlign w:val="center"/>
          </w:tcPr>
          <w:p w14:paraId="19CDBA4C" w14:textId="77777777" w:rsidR="006C4FB2" w:rsidRDefault="00000000">
            <w:pPr>
              <w:spacing w:before="20" w:after="20"/>
            </w:pPr>
            <w:r>
              <w:rPr>
                <w:b/>
                <w:bCs/>
                <w:color w:val="FFFFFF"/>
                <w:sz w:val="15"/>
                <w:szCs w:val="15"/>
              </w:rPr>
              <w:t>Urdu text</w:t>
            </w:r>
          </w:p>
        </w:tc>
        <w:tc>
          <w:tcPr>
            <w:tcW w:w="4200" w:type="dxa"/>
            <w:shd w:val="clear" w:color="auto" w:fill="1F3864"/>
            <w:tcMar>
              <w:top w:w="50" w:type="dxa"/>
              <w:left w:w="80" w:type="dxa"/>
              <w:bottom w:w="50" w:type="dxa"/>
              <w:right w:w="80" w:type="dxa"/>
            </w:tcMar>
            <w:vAlign w:val="center"/>
          </w:tcPr>
          <w:p w14:paraId="0470C244" w14:textId="77777777" w:rsidR="006C4FB2" w:rsidRDefault="00000000">
            <w:pPr>
              <w:spacing w:before="20" w:after="20"/>
            </w:pPr>
            <w:r>
              <w:rPr>
                <w:b/>
                <w:bCs/>
                <w:color w:val="FFFFFF"/>
                <w:sz w:val="15"/>
                <w:szCs w:val="15"/>
              </w:rPr>
              <w:t>English meaning</w:t>
            </w:r>
          </w:p>
        </w:tc>
      </w:tr>
      <w:tr w:rsidR="006C4FB2" w14:paraId="2D46E0D4" w14:textId="77777777">
        <w:trPr>
          <w:cantSplit/>
        </w:trPr>
        <w:tc>
          <w:tcPr>
            <w:tcW w:w="700" w:type="dxa"/>
            <w:shd w:val="clear" w:color="auto" w:fill="FFFFFF"/>
            <w:tcMar>
              <w:top w:w="40" w:type="dxa"/>
              <w:left w:w="80" w:type="dxa"/>
              <w:bottom w:w="40" w:type="dxa"/>
              <w:right w:w="80" w:type="dxa"/>
            </w:tcMar>
            <w:vAlign w:val="center"/>
          </w:tcPr>
          <w:p w14:paraId="50F38869" w14:textId="77777777" w:rsidR="006C4FB2" w:rsidRDefault="00000000">
            <w:pPr>
              <w:spacing w:before="20" w:after="20"/>
            </w:pPr>
            <w:r>
              <w:rPr>
                <w:sz w:val="15"/>
                <w:szCs w:val="15"/>
              </w:rPr>
              <w:t>R1</w:t>
            </w:r>
          </w:p>
        </w:tc>
        <w:tc>
          <w:tcPr>
            <w:tcW w:w="4846" w:type="dxa"/>
            <w:shd w:val="clear" w:color="auto" w:fill="FFFFFF"/>
            <w:tcMar>
              <w:top w:w="40" w:type="dxa"/>
              <w:left w:w="80" w:type="dxa"/>
              <w:bottom w:w="40" w:type="dxa"/>
              <w:right w:w="80" w:type="dxa"/>
            </w:tcMar>
            <w:vAlign w:val="center"/>
          </w:tcPr>
          <w:p w14:paraId="29C4FD3C" w14:textId="77777777" w:rsidR="006C4FB2" w:rsidRDefault="00000000">
            <w:pPr>
              <w:bidi/>
              <w:spacing w:before="20" w:after="20" w:line="276" w:lineRule="auto"/>
            </w:pP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شرکت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شکریہ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اپنی</w:t>
            </w:r>
            <w:proofErr w:type="spellEnd"/>
            <w:r>
              <w:rPr>
                <w:rFonts w:ascii="Arial" w:eastAsia="Arial" w:hAnsi="Arial" w:cs="Arial"/>
                <w:sz w:val="20"/>
                <w:szCs w:val="20"/>
                <w:rtl/>
              </w:rPr>
              <w:t xml:space="preserve"> سم اور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w:t>
            </w:r>
          </w:p>
        </w:tc>
        <w:tc>
          <w:tcPr>
            <w:tcW w:w="4200" w:type="dxa"/>
            <w:shd w:val="clear" w:color="auto" w:fill="FFFFFF"/>
            <w:tcMar>
              <w:top w:w="40" w:type="dxa"/>
              <w:left w:w="80" w:type="dxa"/>
              <w:bottom w:w="40" w:type="dxa"/>
              <w:right w:w="80" w:type="dxa"/>
            </w:tcMar>
            <w:vAlign w:val="center"/>
          </w:tcPr>
          <w:p w14:paraId="0533BF84" w14:textId="77777777" w:rsidR="006C4FB2" w:rsidRDefault="00000000">
            <w:pPr>
              <w:spacing w:before="20" w:after="20"/>
            </w:pPr>
            <w:r>
              <w:rPr>
                <w:sz w:val="15"/>
                <w:szCs w:val="15"/>
              </w:rPr>
              <w:t>Thank you for attending. Remember: never give your SIM or PIN to anyone, not even the agent.</w:t>
            </w:r>
          </w:p>
        </w:tc>
      </w:tr>
      <w:tr w:rsidR="006C4FB2" w14:paraId="4389144F" w14:textId="77777777">
        <w:trPr>
          <w:cantSplit/>
        </w:trPr>
        <w:tc>
          <w:tcPr>
            <w:tcW w:w="700" w:type="dxa"/>
            <w:shd w:val="clear" w:color="auto" w:fill="F4F7FB"/>
            <w:tcMar>
              <w:top w:w="40" w:type="dxa"/>
              <w:left w:w="80" w:type="dxa"/>
              <w:bottom w:w="40" w:type="dxa"/>
              <w:right w:w="80" w:type="dxa"/>
            </w:tcMar>
            <w:vAlign w:val="center"/>
          </w:tcPr>
          <w:p w14:paraId="132BEF7F" w14:textId="77777777" w:rsidR="006C4FB2" w:rsidRDefault="00000000">
            <w:pPr>
              <w:spacing w:before="20" w:after="20"/>
            </w:pPr>
            <w:r>
              <w:rPr>
                <w:sz w:val="15"/>
                <w:szCs w:val="15"/>
              </w:rPr>
              <w:t>R2</w:t>
            </w:r>
          </w:p>
        </w:tc>
        <w:tc>
          <w:tcPr>
            <w:tcW w:w="4846" w:type="dxa"/>
            <w:shd w:val="clear" w:color="auto" w:fill="F4F7FB"/>
            <w:tcMar>
              <w:top w:w="40" w:type="dxa"/>
              <w:left w:w="80" w:type="dxa"/>
              <w:bottom w:w="40" w:type="dxa"/>
              <w:right w:w="80" w:type="dxa"/>
            </w:tcMar>
            <w:vAlign w:val="center"/>
          </w:tcPr>
          <w:p w14:paraId="178FA3BF" w14:textId="77777777" w:rsidR="006C4FB2" w:rsidRDefault="00000000">
            <w:pPr>
              <w:bidi/>
              <w:spacing w:before="20" w:after="20" w:line="276" w:lineRule="auto"/>
            </w:pP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پیغامات</w:t>
            </w:r>
            <w:proofErr w:type="spellEnd"/>
            <w:r>
              <w:rPr>
                <w:rFonts w:ascii="Arial" w:eastAsia="Arial" w:hAnsi="Arial" w:cs="Arial"/>
                <w:sz w:val="20"/>
                <w:szCs w:val="20"/>
                <w:rtl/>
              </w:rPr>
              <w:t xml:space="preserve"> صرف 8171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آتے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نمبر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انعام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دھوکہ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w:t>
            </w:r>
          </w:p>
        </w:tc>
        <w:tc>
          <w:tcPr>
            <w:tcW w:w="4200" w:type="dxa"/>
            <w:shd w:val="clear" w:color="auto" w:fill="F4F7FB"/>
            <w:tcMar>
              <w:top w:w="40" w:type="dxa"/>
              <w:left w:w="80" w:type="dxa"/>
              <w:bottom w:w="40" w:type="dxa"/>
              <w:right w:w="80" w:type="dxa"/>
            </w:tcMar>
            <w:vAlign w:val="center"/>
          </w:tcPr>
          <w:p w14:paraId="7C898A3C" w14:textId="77777777" w:rsidR="006C4FB2" w:rsidRDefault="00000000">
            <w:pPr>
              <w:spacing w:before="20" w:after="20"/>
            </w:pPr>
            <w:r>
              <w:rPr>
                <w:sz w:val="15"/>
                <w:szCs w:val="15"/>
              </w:rPr>
              <w:t>BISP messages only come from 8171. A prize or payment message from any other number is fraud.</w:t>
            </w:r>
          </w:p>
        </w:tc>
      </w:tr>
      <w:tr w:rsidR="006C4FB2" w14:paraId="68708156" w14:textId="77777777">
        <w:trPr>
          <w:cantSplit/>
        </w:trPr>
        <w:tc>
          <w:tcPr>
            <w:tcW w:w="700" w:type="dxa"/>
            <w:shd w:val="clear" w:color="auto" w:fill="FFFFFF"/>
            <w:tcMar>
              <w:top w:w="40" w:type="dxa"/>
              <w:left w:w="80" w:type="dxa"/>
              <w:bottom w:w="40" w:type="dxa"/>
              <w:right w:w="80" w:type="dxa"/>
            </w:tcMar>
            <w:vAlign w:val="center"/>
          </w:tcPr>
          <w:p w14:paraId="7CDD05EB" w14:textId="77777777" w:rsidR="006C4FB2" w:rsidRDefault="00000000">
            <w:pPr>
              <w:spacing w:before="20" w:after="20"/>
            </w:pPr>
            <w:r>
              <w:rPr>
                <w:sz w:val="15"/>
                <w:szCs w:val="15"/>
              </w:rPr>
              <w:t>T1</w:t>
            </w:r>
          </w:p>
        </w:tc>
        <w:tc>
          <w:tcPr>
            <w:tcW w:w="4846" w:type="dxa"/>
            <w:shd w:val="clear" w:color="auto" w:fill="FFFFFF"/>
            <w:tcMar>
              <w:top w:w="40" w:type="dxa"/>
              <w:left w:w="80" w:type="dxa"/>
              <w:bottom w:w="40" w:type="dxa"/>
              <w:right w:w="80" w:type="dxa"/>
            </w:tcMar>
            <w:vAlign w:val="center"/>
          </w:tcPr>
          <w:p w14:paraId="463905CD" w14:textId="77777777" w:rsidR="006C4FB2" w:rsidRDefault="00000000">
            <w:pPr>
              <w:bidi/>
              <w:spacing w:before="20" w:after="20" w:line="276" w:lineRule="auto"/>
            </w:pP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قسط جلد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8171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بعد </w:t>
            </w:r>
            <w:proofErr w:type="spellStart"/>
            <w:r>
              <w:rPr>
                <w:rFonts w:ascii="Arial" w:eastAsia="Arial" w:hAnsi="Arial" w:cs="Arial"/>
                <w:sz w:val="20"/>
                <w:szCs w:val="20"/>
                <w:rtl/>
              </w:rPr>
              <w:t>ہی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پاس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جائیں</w:t>
            </w:r>
            <w:proofErr w:type="spellEnd"/>
            <w:r>
              <w:rPr>
                <w:rFonts w:ascii="Arial" w:eastAsia="Arial" w:hAnsi="Arial" w:cs="Arial"/>
                <w:sz w:val="20"/>
                <w:szCs w:val="20"/>
                <w:rtl/>
              </w:rPr>
              <w:t>۔</w:t>
            </w:r>
          </w:p>
        </w:tc>
        <w:tc>
          <w:tcPr>
            <w:tcW w:w="4200" w:type="dxa"/>
            <w:shd w:val="clear" w:color="auto" w:fill="FFFFFF"/>
            <w:tcMar>
              <w:top w:w="40" w:type="dxa"/>
              <w:left w:w="80" w:type="dxa"/>
              <w:bottom w:w="40" w:type="dxa"/>
              <w:right w:w="80" w:type="dxa"/>
            </w:tcMar>
            <w:vAlign w:val="center"/>
          </w:tcPr>
          <w:p w14:paraId="14A065DD" w14:textId="77777777" w:rsidR="006C4FB2" w:rsidRDefault="00000000">
            <w:pPr>
              <w:spacing w:before="20" w:after="20"/>
            </w:pPr>
            <w:r>
              <w:rPr>
                <w:sz w:val="15"/>
                <w:szCs w:val="15"/>
              </w:rPr>
              <w:t>Your instalment will reach your wallet soon. Go to the agent only after the 8171 message arrives.</w:t>
            </w:r>
          </w:p>
        </w:tc>
      </w:tr>
      <w:tr w:rsidR="006C4FB2" w14:paraId="2CBB88E3" w14:textId="77777777">
        <w:trPr>
          <w:cantSplit/>
        </w:trPr>
        <w:tc>
          <w:tcPr>
            <w:tcW w:w="700" w:type="dxa"/>
            <w:shd w:val="clear" w:color="auto" w:fill="F4F7FB"/>
            <w:tcMar>
              <w:top w:w="40" w:type="dxa"/>
              <w:left w:w="80" w:type="dxa"/>
              <w:bottom w:w="40" w:type="dxa"/>
              <w:right w:w="80" w:type="dxa"/>
            </w:tcMar>
            <w:vAlign w:val="center"/>
          </w:tcPr>
          <w:p w14:paraId="3F1EA6F8" w14:textId="77777777" w:rsidR="006C4FB2" w:rsidRDefault="00000000">
            <w:pPr>
              <w:spacing w:before="20" w:after="20"/>
            </w:pPr>
            <w:r>
              <w:rPr>
                <w:sz w:val="15"/>
                <w:szCs w:val="15"/>
              </w:rPr>
              <w:t>C2</w:t>
            </w:r>
          </w:p>
        </w:tc>
        <w:tc>
          <w:tcPr>
            <w:tcW w:w="4846" w:type="dxa"/>
            <w:shd w:val="clear" w:color="auto" w:fill="F4F7FB"/>
            <w:tcMar>
              <w:top w:w="40" w:type="dxa"/>
              <w:left w:w="80" w:type="dxa"/>
              <w:bottom w:w="40" w:type="dxa"/>
              <w:right w:w="80" w:type="dxa"/>
            </w:tcMar>
            <w:vAlign w:val="center"/>
          </w:tcPr>
          <w:p w14:paraId="15F8530F" w14:textId="77777777" w:rsidR="006C4FB2" w:rsidRDefault="00000000">
            <w:pPr>
              <w:bidi/>
              <w:spacing w:before="20" w:after="20" w:line="276" w:lineRule="auto"/>
            </w:pP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حق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w:t>
            </w:r>
            <w:proofErr w:type="spellEnd"/>
            <w:r>
              <w:rPr>
                <w:rFonts w:ascii="Arial" w:eastAsia="Arial" w:hAnsi="Arial" w:cs="Arial"/>
                <w:sz w:val="20"/>
                <w:szCs w:val="20"/>
                <w:rtl/>
              </w:rPr>
              <w:t xml:space="preserve"> تو {</w:t>
            </w:r>
            <w:proofErr w:type="spellStart"/>
            <w:r>
              <w:rPr>
                <w:rFonts w:ascii="Arial" w:eastAsia="Arial" w:hAnsi="Arial" w:cs="Arial"/>
                <w:sz w:val="20"/>
                <w:szCs w:val="20"/>
                <w:rtl/>
              </w:rPr>
              <w:t>ہیلپ</w:t>
            </w:r>
            <w:proofErr w:type="spellEnd"/>
            <w:r>
              <w:rPr>
                <w:rFonts w:ascii="Arial" w:eastAsia="Arial" w:hAnsi="Arial" w:cs="Arial"/>
                <w:sz w:val="20"/>
                <w:szCs w:val="20"/>
                <w:rtl/>
              </w:rPr>
              <w:t xml:space="preserve"> لائن}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w:t>
            </w:r>
          </w:p>
        </w:tc>
        <w:tc>
          <w:tcPr>
            <w:tcW w:w="4200" w:type="dxa"/>
            <w:shd w:val="clear" w:color="auto" w:fill="F4F7FB"/>
            <w:tcMar>
              <w:top w:w="40" w:type="dxa"/>
              <w:left w:w="80" w:type="dxa"/>
              <w:bottom w:w="40" w:type="dxa"/>
              <w:right w:w="80" w:type="dxa"/>
            </w:tcMar>
            <w:vAlign w:val="center"/>
          </w:tcPr>
          <w:p w14:paraId="72972D8E" w14:textId="77777777" w:rsidR="006C4FB2" w:rsidRDefault="00000000">
            <w:pPr>
              <w:spacing w:before="20" w:after="20"/>
            </w:pPr>
            <w:r>
              <w:rPr>
                <w:sz w:val="15"/>
                <w:szCs w:val="15"/>
              </w:rPr>
              <w:t>The agent has no right to deduct from your money. If he does, complain to {helpline}.</w:t>
            </w:r>
          </w:p>
        </w:tc>
      </w:tr>
    </w:tbl>
    <w:p w14:paraId="317F4050" w14:textId="77777777" w:rsidR="006C4FB2" w:rsidRDefault="00000000">
      <w:pPr>
        <w:spacing w:after="100" w:line="264" w:lineRule="auto"/>
        <w:jc w:val="both"/>
      </w:pPr>
      <w:r>
        <w:t>All scripts are submitted with the D3 content package for Karandaaz and BISP approval; the content team integrates them with the curriculum and gender-intentional modules (Sections 3.3–3.7). The helpline and GRM routing will be confirmed with BISP at inception.</w:t>
      </w:r>
    </w:p>
    <w:tbl>
      <w:tblPr>
        <w:tblW w:w="9746" w:type="dxa"/>
        <w:tblBorders>
          <w:top w:val="none" w:sz="0" w:space="0" w:color="FFFFFF"/>
          <w:left w:val="single" w:sz="24" w:space="0" w:color="E0A8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6C4FB2" w14:paraId="6D05A8BA" w14:textId="77777777">
        <w:tc>
          <w:tcPr>
            <w:tcW w:w="9746" w:type="dxa"/>
            <w:shd w:val="clear" w:color="auto" w:fill="FFF4DC"/>
            <w:tcMar>
              <w:top w:w="90" w:type="dxa"/>
              <w:left w:w="160" w:type="dxa"/>
              <w:bottom w:w="90" w:type="dxa"/>
              <w:right w:w="140" w:type="dxa"/>
            </w:tcMar>
          </w:tcPr>
          <w:p w14:paraId="79D2FA5A" w14:textId="77777777" w:rsidR="006C4FB2" w:rsidRDefault="00000000">
            <w:pPr>
              <w:spacing w:after="40"/>
            </w:pPr>
            <w:r>
              <w:rPr>
                <w:rFonts w:ascii="Montserrat SemiBold" w:eastAsia="Montserrat SemiBold" w:hAnsi="Montserrat SemiBold" w:cs="Montserrat SemiBold"/>
                <w:color w:val="1F3864"/>
                <w:sz w:val="17"/>
                <w:szCs w:val="17"/>
              </w:rPr>
              <w:t>[Content team input] Sections 3.3 to 3.9</w:t>
            </w:r>
          </w:p>
          <w:p w14:paraId="2DDB3EDD" w14:textId="77777777" w:rsidR="006C4FB2" w:rsidRDefault="00000000">
            <w:pPr>
              <w:spacing w:after="30" w:line="252" w:lineRule="auto"/>
            </w:pPr>
            <w:r>
              <w:rPr>
                <w:sz w:val="17"/>
                <w:szCs w:val="17"/>
              </w:rPr>
              <w:t>3.3 Task-based, action-oriented curriculum and learning-outcome variables · 3.4 Localisation across languages, literacy levels and regional norms · 3.5 Blended content package (facilitator and trainer guides, participant booklets and job aids, flyers, demonstration toolkits and simulations; short videos, digital media and e-guides) · 3.7 Gender-intentional content · 3.8 Training of Trainers and certification of at least 1,200 BISP master trainers (coordinated with the UN Women-led track to avoid duplication) · 3.9 Peer educator model.</w:t>
            </w:r>
          </w:p>
          <w:p w14:paraId="4F077AFA" w14:textId="77777777" w:rsidR="006C4FB2" w:rsidRDefault="00000000">
            <w:pPr>
              <w:spacing w:after="30" w:line="252" w:lineRule="auto"/>
            </w:pPr>
            <w:r>
              <w:rPr>
                <w:sz w:val="17"/>
                <w:szCs w:val="17"/>
              </w:rPr>
              <w:t>Interfaces fixed by this proposal: two sessions (150 and 180 minutes); cohorts of 30; segment-specific formats (Table 3); IVR and SMS library (Tables 5 and 6); Peer Rahnuma role (Section 5.5); zonal ToT schedule, one ToT in each of the eight zones (Section 4.7).</w:t>
            </w:r>
          </w:p>
        </w:tc>
      </w:tr>
    </w:tbl>
    <w:p w14:paraId="16C2BFC4" w14:textId="77777777" w:rsidR="001054D2" w:rsidRDefault="001054D2">
      <w:pPr>
        <w:pStyle w:val="Heading1"/>
        <w:keepNext/>
      </w:pPr>
      <w:bookmarkStart w:id="42" w:name="_Toc242799498"/>
    </w:p>
    <w:p w14:paraId="60035A80" w14:textId="77777777" w:rsidR="001054D2" w:rsidRDefault="001054D2">
      <w:pPr>
        <w:pStyle w:val="Heading1"/>
        <w:keepNext/>
      </w:pPr>
    </w:p>
    <w:p w14:paraId="3C1409D8" w14:textId="77777777" w:rsidR="001054D2" w:rsidRDefault="001054D2">
      <w:pPr>
        <w:pStyle w:val="Heading1"/>
        <w:keepNext/>
      </w:pPr>
    </w:p>
    <w:p w14:paraId="5BA6AEDB" w14:textId="77777777" w:rsidR="001054D2" w:rsidRDefault="001054D2">
      <w:pPr>
        <w:pStyle w:val="Heading1"/>
        <w:keepNext/>
      </w:pPr>
    </w:p>
    <w:p w14:paraId="1B2CF7EA" w14:textId="77777777" w:rsidR="001054D2" w:rsidRDefault="001054D2">
      <w:pPr>
        <w:pStyle w:val="Heading1"/>
        <w:keepNext/>
      </w:pPr>
    </w:p>
    <w:p w14:paraId="67766479" w14:textId="77777777" w:rsidR="001054D2" w:rsidRDefault="001054D2">
      <w:pPr>
        <w:pStyle w:val="Heading1"/>
        <w:keepNext/>
      </w:pPr>
    </w:p>
    <w:p w14:paraId="4EC1D36B" w14:textId="77777777" w:rsidR="001054D2" w:rsidRDefault="001054D2">
      <w:pPr>
        <w:pStyle w:val="Heading1"/>
        <w:keepNext/>
      </w:pPr>
    </w:p>
    <w:p w14:paraId="1B474FDC" w14:textId="77777777" w:rsidR="001054D2" w:rsidRDefault="001054D2">
      <w:pPr>
        <w:pStyle w:val="Heading1"/>
        <w:keepNext/>
      </w:pPr>
    </w:p>
    <w:p w14:paraId="44CF706E" w14:textId="77777777" w:rsidR="001054D2" w:rsidRDefault="001054D2">
      <w:pPr>
        <w:pStyle w:val="Heading1"/>
        <w:keepNext/>
      </w:pPr>
    </w:p>
    <w:p w14:paraId="0E9B3D25" w14:textId="77777777" w:rsidR="001054D2" w:rsidRDefault="001054D2">
      <w:pPr>
        <w:pStyle w:val="Heading1"/>
        <w:keepNext/>
      </w:pPr>
    </w:p>
    <w:p w14:paraId="12CE99F6" w14:textId="77777777" w:rsidR="001054D2" w:rsidRDefault="001054D2">
      <w:pPr>
        <w:pStyle w:val="Heading1"/>
        <w:keepNext/>
      </w:pPr>
    </w:p>
    <w:p w14:paraId="0D26D498" w14:textId="1AF53C8C" w:rsidR="006C4FB2" w:rsidRDefault="00000000">
      <w:pPr>
        <w:pStyle w:val="Heading1"/>
        <w:keepNext/>
      </w:pPr>
      <w:r>
        <w:t>4. Component 2: Roll-Out Planning and Go-to-Market Strategy</w:t>
      </w:r>
      <w:bookmarkEnd w:id="42"/>
    </w:p>
    <w:p w14:paraId="25B689C9" w14:textId="76BF1056" w:rsidR="006C4FB2" w:rsidRDefault="00000000">
      <w:pPr>
        <w:spacing w:after="100" w:line="264" w:lineRule="auto"/>
        <w:jc w:val="both"/>
      </w:pPr>
      <w:r>
        <w:t xml:space="preserve">SDPI’s go-to-market (GTM) strategy is built from the BISP beneficiary universe upwards. Every number in this section follows from four parameters (provincial shares, a cohort of 30, 16 sessions per trainer per </w:t>
      </w:r>
      <w:r>
        <w:lastRenderedPageBreak/>
        <w:t>month and the length of each phase), so the plan can be recomputed whenever BISP or Karandaaz changes one of them and will be recalibrated at each gate from the data described in Section 6.</w:t>
      </w:r>
    </w:p>
    <w:p w14:paraId="66D0B132" w14:textId="59A61D71" w:rsidR="006C4FB2" w:rsidRDefault="00000000">
      <w:pPr>
        <w:pStyle w:val="Heading2"/>
        <w:keepNext/>
      </w:pPr>
      <w:bookmarkStart w:id="43" w:name="_Toc242799499"/>
      <w:r>
        <w:t xml:space="preserve">4.1 SDPI’s roll-out methodology and GTM </w:t>
      </w:r>
      <w:bookmarkEnd w:id="43"/>
      <w:r w:rsidR="00977518">
        <w:t>Strategy</w:t>
      </w:r>
    </w:p>
    <w:p w14:paraId="6F2AA872" w14:textId="77777777" w:rsidR="006C4FB2" w:rsidRDefault="00000000">
      <w:pPr>
        <w:spacing w:after="100" w:line="264" w:lineRule="auto"/>
        <w:jc w:val="both"/>
      </w:pPr>
      <w:r>
        <w:t xml:space="preserve">SDPI will convert the national target into </w:t>
      </w:r>
      <w:r w:rsidRPr="001054D2">
        <w:rPr>
          <w:b/>
          <w:bCs/>
        </w:rPr>
        <w:t xml:space="preserve">provinces, zones, phases, cohorts, trainers and payment windows in eight steps </w:t>
      </w:r>
      <w:r>
        <w:t>(Figure 8). Steps 1 to 4 size the work, steps 5 and 6 schedule it against BISP’s payment cycle, and steps 7 and 8 resource the field force and close each phase at the payment counter.</w:t>
      </w:r>
    </w:p>
    <w:p w14:paraId="528D2316" w14:textId="77777777" w:rsidR="006C4FB2" w:rsidRDefault="00000000">
      <w:pPr>
        <w:keepNext/>
        <w:spacing w:before="80" w:after="40"/>
        <w:jc w:val="center"/>
      </w:pPr>
      <w:r>
        <w:rPr>
          <w:noProof/>
        </w:rPr>
        <w:drawing>
          <wp:inline distT="0" distB="0" distL="0" distR="0" wp14:anchorId="021C2E25" wp14:editId="0E22FB5D">
            <wp:extent cx="6124575" cy="4257675"/>
            <wp:effectExtent l="0" t="0" r="0" b="0"/>
            <wp:docPr id="1483449672" name="fig8" descr="SDPI’s DFLT Phase III roll-out methodology in eight steps" title="SDPI’s DFLT Phase III roll-out methodology in eigh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4257675"/>
                    </a:xfrm>
                    <a:prstGeom prst="rect">
                      <a:avLst/>
                    </a:prstGeom>
                  </pic:spPr>
                </pic:pic>
              </a:graphicData>
            </a:graphic>
          </wp:inline>
        </w:drawing>
      </w:r>
    </w:p>
    <w:p w14:paraId="0B87DEA2"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8: </w:t>
      </w:r>
      <w:r>
        <w:rPr>
          <w:color w:val="52514E"/>
          <w:sz w:val="16"/>
          <w:szCs w:val="16"/>
        </w:rPr>
        <w:t>SDPI’s DFLT Phase III roll-out methodology in eight steps</w:t>
      </w:r>
    </w:p>
    <w:p w14:paraId="7674A5F2" w14:textId="77777777" w:rsidR="006C4FB2" w:rsidRDefault="00000000">
      <w:pPr>
        <w:spacing w:after="140"/>
        <w:jc w:val="center"/>
      </w:pPr>
      <w:r>
        <w:rPr>
          <w:i/>
          <w:iCs/>
          <w:color w:val="8A8984"/>
          <w:sz w:val="13"/>
          <w:szCs w:val="13"/>
        </w:rPr>
        <w:t>Section references show where each step is detailed. Trainer numbers are rounded up zone by zone.</w:t>
      </w:r>
    </w:p>
    <w:tbl>
      <w:tblPr>
        <w:tblW w:w="9746" w:type="dxa"/>
        <w:tblBorders>
          <w:top w:val="none" w:sz="0" w:space="0" w:color="FFFFFF"/>
          <w:left w:val="single" w:sz="24" w:space="0" w:color="1BAF7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46"/>
      </w:tblGrid>
      <w:tr w:rsidR="006C4FB2" w14:paraId="380B003D" w14:textId="77777777">
        <w:tc>
          <w:tcPr>
            <w:tcW w:w="9746" w:type="dxa"/>
            <w:shd w:val="clear" w:color="auto" w:fill="E8F6EF"/>
            <w:tcMar>
              <w:top w:w="90" w:type="dxa"/>
              <w:left w:w="160" w:type="dxa"/>
              <w:bottom w:w="90" w:type="dxa"/>
              <w:right w:w="140" w:type="dxa"/>
            </w:tcMar>
          </w:tcPr>
          <w:p w14:paraId="740F1E7C" w14:textId="77777777" w:rsidR="006C4FB2" w:rsidRDefault="00000000">
            <w:pPr>
              <w:spacing w:after="40"/>
            </w:pPr>
            <w:r>
              <w:rPr>
                <w:rFonts w:ascii="Montserrat SemiBold" w:eastAsia="Montserrat SemiBold" w:hAnsi="Montserrat SemiBold" w:cs="Montserrat SemiBold"/>
                <w:color w:val="1F3864"/>
                <w:sz w:val="17"/>
                <w:szCs w:val="17"/>
              </w:rPr>
              <w:t>Worked example: Punjab in Phase 1</w:t>
            </w:r>
          </w:p>
          <w:p w14:paraId="031178B5" w14:textId="77777777" w:rsidR="006C4FB2" w:rsidRDefault="00000000">
            <w:pPr>
              <w:spacing w:after="30" w:line="252" w:lineRule="auto"/>
            </w:pPr>
            <w:r>
              <w:rPr>
                <w:b/>
                <w:bCs/>
                <w:sz w:val="17"/>
                <w:szCs w:val="17"/>
              </w:rPr>
              <w:t>Steps 1–3.</w:t>
            </w:r>
            <w:r>
              <w:rPr>
                <w:sz w:val="17"/>
                <w:szCs w:val="17"/>
              </w:rPr>
              <w:t xml:space="preserve"> Punjab holds 13,895,420 of the 25,433,500 households in the four provinces (54.63%), so it receives </w:t>
            </w:r>
            <w:r>
              <w:rPr>
                <w:b/>
                <w:bCs/>
                <w:sz w:val="17"/>
                <w:szCs w:val="17"/>
              </w:rPr>
              <w:t>136,586</w:t>
            </w:r>
            <w:r>
              <w:rPr>
                <w:sz w:val="17"/>
                <w:szCs w:val="17"/>
              </w:rPr>
              <w:t xml:space="preserve"> of the 250,000 women in Phase 1.</w:t>
            </w:r>
          </w:p>
          <w:p w14:paraId="50505C65" w14:textId="77777777" w:rsidR="006C4FB2" w:rsidRDefault="00000000">
            <w:pPr>
              <w:spacing w:after="30" w:line="252" w:lineRule="auto"/>
            </w:pPr>
            <w:r>
              <w:rPr>
                <w:b/>
                <w:bCs/>
                <w:sz w:val="17"/>
                <w:szCs w:val="17"/>
              </w:rPr>
              <w:t>Step 4.</w:t>
            </w:r>
            <w:r>
              <w:rPr>
                <w:sz w:val="17"/>
                <w:szCs w:val="17"/>
              </w:rPr>
              <w:t xml:space="preserve"> The provincial figure is divided between North, Central and South Punjab: </w:t>
            </w:r>
            <w:r>
              <w:rPr>
                <w:b/>
                <w:bCs/>
                <w:sz w:val="17"/>
                <w:szCs w:val="17"/>
              </w:rPr>
              <w:t>45,529 women per zone</w:t>
            </w:r>
            <w:r>
              <w:rPr>
                <w:sz w:val="17"/>
                <w:szCs w:val="17"/>
              </w:rPr>
              <w:t>.</w:t>
            </w:r>
          </w:p>
          <w:p w14:paraId="35F561B7" w14:textId="77777777" w:rsidR="006C4FB2" w:rsidRDefault="00000000">
            <w:pPr>
              <w:spacing w:after="30" w:line="252" w:lineRule="auto"/>
            </w:pPr>
            <w:r>
              <w:rPr>
                <w:b/>
                <w:bCs/>
                <w:sz w:val="17"/>
                <w:szCs w:val="17"/>
              </w:rPr>
              <w:t>Steps 5–6.</w:t>
            </w:r>
            <w:r>
              <w:rPr>
                <w:sz w:val="17"/>
                <w:szCs w:val="17"/>
              </w:rPr>
              <w:t xml:space="preserve"> A trainer runs 16 sessions a month for cohorts of 30. In Phase 1 Readiness runs for six weeks (24 cohorts, 720 women) and Capability for the next six weeks with the same women, so each trainer graduates </w:t>
            </w:r>
            <w:r>
              <w:rPr>
                <w:b/>
                <w:bCs/>
                <w:sz w:val="17"/>
                <w:szCs w:val="17"/>
              </w:rPr>
              <w:t>720 women</w:t>
            </w:r>
            <w:r>
              <w:rPr>
                <w:sz w:val="17"/>
                <w:szCs w:val="17"/>
              </w:rPr>
              <w:t xml:space="preserve"> in the quarter.</w:t>
            </w:r>
          </w:p>
          <w:p w14:paraId="21B27DDA" w14:textId="77777777" w:rsidR="006C4FB2" w:rsidRDefault="00000000">
            <w:pPr>
              <w:spacing w:after="30" w:line="252" w:lineRule="auto"/>
            </w:pPr>
            <w:r>
              <w:rPr>
                <w:b/>
                <w:bCs/>
                <w:sz w:val="17"/>
                <w:szCs w:val="17"/>
              </w:rPr>
              <w:t>Step 7.</w:t>
            </w:r>
            <w:r>
              <w:rPr>
                <w:sz w:val="17"/>
                <w:szCs w:val="17"/>
              </w:rPr>
              <w:t xml:space="preserve"> 45,529 ÷ 720 = 63.2, rounded up to </w:t>
            </w:r>
            <w:r>
              <w:rPr>
                <w:b/>
                <w:bCs/>
                <w:sz w:val="17"/>
                <w:szCs w:val="17"/>
              </w:rPr>
              <w:t>64 trainers per zone</w:t>
            </w:r>
            <w:r>
              <w:rPr>
                <w:sz w:val="17"/>
                <w:szCs w:val="17"/>
              </w:rPr>
              <w:t xml:space="preserve"> and 192 in Punjab, each zone trained in its own zonal ToT.</w:t>
            </w:r>
          </w:p>
          <w:p w14:paraId="5792DBE7" w14:textId="77777777" w:rsidR="006C4FB2" w:rsidRDefault="00000000">
            <w:pPr>
              <w:spacing w:after="30" w:line="252" w:lineRule="auto"/>
            </w:pPr>
            <w:r>
              <w:rPr>
                <w:b/>
                <w:bCs/>
                <w:sz w:val="17"/>
                <w:szCs w:val="17"/>
              </w:rPr>
              <w:t>Step 8.</w:t>
            </w:r>
            <w:r>
              <w:rPr>
                <w:sz w:val="17"/>
                <w:szCs w:val="17"/>
              </w:rPr>
              <w:t xml:space="preserve"> With training from January to March, the same 192 trainers staff Assisted Support Desks across Punjab during the April tranche, and the T+7 IVR survey feeds the Phase 1 gate review.</w:t>
            </w:r>
          </w:p>
        </w:tc>
      </w:tr>
    </w:tbl>
    <w:p w14:paraId="1914FD67" w14:textId="77777777" w:rsidR="006C4FB2" w:rsidRDefault="006C4FB2">
      <w:pPr>
        <w:spacing w:after="60"/>
      </w:pPr>
    </w:p>
    <w:p w14:paraId="554A18B5" w14:textId="041104ED" w:rsidR="006C4FB2" w:rsidRDefault="00000000">
      <w:pPr>
        <w:spacing w:after="100" w:line="264" w:lineRule="auto"/>
        <w:jc w:val="both"/>
      </w:pPr>
      <w:r>
        <w:t xml:space="preserve">The roll-out runs on two branches at once. The </w:t>
      </w:r>
      <w:r>
        <w:rPr>
          <w:b/>
          <w:bCs/>
        </w:rPr>
        <w:t>phased branch</w:t>
      </w:r>
      <w:r>
        <w:t xml:space="preserve"> follows Karandaaz’s tranches of 250,000, 400,000 and 350,000 beneficiaries, each closed by a quality gate. The </w:t>
      </w:r>
      <w:r>
        <w:rPr>
          <w:b/>
          <w:bCs/>
        </w:rPr>
        <w:t>regional branch</w:t>
      </w:r>
      <w:r>
        <w:t xml:space="preserve"> distributes every phase across eight zones in all four provinces (three in Punjab, two each in Sindh and Khyber Pakhtunkhwa and one in Balochistan), each run from a zonal hub with its own coordinator. Phase 1 therefore functions as a pilot in every geography rather than in two or three provinces: course </w:t>
      </w:r>
      <w:r>
        <w:lastRenderedPageBreak/>
        <w:t>corrections at the Month 9 gate are based on evidence from urban, peri-urban, rural, conservative and low-connectivity tehsils alike, and no province enters the 400,000-beneficiary scale-up untested.</w:t>
      </w:r>
      <w:r>
        <w:rPr>
          <w:rStyle w:val="FootnoteReference"/>
        </w:rPr>
        <w:footnoteReference w:id="5"/>
      </w:r>
    </w:p>
    <w:p w14:paraId="16A2ABC0" w14:textId="77777777" w:rsidR="006C4FB2" w:rsidRDefault="00000000">
      <w:pPr>
        <w:keepNext/>
        <w:spacing w:before="80" w:after="40"/>
        <w:jc w:val="center"/>
      </w:pPr>
      <w:r>
        <w:rPr>
          <w:noProof/>
        </w:rPr>
        <w:drawing>
          <wp:inline distT="0" distB="0" distL="0" distR="0" wp14:anchorId="6F11E1EC" wp14:editId="1C1501FD">
            <wp:extent cx="5762625" cy="2181225"/>
            <wp:effectExtent l="0" t="0" r="0" b="0"/>
            <wp:docPr id="1562583899" name="fig9" descr="Go-to-market strategy: where, when, who and how" title="Go-to-market strategy: where, when, who and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181225"/>
                    </a:xfrm>
                    <a:prstGeom prst="rect">
                      <a:avLst/>
                    </a:prstGeom>
                  </pic:spPr>
                </pic:pic>
              </a:graphicData>
            </a:graphic>
          </wp:inline>
        </w:drawing>
      </w:r>
    </w:p>
    <w:p w14:paraId="79A3AFFA"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9: </w:t>
      </w:r>
      <w:r>
        <w:rPr>
          <w:color w:val="52514E"/>
          <w:sz w:val="16"/>
          <w:szCs w:val="16"/>
        </w:rPr>
        <w:t>Go-to-market strategy: where, when, who and how</w:t>
      </w:r>
    </w:p>
    <w:p w14:paraId="17A2F1C0" w14:textId="77777777" w:rsidR="006C4FB2" w:rsidRDefault="00000000">
      <w:pPr>
        <w:pStyle w:val="Heading2"/>
        <w:keepNext/>
      </w:pPr>
      <w:bookmarkStart w:id="44" w:name="_Toc242799500"/>
      <w:r>
        <w:t>4.2 Geographic allocation methodology</w:t>
      </w:r>
      <w:bookmarkEnd w:id="44"/>
    </w:p>
    <w:p w14:paraId="612103D4" w14:textId="77777777" w:rsidR="006C4FB2" w:rsidRDefault="00000000">
      <w:pPr>
        <w:spacing w:after="100" w:line="264" w:lineRule="auto"/>
        <w:jc w:val="both"/>
      </w:pPr>
      <w:r>
        <w:t>SDPI will distribute the national target in proportion to the household distribution of the NSER population in the four provinces, as published on BISP’s Beneficiaries Data Portal (DLI-7). Azad Jammu and Kashmir and Gilgit-Baltistan are excluded; Islamabad Capital Territory (190,619 households) will be served from the North Punjab hub within the agreed national total. Provincial shares are applied identically to each phase and split equally between zones, and will be re-weighted at inception using BISP’s district beneficiary lists (Figure 10, Table 7).</w:t>
      </w:r>
    </w:p>
    <w:p w14:paraId="4A9CB4E1" w14:textId="77777777" w:rsidR="006C4FB2" w:rsidRDefault="00000000">
      <w:pPr>
        <w:keepNext/>
        <w:spacing w:before="80" w:after="40"/>
        <w:jc w:val="center"/>
      </w:pPr>
      <w:r>
        <w:rPr>
          <w:noProof/>
        </w:rPr>
        <w:drawing>
          <wp:inline distT="0" distB="0" distL="0" distR="0" wp14:anchorId="6CFA05EC" wp14:editId="4EC225B8">
            <wp:extent cx="6038850" cy="3057525"/>
            <wp:effectExtent l="0" t="0" r="0" b="0"/>
            <wp:docPr id="871802856" name="fig10" descr="Allocation cascade from NSER households to provinces and zones" title="Allocation cascade from NSER households to provinces and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8850" cy="3057525"/>
                    </a:xfrm>
                    <a:prstGeom prst="rect">
                      <a:avLst/>
                    </a:prstGeom>
                  </pic:spPr>
                </pic:pic>
              </a:graphicData>
            </a:graphic>
          </wp:inline>
        </w:drawing>
      </w:r>
    </w:p>
    <w:p w14:paraId="78D405E9"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10: </w:t>
      </w:r>
      <w:r>
        <w:rPr>
          <w:color w:val="52514E"/>
          <w:sz w:val="16"/>
          <w:szCs w:val="16"/>
        </w:rPr>
        <w:t>Allocation cascade from NSER households to provinces and zones</w:t>
      </w:r>
    </w:p>
    <w:p w14:paraId="78F3A43E" w14:textId="77777777" w:rsidR="006C4FB2" w:rsidRDefault="00000000">
      <w:pPr>
        <w:spacing w:after="140"/>
        <w:jc w:val="center"/>
      </w:pPr>
      <w:r>
        <w:rPr>
          <w:i/>
          <w:iCs/>
          <w:color w:val="8A8984"/>
          <w:sz w:val="13"/>
          <w:szCs w:val="13"/>
        </w:rPr>
        <w:t>Zone figures show the total and the Phase 1 · Phase 2 · Phase 3 split.</w:t>
      </w:r>
    </w:p>
    <w:p w14:paraId="61911307" w14:textId="77777777" w:rsidR="001054D2" w:rsidRDefault="001054D2">
      <w:pPr>
        <w:keepNext/>
        <w:spacing w:before="120" w:after="60"/>
        <w:rPr>
          <w:rFonts w:ascii="Montserrat SemiBold" w:eastAsia="Montserrat SemiBold" w:hAnsi="Montserrat SemiBold" w:cs="Montserrat SemiBold"/>
          <w:color w:val="1F3864"/>
          <w:sz w:val="16"/>
          <w:szCs w:val="16"/>
        </w:rPr>
      </w:pPr>
    </w:p>
    <w:p w14:paraId="66D2A561" w14:textId="77777777" w:rsidR="001054D2" w:rsidRDefault="001054D2">
      <w:pPr>
        <w:keepNext/>
        <w:spacing w:before="120" w:after="60"/>
        <w:rPr>
          <w:rFonts w:ascii="Montserrat SemiBold" w:eastAsia="Montserrat SemiBold" w:hAnsi="Montserrat SemiBold" w:cs="Montserrat SemiBold"/>
          <w:color w:val="1F3864"/>
          <w:sz w:val="16"/>
          <w:szCs w:val="16"/>
        </w:rPr>
      </w:pPr>
    </w:p>
    <w:p w14:paraId="5F36F172" w14:textId="77777777" w:rsidR="001054D2" w:rsidRDefault="001054D2">
      <w:pPr>
        <w:keepNext/>
        <w:spacing w:before="120" w:after="60"/>
        <w:rPr>
          <w:rFonts w:ascii="Montserrat SemiBold" w:eastAsia="Montserrat SemiBold" w:hAnsi="Montserrat SemiBold" w:cs="Montserrat SemiBold"/>
          <w:color w:val="1F3864"/>
          <w:sz w:val="16"/>
          <w:szCs w:val="16"/>
        </w:rPr>
      </w:pPr>
    </w:p>
    <w:p w14:paraId="26831706" w14:textId="77777777" w:rsidR="001054D2" w:rsidRDefault="001054D2">
      <w:pPr>
        <w:keepNext/>
        <w:spacing w:before="120" w:after="60"/>
        <w:rPr>
          <w:rFonts w:ascii="Montserrat SemiBold" w:eastAsia="Montserrat SemiBold" w:hAnsi="Montserrat SemiBold" w:cs="Montserrat SemiBold"/>
          <w:color w:val="1F3864"/>
          <w:sz w:val="16"/>
          <w:szCs w:val="16"/>
        </w:rPr>
      </w:pPr>
    </w:p>
    <w:p w14:paraId="35F0CE3E" w14:textId="496799C6" w:rsidR="006C4FB2" w:rsidRDefault="00000000">
      <w:pPr>
        <w:keepNext/>
        <w:spacing w:before="120" w:after="60"/>
      </w:pPr>
      <w:r>
        <w:rPr>
          <w:rFonts w:ascii="Montserrat SemiBold" w:eastAsia="Montserrat SemiBold" w:hAnsi="Montserrat SemiBold" w:cs="Montserrat SemiBold"/>
          <w:color w:val="1F3864"/>
          <w:sz w:val="16"/>
          <w:szCs w:val="16"/>
        </w:rPr>
        <w:t xml:space="preserve">Table 7: </w:t>
      </w:r>
      <w:r>
        <w:rPr>
          <w:b/>
          <w:bCs/>
          <w:color w:val="1F3864"/>
          <w:sz w:val="16"/>
          <w:szCs w:val="16"/>
        </w:rPr>
        <w:t>Provincial allocation of the 1,000,000 target by phase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900"/>
        <w:gridCol w:w="1400"/>
        <w:gridCol w:w="900"/>
        <w:gridCol w:w="1100"/>
        <w:gridCol w:w="1100"/>
        <w:gridCol w:w="1100"/>
        <w:gridCol w:w="1246"/>
        <w:gridCol w:w="1000"/>
      </w:tblGrid>
      <w:tr w:rsidR="006C4FB2" w14:paraId="57F0B2B4" w14:textId="77777777">
        <w:trPr>
          <w:cantSplit/>
          <w:tblHeader/>
        </w:trPr>
        <w:tc>
          <w:tcPr>
            <w:tcW w:w="1900" w:type="dxa"/>
            <w:shd w:val="clear" w:color="auto" w:fill="1F3864"/>
            <w:tcMar>
              <w:top w:w="50" w:type="dxa"/>
              <w:left w:w="80" w:type="dxa"/>
              <w:bottom w:w="50" w:type="dxa"/>
              <w:right w:w="80" w:type="dxa"/>
            </w:tcMar>
            <w:vAlign w:val="center"/>
          </w:tcPr>
          <w:p w14:paraId="7224F3C4" w14:textId="77777777" w:rsidR="006C4FB2" w:rsidRDefault="00000000">
            <w:pPr>
              <w:spacing w:before="20" w:after="20"/>
            </w:pPr>
            <w:r>
              <w:rPr>
                <w:b/>
                <w:bCs/>
                <w:color w:val="FFFFFF"/>
                <w:sz w:val="16"/>
                <w:szCs w:val="16"/>
              </w:rPr>
              <w:t>Province</w:t>
            </w:r>
          </w:p>
        </w:tc>
        <w:tc>
          <w:tcPr>
            <w:tcW w:w="1400" w:type="dxa"/>
            <w:shd w:val="clear" w:color="auto" w:fill="1F3864"/>
            <w:tcMar>
              <w:top w:w="50" w:type="dxa"/>
              <w:left w:w="80" w:type="dxa"/>
              <w:bottom w:w="50" w:type="dxa"/>
              <w:right w:w="80" w:type="dxa"/>
            </w:tcMar>
            <w:vAlign w:val="center"/>
          </w:tcPr>
          <w:p w14:paraId="0EA89ED7" w14:textId="77777777" w:rsidR="006C4FB2" w:rsidRDefault="00000000">
            <w:pPr>
              <w:spacing w:before="20" w:after="20"/>
            </w:pPr>
            <w:r>
              <w:rPr>
                <w:b/>
                <w:bCs/>
                <w:color w:val="FFFFFF"/>
                <w:sz w:val="16"/>
                <w:szCs w:val="16"/>
              </w:rPr>
              <w:t>NSER households</w:t>
            </w:r>
          </w:p>
        </w:tc>
        <w:tc>
          <w:tcPr>
            <w:tcW w:w="900" w:type="dxa"/>
            <w:shd w:val="clear" w:color="auto" w:fill="1F3864"/>
            <w:tcMar>
              <w:top w:w="50" w:type="dxa"/>
              <w:left w:w="80" w:type="dxa"/>
              <w:bottom w:w="50" w:type="dxa"/>
              <w:right w:w="80" w:type="dxa"/>
            </w:tcMar>
            <w:vAlign w:val="center"/>
          </w:tcPr>
          <w:p w14:paraId="75E26283" w14:textId="77777777" w:rsidR="006C4FB2" w:rsidRDefault="00000000">
            <w:pPr>
              <w:spacing w:before="20" w:after="20"/>
            </w:pPr>
            <w:r>
              <w:rPr>
                <w:b/>
                <w:bCs/>
                <w:color w:val="FFFFFF"/>
                <w:sz w:val="16"/>
                <w:szCs w:val="16"/>
              </w:rPr>
              <w:t>Share</w:t>
            </w:r>
          </w:p>
        </w:tc>
        <w:tc>
          <w:tcPr>
            <w:tcW w:w="1100" w:type="dxa"/>
            <w:shd w:val="clear" w:color="auto" w:fill="1F3864"/>
            <w:tcMar>
              <w:top w:w="50" w:type="dxa"/>
              <w:left w:w="80" w:type="dxa"/>
              <w:bottom w:w="50" w:type="dxa"/>
              <w:right w:w="80" w:type="dxa"/>
            </w:tcMar>
            <w:vAlign w:val="center"/>
          </w:tcPr>
          <w:p w14:paraId="08EA3594" w14:textId="77777777" w:rsidR="006C4FB2" w:rsidRDefault="00000000">
            <w:pPr>
              <w:spacing w:before="20" w:after="20"/>
            </w:pPr>
            <w:r>
              <w:rPr>
                <w:b/>
                <w:bCs/>
                <w:color w:val="FFFFFF"/>
                <w:sz w:val="16"/>
                <w:szCs w:val="16"/>
              </w:rPr>
              <w:t>Phase 1</w:t>
            </w:r>
          </w:p>
        </w:tc>
        <w:tc>
          <w:tcPr>
            <w:tcW w:w="1100" w:type="dxa"/>
            <w:shd w:val="clear" w:color="auto" w:fill="1F3864"/>
            <w:tcMar>
              <w:top w:w="50" w:type="dxa"/>
              <w:left w:w="80" w:type="dxa"/>
              <w:bottom w:w="50" w:type="dxa"/>
              <w:right w:w="80" w:type="dxa"/>
            </w:tcMar>
            <w:vAlign w:val="center"/>
          </w:tcPr>
          <w:p w14:paraId="1C161728" w14:textId="77777777" w:rsidR="006C4FB2" w:rsidRDefault="00000000">
            <w:pPr>
              <w:spacing w:before="20" w:after="20"/>
            </w:pPr>
            <w:r>
              <w:rPr>
                <w:b/>
                <w:bCs/>
                <w:color w:val="FFFFFF"/>
                <w:sz w:val="16"/>
                <w:szCs w:val="16"/>
              </w:rPr>
              <w:t>Phase 2</w:t>
            </w:r>
          </w:p>
        </w:tc>
        <w:tc>
          <w:tcPr>
            <w:tcW w:w="1100" w:type="dxa"/>
            <w:shd w:val="clear" w:color="auto" w:fill="1F3864"/>
            <w:tcMar>
              <w:top w:w="50" w:type="dxa"/>
              <w:left w:w="80" w:type="dxa"/>
              <w:bottom w:w="50" w:type="dxa"/>
              <w:right w:w="80" w:type="dxa"/>
            </w:tcMar>
            <w:vAlign w:val="center"/>
          </w:tcPr>
          <w:p w14:paraId="16830957" w14:textId="77777777" w:rsidR="006C4FB2" w:rsidRDefault="00000000">
            <w:pPr>
              <w:spacing w:before="20" w:after="20"/>
            </w:pPr>
            <w:r>
              <w:rPr>
                <w:b/>
                <w:bCs/>
                <w:color w:val="FFFFFF"/>
                <w:sz w:val="16"/>
                <w:szCs w:val="16"/>
              </w:rPr>
              <w:t>Phase 3</w:t>
            </w:r>
          </w:p>
        </w:tc>
        <w:tc>
          <w:tcPr>
            <w:tcW w:w="1246" w:type="dxa"/>
            <w:shd w:val="clear" w:color="auto" w:fill="1F3864"/>
            <w:tcMar>
              <w:top w:w="50" w:type="dxa"/>
              <w:left w:w="80" w:type="dxa"/>
              <w:bottom w:w="50" w:type="dxa"/>
              <w:right w:w="80" w:type="dxa"/>
            </w:tcMar>
            <w:vAlign w:val="center"/>
          </w:tcPr>
          <w:p w14:paraId="3C09FDBC" w14:textId="77777777" w:rsidR="006C4FB2" w:rsidRDefault="00000000">
            <w:pPr>
              <w:spacing w:before="20" w:after="20"/>
            </w:pPr>
            <w:r>
              <w:rPr>
                <w:b/>
                <w:bCs/>
                <w:color w:val="FFFFFF"/>
                <w:sz w:val="16"/>
                <w:szCs w:val="16"/>
              </w:rPr>
              <w:t>Total</w:t>
            </w:r>
          </w:p>
        </w:tc>
        <w:tc>
          <w:tcPr>
            <w:tcW w:w="1000" w:type="dxa"/>
            <w:shd w:val="clear" w:color="auto" w:fill="1F3864"/>
            <w:tcMar>
              <w:top w:w="50" w:type="dxa"/>
              <w:left w:w="80" w:type="dxa"/>
              <w:bottom w:w="50" w:type="dxa"/>
              <w:right w:w="80" w:type="dxa"/>
            </w:tcMar>
            <w:vAlign w:val="center"/>
          </w:tcPr>
          <w:p w14:paraId="6657F8CD" w14:textId="77777777" w:rsidR="006C4FB2" w:rsidRDefault="00000000">
            <w:pPr>
              <w:spacing w:before="20" w:after="20"/>
            </w:pPr>
            <w:r>
              <w:rPr>
                <w:b/>
                <w:bCs/>
                <w:color w:val="FFFFFF"/>
                <w:sz w:val="16"/>
                <w:szCs w:val="16"/>
              </w:rPr>
              <w:t>Zones</w:t>
            </w:r>
          </w:p>
        </w:tc>
      </w:tr>
      <w:tr w:rsidR="006C4FB2" w14:paraId="115A72FD" w14:textId="77777777">
        <w:trPr>
          <w:cantSplit/>
        </w:trPr>
        <w:tc>
          <w:tcPr>
            <w:tcW w:w="1900" w:type="dxa"/>
            <w:shd w:val="clear" w:color="auto" w:fill="FFFFFF"/>
            <w:tcMar>
              <w:top w:w="40" w:type="dxa"/>
              <w:left w:w="80" w:type="dxa"/>
              <w:bottom w:w="40" w:type="dxa"/>
              <w:right w:w="80" w:type="dxa"/>
            </w:tcMar>
            <w:vAlign w:val="center"/>
          </w:tcPr>
          <w:p w14:paraId="48048240" w14:textId="77777777" w:rsidR="006C4FB2" w:rsidRDefault="00000000">
            <w:pPr>
              <w:spacing w:before="20" w:after="20"/>
            </w:pPr>
            <w:r>
              <w:rPr>
                <w:sz w:val="16"/>
                <w:szCs w:val="16"/>
              </w:rPr>
              <w:t>Punjab</w:t>
            </w:r>
          </w:p>
        </w:tc>
        <w:tc>
          <w:tcPr>
            <w:tcW w:w="1400" w:type="dxa"/>
            <w:shd w:val="clear" w:color="auto" w:fill="FFFFFF"/>
            <w:tcMar>
              <w:top w:w="40" w:type="dxa"/>
              <w:left w:w="80" w:type="dxa"/>
              <w:bottom w:w="40" w:type="dxa"/>
              <w:right w:w="80" w:type="dxa"/>
            </w:tcMar>
            <w:vAlign w:val="center"/>
          </w:tcPr>
          <w:p w14:paraId="7005A970" w14:textId="77777777" w:rsidR="006C4FB2" w:rsidRDefault="00000000">
            <w:pPr>
              <w:spacing w:before="20" w:after="20"/>
            </w:pPr>
            <w:r>
              <w:rPr>
                <w:sz w:val="16"/>
                <w:szCs w:val="16"/>
              </w:rPr>
              <w:t>13,895,420</w:t>
            </w:r>
          </w:p>
        </w:tc>
        <w:tc>
          <w:tcPr>
            <w:tcW w:w="900" w:type="dxa"/>
            <w:shd w:val="clear" w:color="auto" w:fill="FFFFFF"/>
            <w:tcMar>
              <w:top w:w="40" w:type="dxa"/>
              <w:left w:w="80" w:type="dxa"/>
              <w:bottom w:w="40" w:type="dxa"/>
              <w:right w:w="80" w:type="dxa"/>
            </w:tcMar>
            <w:vAlign w:val="center"/>
          </w:tcPr>
          <w:p w14:paraId="244225E0" w14:textId="77777777" w:rsidR="006C4FB2" w:rsidRDefault="00000000">
            <w:pPr>
              <w:spacing w:before="20" w:after="20"/>
            </w:pPr>
            <w:r>
              <w:rPr>
                <w:sz w:val="16"/>
                <w:szCs w:val="16"/>
              </w:rPr>
              <w:t>54.63%</w:t>
            </w:r>
          </w:p>
        </w:tc>
        <w:tc>
          <w:tcPr>
            <w:tcW w:w="1100" w:type="dxa"/>
            <w:shd w:val="clear" w:color="auto" w:fill="FFFFFF"/>
            <w:tcMar>
              <w:top w:w="40" w:type="dxa"/>
              <w:left w:w="80" w:type="dxa"/>
              <w:bottom w:w="40" w:type="dxa"/>
              <w:right w:w="80" w:type="dxa"/>
            </w:tcMar>
            <w:vAlign w:val="center"/>
          </w:tcPr>
          <w:p w14:paraId="18B3C357" w14:textId="77777777" w:rsidR="006C4FB2" w:rsidRDefault="00000000">
            <w:pPr>
              <w:spacing w:before="20" w:after="20"/>
            </w:pPr>
            <w:r>
              <w:rPr>
                <w:sz w:val="16"/>
                <w:szCs w:val="16"/>
              </w:rPr>
              <w:t>136,586</w:t>
            </w:r>
          </w:p>
        </w:tc>
        <w:tc>
          <w:tcPr>
            <w:tcW w:w="1100" w:type="dxa"/>
            <w:shd w:val="clear" w:color="auto" w:fill="FFFFFF"/>
            <w:tcMar>
              <w:top w:w="40" w:type="dxa"/>
              <w:left w:w="80" w:type="dxa"/>
              <w:bottom w:w="40" w:type="dxa"/>
              <w:right w:w="80" w:type="dxa"/>
            </w:tcMar>
            <w:vAlign w:val="center"/>
          </w:tcPr>
          <w:p w14:paraId="4359A697" w14:textId="77777777" w:rsidR="006C4FB2" w:rsidRDefault="00000000">
            <w:pPr>
              <w:spacing w:before="20" w:after="20"/>
            </w:pPr>
            <w:r>
              <w:rPr>
                <w:sz w:val="16"/>
                <w:szCs w:val="16"/>
              </w:rPr>
              <w:t>218,537</w:t>
            </w:r>
          </w:p>
        </w:tc>
        <w:tc>
          <w:tcPr>
            <w:tcW w:w="1100" w:type="dxa"/>
            <w:shd w:val="clear" w:color="auto" w:fill="FFFFFF"/>
            <w:tcMar>
              <w:top w:w="40" w:type="dxa"/>
              <w:left w:w="80" w:type="dxa"/>
              <w:bottom w:w="40" w:type="dxa"/>
              <w:right w:w="80" w:type="dxa"/>
            </w:tcMar>
            <w:vAlign w:val="center"/>
          </w:tcPr>
          <w:p w14:paraId="6158BB5B" w14:textId="77777777" w:rsidR="006C4FB2" w:rsidRDefault="00000000">
            <w:pPr>
              <w:spacing w:before="20" w:after="20"/>
            </w:pPr>
            <w:r>
              <w:rPr>
                <w:sz w:val="16"/>
                <w:szCs w:val="16"/>
              </w:rPr>
              <w:t>191,220</w:t>
            </w:r>
          </w:p>
        </w:tc>
        <w:tc>
          <w:tcPr>
            <w:tcW w:w="1246" w:type="dxa"/>
            <w:shd w:val="clear" w:color="auto" w:fill="FFFFFF"/>
            <w:tcMar>
              <w:top w:w="40" w:type="dxa"/>
              <w:left w:w="80" w:type="dxa"/>
              <w:bottom w:w="40" w:type="dxa"/>
              <w:right w:w="80" w:type="dxa"/>
            </w:tcMar>
            <w:vAlign w:val="center"/>
          </w:tcPr>
          <w:p w14:paraId="24187D5C" w14:textId="77777777" w:rsidR="006C4FB2" w:rsidRDefault="00000000">
            <w:pPr>
              <w:spacing w:before="20" w:after="20"/>
            </w:pPr>
            <w:r>
              <w:rPr>
                <w:b/>
                <w:bCs/>
                <w:sz w:val="16"/>
                <w:szCs w:val="16"/>
              </w:rPr>
              <w:t>546,343</w:t>
            </w:r>
          </w:p>
        </w:tc>
        <w:tc>
          <w:tcPr>
            <w:tcW w:w="1000" w:type="dxa"/>
            <w:shd w:val="clear" w:color="auto" w:fill="FFFFFF"/>
            <w:tcMar>
              <w:top w:w="40" w:type="dxa"/>
              <w:left w:w="80" w:type="dxa"/>
              <w:bottom w:w="40" w:type="dxa"/>
              <w:right w:w="80" w:type="dxa"/>
            </w:tcMar>
            <w:vAlign w:val="center"/>
          </w:tcPr>
          <w:p w14:paraId="5A8DEA18" w14:textId="77777777" w:rsidR="006C4FB2" w:rsidRDefault="00000000">
            <w:pPr>
              <w:spacing w:before="20" w:after="20"/>
            </w:pPr>
            <w:r>
              <w:rPr>
                <w:sz w:val="16"/>
                <w:szCs w:val="16"/>
              </w:rPr>
              <w:t>3</w:t>
            </w:r>
          </w:p>
        </w:tc>
      </w:tr>
      <w:tr w:rsidR="006C4FB2" w14:paraId="66880D50" w14:textId="77777777">
        <w:trPr>
          <w:cantSplit/>
        </w:trPr>
        <w:tc>
          <w:tcPr>
            <w:tcW w:w="1900" w:type="dxa"/>
            <w:shd w:val="clear" w:color="auto" w:fill="F4F7FB"/>
            <w:tcMar>
              <w:top w:w="40" w:type="dxa"/>
              <w:left w:w="80" w:type="dxa"/>
              <w:bottom w:w="40" w:type="dxa"/>
              <w:right w:w="80" w:type="dxa"/>
            </w:tcMar>
            <w:vAlign w:val="center"/>
          </w:tcPr>
          <w:p w14:paraId="55FA0656" w14:textId="77777777" w:rsidR="006C4FB2" w:rsidRDefault="00000000">
            <w:pPr>
              <w:spacing w:before="20" w:after="20"/>
            </w:pPr>
            <w:r>
              <w:rPr>
                <w:sz w:val="16"/>
                <w:szCs w:val="16"/>
              </w:rPr>
              <w:t>Sindh</w:t>
            </w:r>
          </w:p>
        </w:tc>
        <w:tc>
          <w:tcPr>
            <w:tcW w:w="1400" w:type="dxa"/>
            <w:shd w:val="clear" w:color="auto" w:fill="F4F7FB"/>
            <w:tcMar>
              <w:top w:w="40" w:type="dxa"/>
              <w:left w:w="80" w:type="dxa"/>
              <w:bottom w:w="40" w:type="dxa"/>
              <w:right w:w="80" w:type="dxa"/>
            </w:tcMar>
            <w:vAlign w:val="center"/>
          </w:tcPr>
          <w:p w14:paraId="73D1F472" w14:textId="77777777" w:rsidR="006C4FB2" w:rsidRDefault="00000000">
            <w:pPr>
              <w:spacing w:before="20" w:after="20"/>
            </w:pPr>
            <w:r>
              <w:rPr>
                <w:sz w:val="16"/>
                <w:szCs w:val="16"/>
              </w:rPr>
              <w:t>6,478,200</w:t>
            </w:r>
          </w:p>
        </w:tc>
        <w:tc>
          <w:tcPr>
            <w:tcW w:w="900" w:type="dxa"/>
            <w:shd w:val="clear" w:color="auto" w:fill="F4F7FB"/>
            <w:tcMar>
              <w:top w:w="40" w:type="dxa"/>
              <w:left w:w="80" w:type="dxa"/>
              <w:bottom w:w="40" w:type="dxa"/>
              <w:right w:w="80" w:type="dxa"/>
            </w:tcMar>
            <w:vAlign w:val="center"/>
          </w:tcPr>
          <w:p w14:paraId="589BA622" w14:textId="77777777" w:rsidR="006C4FB2" w:rsidRDefault="00000000">
            <w:pPr>
              <w:spacing w:before="20" w:after="20"/>
            </w:pPr>
            <w:r>
              <w:rPr>
                <w:sz w:val="16"/>
                <w:szCs w:val="16"/>
              </w:rPr>
              <w:t>25.47%</w:t>
            </w:r>
          </w:p>
        </w:tc>
        <w:tc>
          <w:tcPr>
            <w:tcW w:w="1100" w:type="dxa"/>
            <w:shd w:val="clear" w:color="auto" w:fill="F4F7FB"/>
            <w:tcMar>
              <w:top w:w="40" w:type="dxa"/>
              <w:left w:w="80" w:type="dxa"/>
              <w:bottom w:w="40" w:type="dxa"/>
              <w:right w:w="80" w:type="dxa"/>
            </w:tcMar>
            <w:vAlign w:val="center"/>
          </w:tcPr>
          <w:p w14:paraId="664155C5" w14:textId="77777777" w:rsidR="006C4FB2" w:rsidRDefault="00000000">
            <w:pPr>
              <w:spacing w:before="20" w:after="20"/>
            </w:pPr>
            <w:r>
              <w:rPr>
                <w:sz w:val="16"/>
                <w:szCs w:val="16"/>
              </w:rPr>
              <w:t>63,678</w:t>
            </w:r>
          </w:p>
        </w:tc>
        <w:tc>
          <w:tcPr>
            <w:tcW w:w="1100" w:type="dxa"/>
            <w:shd w:val="clear" w:color="auto" w:fill="F4F7FB"/>
            <w:tcMar>
              <w:top w:w="40" w:type="dxa"/>
              <w:left w:w="80" w:type="dxa"/>
              <w:bottom w:w="40" w:type="dxa"/>
              <w:right w:w="80" w:type="dxa"/>
            </w:tcMar>
            <w:vAlign w:val="center"/>
          </w:tcPr>
          <w:p w14:paraId="73844439" w14:textId="77777777" w:rsidR="006C4FB2" w:rsidRDefault="00000000">
            <w:pPr>
              <w:spacing w:before="20" w:after="20"/>
            </w:pPr>
            <w:r>
              <w:rPr>
                <w:sz w:val="16"/>
                <w:szCs w:val="16"/>
              </w:rPr>
              <w:t>101,884</w:t>
            </w:r>
          </w:p>
        </w:tc>
        <w:tc>
          <w:tcPr>
            <w:tcW w:w="1100" w:type="dxa"/>
            <w:shd w:val="clear" w:color="auto" w:fill="F4F7FB"/>
            <w:tcMar>
              <w:top w:w="40" w:type="dxa"/>
              <w:left w:w="80" w:type="dxa"/>
              <w:bottom w:w="40" w:type="dxa"/>
              <w:right w:w="80" w:type="dxa"/>
            </w:tcMar>
            <w:vAlign w:val="center"/>
          </w:tcPr>
          <w:p w14:paraId="343A40DC" w14:textId="77777777" w:rsidR="006C4FB2" w:rsidRDefault="00000000">
            <w:pPr>
              <w:spacing w:before="20" w:after="20"/>
            </w:pPr>
            <w:r>
              <w:rPr>
                <w:sz w:val="16"/>
                <w:szCs w:val="16"/>
              </w:rPr>
              <w:t>89,149</w:t>
            </w:r>
          </w:p>
        </w:tc>
        <w:tc>
          <w:tcPr>
            <w:tcW w:w="1246" w:type="dxa"/>
            <w:shd w:val="clear" w:color="auto" w:fill="F4F7FB"/>
            <w:tcMar>
              <w:top w:w="40" w:type="dxa"/>
              <w:left w:w="80" w:type="dxa"/>
              <w:bottom w:w="40" w:type="dxa"/>
              <w:right w:w="80" w:type="dxa"/>
            </w:tcMar>
            <w:vAlign w:val="center"/>
          </w:tcPr>
          <w:p w14:paraId="39D6FF08" w14:textId="77777777" w:rsidR="006C4FB2" w:rsidRDefault="00000000">
            <w:pPr>
              <w:spacing w:before="20" w:after="20"/>
            </w:pPr>
            <w:r>
              <w:rPr>
                <w:b/>
                <w:bCs/>
                <w:sz w:val="16"/>
                <w:szCs w:val="16"/>
              </w:rPr>
              <w:t>254,711</w:t>
            </w:r>
          </w:p>
        </w:tc>
        <w:tc>
          <w:tcPr>
            <w:tcW w:w="1000" w:type="dxa"/>
            <w:shd w:val="clear" w:color="auto" w:fill="F4F7FB"/>
            <w:tcMar>
              <w:top w:w="40" w:type="dxa"/>
              <w:left w:w="80" w:type="dxa"/>
              <w:bottom w:w="40" w:type="dxa"/>
              <w:right w:w="80" w:type="dxa"/>
            </w:tcMar>
            <w:vAlign w:val="center"/>
          </w:tcPr>
          <w:p w14:paraId="080297D9" w14:textId="77777777" w:rsidR="006C4FB2" w:rsidRDefault="00000000">
            <w:pPr>
              <w:spacing w:before="20" w:after="20"/>
            </w:pPr>
            <w:r>
              <w:rPr>
                <w:sz w:val="16"/>
                <w:szCs w:val="16"/>
              </w:rPr>
              <w:t>2</w:t>
            </w:r>
          </w:p>
        </w:tc>
      </w:tr>
      <w:tr w:rsidR="006C4FB2" w14:paraId="3BFBC438" w14:textId="77777777">
        <w:trPr>
          <w:cantSplit/>
        </w:trPr>
        <w:tc>
          <w:tcPr>
            <w:tcW w:w="1900" w:type="dxa"/>
            <w:shd w:val="clear" w:color="auto" w:fill="FFFFFF"/>
            <w:tcMar>
              <w:top w:w="40" w:type="dxa"/>
              <w:left w:w="80" w:type="dxa"/>
              <w:bottom w:w="40" w:type="dxa"/>
              <w:right w:w="80" w:type="dxa"/>
            </w:tcMar>
            <w:vAlign w:val="center"/>
          </w:tcPr>
          <w:p w14:paraId="0C7399B8" w14:textId="77777777" w:rsidR="006C4FB2" w:rsidRDefault="00000000">
            <w:pPr>
              <w:spacing w:before="20" w:after="20"/>
            </w:pPr>
            <w:r>
              <w:rPr>
                <w:sz w:val="16"/>
                <w:szCs w:val="16"/>
              </w:rPr>
              <w:t>Khyber Pakhtunkhwa</w:t>
            </w:r>
          </w:p>
        </w:tc>
        <w:tc>
          <w:tcPr>
            <w:tcW w:w="1400" w:type="dxa"/>
            <w:shd w:val="clear" w:color="auto" w:fill="FFFFFF"/>
            <w:tcMar>
              <w:top w:w="40" w:type="dxa"/>
              <w:left w:w="80" w:type="dxa"/>
              <w:bottom w:w="40" w:type="dxa"/>
              <w:right w:w="80" w:type="dxa"/>
            </w:tcMar>
            <w:vAlign w:val="center"/>
          </w:tcPr>
          <w:p w14:paraId="49DCF1A6" w14:textId="77777777" w:rsidR="006C4FB2" w:rsidRDefault="00000000">
            <w:pPr>
              <w:spacing w:before="20" w:after="20"/>
            </w:pPr>
            <w:r>
              <w:rPr>
                <w:sz w:val="16"/>
                <w:szCs w:val="16"/>
              </w:rPr>
              <w:t>4,025,592</w:t>
            </w:r>
          </w:p>
        </w:tc>
        <w:tc>
          <w:tcPr>
            <w:tcW w:w="900" w:type="dxa"/>
            <w:shd w:val="clear" w:color="auto" w:fill="FFFFFF"/>
            <w:tcMar>
              <w:top w:w="40" w:type="dxa"/>
              <w:left w:w="80" w:type="dxa"/>
              <w:bottom w:w="40" w:type="dxa"/>
              <w:right w:w="80" w:type="dxa"/>
            </w:tcMar>
            <w:vAlign w:val="center"/>
          </w:tcPr>
          <w:p w14:paraId="3C2F43EC" w14:textId="77777777" w:rsidR="006C4FB2" w:rsidRDefault="00000000">
            <w:pPr>
              <w:spacing w:before="20" w:after="20"/>
            </w:pPr>
            <w:r>
              <w:rPr>
                <w:sz w:val="16"/>
                <w:szCs w:val="16"/>
              </w:rPr>
              <w:t>15.83%</w:t>
            </w:r>
          </w:p>
        </w:tc>
        <w:tc>
          <w:tcPr>
            <w:tcW w:w="1100" w:type="dxa"/>
            <w:shd w:val="clear" w:color="auto" w:fill="FFFFFF"/>
            <w:tcMar>
              <w:top w:w="40" w:type="dxa"/>
              <w:left w:w="80" w:type="dxa"/>
              <w:bottom w:w="40" w:type="dxa"/>
              <w:right w:w="80" w:type="dxa"/>
            </w:tcMar>
            <w:vAlign w:val="center"/>
          </w:tcPr>
          <w:p w14:paraId="7C4D8DAC" w14:textId="77777777" w:rsidR="006C4FB2" w:rsidRDefault="00000000">
            <w:pPr>
              <w:spacing w:before="20" w:after="20"/>
            </w:pPr>
            <w:r>
              <w:rPr>
                <w:sz w:val="16"/>
                <w:szCs w:val="16"/>
              </w:rPr>
              <w:t>39,570</w:t>
            </w:r>
          </w:p>
        </w:tc>
        <w:tc>
          <w:tcPr>
            <w:tcW w:w="1100" w:type="dxa"/>
            <w:shd w:val="clear" w:color="auto" w:fill="FFFFFF"/>
            <w:tcMar>
              <w:top w:w="40" w:type="dxa"/>
              <w:left w:w="80" w:type="dxa"/>
              <w:bottom w:w="40" w:type="dxa"/>
              <w:right w:w="80" w:type="dxa"/>
            </w:tcMar>
            <w:vAlign w:val="center"/>
          </w:tcPr>
          <w:p w14:paraId="4640F0A0" w14:textId="77777777" w:rsidR="006C4FB2" w:rsidRDefault="00000000">
            <w:pPr>
              <w:spacing w:before="20" w:after="20"/>
            </w:pPr>
            <w:r>
              <w:rPr>
                <w:sz w:val="16"/>
                <w:szCs w:val="16"/>
              </w:rPr>
              <w:t>63,312</w:t>
            </w:r>
          </w:p>
        </w:tc>
        <w:tc>
          <w:tcPr>
            <w:tcW w:w="1100" w:type="dxa"/>
            <w:shd w:val="clear" w:color="auto" w:fill="FFFFFF"/>
            <w:tcMar>
              <w:top w:w="40" w:type="dxa"/>
              <w:left w:w="80" w:type="dxa"/>
              <w:bottom w:w="40" w:type="dxa"/>
              <w:right w:w="80" w:type="dxa"/>
            </w:tcMar>
            <w:vAlign w:val="center"/>
          </w:tcPr>
          <w:p w14:paraId="445C0E9B" w14:textId="77777777" w:rsidR="006C4FB2" w:rsidRDefault="00000000">
            <w:pPr>
              <w:spacing w:before="20" w:after="20"/>
            </w:pPr>
            <w:r>
              <w:rPr>
                <w:sz w:val="16"/>
                <w:szCs w:val="16"/>
              </w:rPr>
              <w:t>55,398</w:t>
            </w:r>
          </w:p>
        </w:tc>
        <w:tc>
          <w:tcPr>
            <w:tcW w:w="1246" w:type="dxa"/>
            <w:shd w:val="clear" w:color="auto" w:fill="FFFFFF"/>
            <w:tcMar>
              <w:top w:w="40" w:type="dxa"/>
              <w:left w:w="80" w:type="dxa"/>
              <w:bottom w:w="40" w:type="dxa"/>
              <w:right w:w="80" w:type="dxa"/>
            </w:tcMar>
            <w:vAlign w:val="center"/>
          </w:tcPr>
          <w:p w14:paraId="1AA91A0A" w14:textId="77777777" w:rsidR="006C4FB2" w:rsidRDefault="00000000">
            <w:pPr>
              <w:spacing w:before="20" w:after="20"/>
            </w:pPr>
            <w:r>
              <w:rPr>
                <w:b/>
                <w:bCs/>
                <w:sz w:val="16"/>
                <w:szCs w:val="16"/>
              </w:rPr>
              <w:t>158,280</w:t>
            </w:r>
          </w:p>
        </w:tc>
        <w:tc>
          <w:tcPr>
            <w:tcW w:w="1000" w:type="dxa"/>
            <w:shd w:val="clear" w:color="auto" w:fill="FFFFFF"/>
            <w:tcMar>
              <w:top w:w="40" w:type="dxa"/>
              <w:left w:w="80" w:type="dxa"/>
              <w:bottom w:w="40" w:type="dxa"/>
              <w:right w:w="80" w:type="dxa"/>
            </w:tcMar>
            <w:vAlign w:val="center"/>
          </w:tcPr>
          <w:p w14:paraId="6458C148" w14:textId="77777777" w:rsidR="006C4FB2" w:rsidRDefault="00000000">
            <w:pPr>
              <w:spacing w:before="20" w:after="20"/>
            </w:pPr>
            <w:r>
              <w:rPr>
                <w:sz w:val="16"/>
                <w:szCs w:val="16"/>
              </w:rPr>
              <w:t>2</w:t>
            </w:r>
          </w:p>
        </w:tc>
      </w:tr>
      <w:tr w:rsidR="006C4FB2" w14:paraId="49C351A1" w14:textId="77777777">
        <w:trPr>
          <w:cantSplit/>
        </w:trPr>
        <w:tc>
          <w:tcPr>
            <w:tcW w:w="1900" w:type="dxa"/>
            <w:shd w:val="clear" w:color="auto" w:fill="F4F7FB"/>
            <w:tcMar>
              <w:top w:w="40" w:type="dxa"/>
              <w:left w:w="80" w:type="dxa"/>
              <w:bottom w:w="40" w:type="dxa"/>
              <w:right w:w="80" w:type="dxa"/>
            </w:tcMar>
            <w:vAlign w:val="center"/>
          </w:tcPr>
          <w:p w14:paraId="44A362BF" w14:textId="77777777" w:rsidR="006C4FB2" w:rsidRDefault="00000000">
            <w:pPr>
              <w:spacing w:before="20" w:after="20"/>
            </w:pPr>
            <w:r>
              <w:rPr>
                <w:sz w:val="16"/>
                <w:szCs w:val="16"/>
              </w:rPr>
              <w:t>Balochistan</w:t>
            </w:r>
          </w:p>
        </w:tc>
        <w:tc>
          <w:tcPr>
            <w:tcW w:w="1400" w:type="dxa"/>
            <w:shd w:val="clear" w:color="auto" w:fill="F4F7FB"/>
            <w:tcMar>
              <w:top w:w="40" w:type="dxa"/>
              <w:left w:w="80" w:type="dxa"/>
              <w:bottom w:w="40" w:type="dxa"/>
              <w:right w:w="80" w:type="dxa"/>
            </w:tcMar>
            <w:vAlign w:val="center"/>
          </w:tcPr>
          <w:p w14:paraId="4B102163" w14:textId="77777777" w:rsidR="006C4FB2" w:rsidRDefault="00000000">
            <w:pPr>
              <w:spacing w:before="20" w:after="20"/>
            </w:pPr>
            <w:r>
              <w:rPr>
                <w:sz w:val="16"/>
                <w:szCs w:val="16"/>
              </w:rPr>
              <w:t>1,034,288</w:t>
            </w:r>
          </w:p>
        </w:tc>
        <w:tc>
          <w:tcPr>
            <w:tcW w:w="900" w:type="dxa"/>
            <w:shd w:val="clear" w:color="auto" w:fill="F4F7FB"/>
            <w:tcMar>
              <w:top w:w="40" w:type="dxa"/>
              <w:left w:w="80" w:type="dxa"/>
              <w:bottom w:w="40" w:type="dxa"/>
              <w:right w:w="80" w:type="dxa"/>
            </w:tcMar>
            <w:vAlign w:val="center"/>
          </w:tcPr>
          <w:p w14:paraId="44DDB14D" w14:textId="77777777" w:rsidR="006C4FB2" w:rsidRDefault="00000000">
            <w:pPr>
              <w:spacing w:before="20" w:after="20"/>
            </w:pPr>
            <w:r>
              <w:rPr>
                <w:sz w:val="16"/>
                <w:szCs w:val="16"/>
              </w:rPr>
              <w:t>4.07%</w:t>
            </w:r>
          </w:p>
        </w:tc>
        <w:tc>
          <w:tcPr>
            <w:tcW w:w="1100" w:type="dxa"/>
            <w:shd w:val="clear" w:color="auto" w:fill="F4F7FB"/>
            <w:tcMar>
              <w:top w:w="40" w:type="dxa"/>
              <w:left w:w="80" w:type="dxa"/>
              <w:bottom w:w="40" w:type="dxa"/>
              <w:right w:w="80" w:type="dxa"/>
            </w:tcMar>
            <w:vAlign w:val="center"/>
          </w:tcPr>
          <w:p w14:paraId="07E7A4C1" w14:textId="77777777" w:rsidR="006C4FB2" w:rsidRDefault="00000000">
            <w:pPr>
              <w:spacing w:before="20" w:after="20"/>
            </w:pPr>
            <w:r>
              <w:rPr>
                <w:sz w:val="16"/>
                <w:szCs w:val="16"/>
              </w:rPr>
              <w:t>10,166</w:t>
            </w:r>
          </w:p>
        </w:tc>
        <w:tc>
          <w:tcPr>
            <w:tcW w:w="1100" w:type="dxa"/>
            <w:shd w:val="clear" w:color="auto" w:fill="F4F7FB"/>
            <w:tcMar>
              <w:top w:w="40" w:type="dxa"/>
              <w:left w:w="80" w:type="dxa"/>
              <w:bottom w:w="40" w:type="dxa"/>
              <w:right w:w="80" w:type="dxa"/>
            </w:tcMar>
            <w:vAlign w:val="center"/>
          </w:tcPr>
          <w:p w14:paraId="5CA8220E" w14:textId="77777777" w:rsidR="006C4FB2" w:rsidRDefault="00000000">
            <w:pPr>
              <w:spacing w:before="20" w:after="20"/>
            </w:pPr>
            <w:r>
              <w:rPr>
                <w:sz w:val="16"/>
                <w:szCs w:val="16"/>
              </w:rPr>
              <w:t>16,267</w:t>
            </w:r>
          </w:p>
        </w:tc>
        <w:tc>
          <w:tcPr>
            <w:tcW w:w="1100" w:type="dxa"/>
            <w:shd w:val="clear" w:color="auto" w:fill="F4F7FB"/>
            <w:tcMar>
              <w:top w:w="40" w:type="dxa"/>
              <w:left w:w="80" w:type="dxa"/>
              <w:bottom w:w="40" w:type="dxa"/>
              <w:right w:w="80" w:type="dxa"/>
            </w:tcMar>
            <w:vAlign w:val="center"/>
          </w:tcPr>
          <w:p w14:paraId="392F57CA" w14:textId="77777777" w:rsidR="006C4FB2" w:rsidRDefault="00000000">
            <w:pPr>
              <w:spacing w:before="20" w:after="20"/>
            </w:pPr>
            <w:r>
              <w:rPr>
                <w:sz w:val="16"/>
                <w:szCs w:val="16"/>
              </w:rPr>
              <w:t>14,233</w:t>
            </w:r>
          </w:p>
        </w:tc>
        <w:tc>
          <w:tcPr>
            <w:tcW w:w="1246" w:type="dxa"/>
            <w:shd w:val="clear" w:color="auto" w:fill="F4F7FB"/>
            <w:tcMar>
              <w:top w:w="40" w:type="dxa"/>
              <w:left w:w="80" w:type="dxa"/>
              <w:bottom w:w="40" w:type="dxa"/>
              <w:right w:w="80" w:type="dxa"/>
            </w:tcMar>
            <w:vAlign w:val="center"/>
          </w:tcPr>
          <w:p w14:paraId="6847BF04" w14:textId="77777777" w:rsidR="006C4FB2" w:rsidRDefault="00000000">
            <w:pPr>
              <w:spacing w:before="20" w:after="20"/>
            </w:pPr>
            <w:r>
              <w:rPr>
                <w:b/>
                <w:bCs/>
                <w:sz w:val="16"/>
                <w:szCs w:val="16"/>
              </w:rPr>
              <w:t>40,666</w:t>
            </w:r>
          </w:p>
        </w:tc>
        <w:tc>
          <w:tcPr>
            <w:tcW w:w="1000" w:type="dxa"/>
            <w:shd w:val="clear" w:color="auto" w:fill="F4F7FB"/>
            <w:tcMar>
              <w:top w:w="40" w:type="dxa"/>
              <w:left w:w="80" w:type="dxa"/>
              <w:bottom w:w="40" w:type="dxa"/>
              <w:right w:w="80" w:type="dxa"/>
            </w:tcMar>
            <w:vAlign w:val="center"/>
          </w:tcPr>
          <w:p w14:paraId="2377E61B" w14:textId="77777777" w:rsidR="006C4FB2" w:rsidRDefault="00000000">
            <w:pPr>
              <w:spacing w:before="20" w:after="20"/>
            </w:pPr>
            <w:r>
              <w:rPr>
                <w:sz w:val="16"/>
                <w:szCs w:val="16"/>
              </w:rPr>
              <w:t>1</w:t>
            </w:r>
          </w:p>
        </w:tc>
      </w:tr>
      <w:tr w:rsidR="006C4FB2" w14:paraId="44F0032D" w14:textId="77777777">
        <w:trPr>
          <w:cantSplit/>
        </w:trPr>
        <w:tc>
          <w:tcPr>
            <w:tcW w:w="1900" w:type="dxa"/>
            <w:shd w:val="clear" w:color="auto" w:fill="FFFFFF"/>
            <w:tcMar>
              <w:top w:w="40" w:type="dxa"/>
              <w:left w:w="80" w:type="dxa"/>
              <w:bottom w:w="40" w:type="dxa"/>
              <w:right w:w="80" w:type="dxa"/>
            </w:tcMar>
            <w:vAlign w:val="center"/>
          </w:tcPr>
          <w:p w14:paraId="651F73B0" w14:textId="77777777" w:rsidR="006C4FB2" w:rsidRDefault="00000000">
            <w:pPr>
              <w:spacing w:before="20" w:after="20"/>
            </w:pPr>
            <w:r>
              <w:rPr>
                <w:b/>
                <w:bCs/>
                <w:sz w:val="16"/>
                <w:szCs w:val="16"/>
              </w:rPr>
              <w:t>Total</w:t>
            </w:r>
          </w:p>
        </w:tc>
        <w:tc>
          <w:tcPr>
            <w:tcW w:w="1400" w:type="dxa"/>
            <w:shd w:val="clear" w:color="auto" w:fill="FFFFFF"/>
            <w:tcMar>
              <w:top w:w="40" w:type="dxa"/>
              <w:left w:w="80" w:type="dxa"/>
              <w:bottom w:w="40" w:type="dxa"/>
              <w:right w:w="80" w:type="dxa"/>
            </w:tcMar>
            <w:vAlign w:val="center"/>
          </w:tcPr>
          <w:p w14:paraId="02A61DDA" w14:textId="77777777" w:rsidR="006C4FB2" w:rsidRDefault="00000000">
            <w:pPr>
              <w:spacing w:before="20" w:after="20"/>
            </w:pPr>
            <w:r>
              <w:rPr>
                <w:b/>
                <w:bCs/>
                <w:sz w:val="16"/>
                <w:szCs w:val="16"/>
              </w:rPr>
              <w:t>25,433,500</w:t>
            </w:r>
          </w:p>
        </w:tc>
        <w:tc>
          <w:tcPr>
            <w:tcW w:w="900" w:type="dxa"/>
            <w:shd w:val="clear" w:color="auto" w:fill="FFFFFF"/>
            <w:tcMar>
              <w:top w:w="40" w:type="dxa"/>
              <w:left w:w="80" w:type="dxa"/>
              <w:bottom w:w="40" w:type="dxa"/>
              <w:right w:w="80" w:type="dxa"/>
            </w:tcMar>
            <w:vAlign w:val="center"/>
          </w:tcPr>
          <w:p w14:paraId="39D3F1C9" w14:textId="77777777" w:rsidR="006C4FB2" w:rsidRDefault="00000000">
            <w:pPr>
              <w:spacing w:before="20" w:after="20"/>
            </w:pPr>
            <w:r>
              <w:rPr>
                <w:b/>
                <w:bCs/>
                <w:sz w:val="16"/>
                <w:szCs w:val="16"/>
              </w:rPr>
              <w:t>100%</w:t>
            </w:r>
          </w:p>
        </w:tc>
        <w:tc>
          <w:tcPr>
            <w:tcW w:w="1100" w:type="dxa"/>
            <w:shd w:val="clear" w:color="auto" w:fill="FFFFFF"/>
            <w:tcMar>
              <w:top w:w="40" w:type="dxa"/>
              <w:left w:w="80" w:type="dxa"/>
              <w:bottom w:w="40" w:type="dxa"/>
              <w:right w:w="80" w:type="dxa"/>
            </w:tcMar>
            <w:vAlign w:val="center"/>
          </w:tcPr>
          <w:p w14:paraId="12EF91B4" w14:textId="77777777" w:rsidR="006C4FB2" w:rsidRDefault="00000000">
            <w:pPr>
              <w:spacing w:before="20" w:after="20"/>
            </w:pPr>
            <w:r>
              <w:rPr>
                <w:b/>
                <w:bCs/>
                <w:sz w:val="16"/>
                <w:szCs w:val="16"/>
              </w:rPr>
              <w:t>250,000</w:t>
            </w:r>
          </w:p>
        </w:tc>
        <w:tc>
          <w:tcPr>
            <w:tcW w:w="1100" w:type="dxa"/>
            <w:shd w:val="clear" w:color="auto" w:fill="FFFFFF"/>
            <w:tcMar>
              <w:top w:w="40" w:type="dxa"/>
              <w:left w:w="80" w:type="dxa"/>
              <w:bottom w:w="40" w:type="dxa"/>
              <w:right w:w="80" w:type="dxa"/>
            </w:tcMar>
            <w:vAlign w:val="center"/>
          </w:tcPr>
          <w:p w14:paraId="0BB55D2B" w14:textId="77777777" w:rsidR="006C4FB2" w:rsidRDefault="00000000">
            <w:pPr>
              <w:spacing w:before="20" w:after="20"/>
            </w:pPr>
            <w:r>
              <w:rPr>
                <w:b/>
                <w:bCs/>
                <w:sz w:val="16"/>
                <w:szCs w:val="16"/>
              </w:rPr>
              <w:t>400,000</w:t>
            </w:r>
          </w:p>
        </w:tc>
        <w:tc>
          <w:tcPr>
            <w:tcW w:w="1100" w:type="dxa"/>
            <w:shd w:val="clear" w:color="auto" w:fill="FFFFFF"/>
            <w:tcMar>
              <w:top w:w="40" w:type="dxa"/>
              <w:left w:w="80" w:type="dxa"/>
              <w:bottom w:w="40" w:type="dxa"/>
              <w:right w:w="80" w:type="dxa"/>
            </w:tcMar>
            <w:vAlign w:val="center"/>
          </w:tcPr>
          <w:p w14:paraId="47C3E5A1" w14:textId="77777777" w:rsidR="006C4FB2" w:rsidRDefault="00000000">
            <w:pPr>
              <w:spacing w:before="20" w:after="20"/>
            </w:pPr>
            <w:r>
              <w:rPr>
                <w:b/>
                <w:bCs/>
                <w:sz w:val="16"/>
                <w:szCs w:val="16"/>
              </w:rPr>
              <w:t>350,000</w:t>
            </w:r>
          </w:p>
        </w:tc>
        <w:tc>
          <w:tcPr>
            <w:tcW w:w="1246" w:type="dxa"/>
            <w:shd w:val="clear" w:color="auto" w:fill="FFFFFF"/>
            <w:tcMar>
              <w:top w:w="40" w:type="dxa"/>
              <w:left w:w="80" w:type="dxa"/>
              <w:bottom w:w="40" w:type="dxa"/>
              <w:right w:w="80" w:type="dxa"/>
            </w:tcMar>
            <w:vAlign w:val="center"/>
          </w:tcPr>
          <w:p w14:paraId="414D355E" w14:textId="77777777" w:rsidR="006C4FB2" w:rsidRDefault="00000000">
            <w:pPr>
              <w:spacing w:before="20" w:after="20"/>
            </w:pPr>
            <w:r>
              <w:rPr>
                <w:b/>
                <w:bCs/>
                <w:sz w:val="16"/>
                <w:szCs w:val="16"/>
              </w:rPr>
              <w:t>1,000,000</w:t>
            </w:r>
          </w:p>
        </w:tc>
        <w:tc>
          <w:tcPr>
            <w:tcW w:w="1000" w:type="dxa"/>
            <w:shd w:val="clear" w:color="auto" w:fill="FFFFFF"/>
            <w:tcMar>
              <w:top w:w="40" w:type="dxa"/>
              <w:left w:w="80" w:type="dxa"/>
              <w:bottom w:w="40" w:type="dxa"/>
              <w:right w:w="80" w:type="dxa"/>
            </w:tcMar>
            <w:vAlign w:val="center"/>
          </w:tcPr>
          <w:p w14:paraId="4A0535DC" w14:textId="77777777" w:rsidR="006C4FB2" w:rsidRDefault="00000000">
            <w:pPr>
              <w:spacing w:before="20" w:after="20"/>
            </w:pPr>
            <w:r>
              <w:rPr>
                <w:b/>
                <w:bCs/>
                <w:sz w:val="16"/>
                <w:szCs w:val="16"/>
              </w:rPr>
              <w:t>8</w:t>
            </w:r>
          </w:p>
        </w:tc>
      </w:tr>
    </w:tbl>
    <w:p w14:paraId="46B6AF69" w14:textId="77777777" w:rsidR="006C4FB2" w:rsidRDefault="00000000">
      <w:pPr>
        <w:spacing w:before="30" w:after="120"/>
      </w:pPr>
      <w:r>
        <w:rPr>
          <w:i/>
          <w:iCs/>
          <w:color w:val="8A8984"/>
          <w:sz w:val="13"/>
          <w:szCs w:val="13"/>
        </w:rPr>
        <w:t>Source: BISP Beneficiaries Data Portal (dli7.bisp.gov.pk), HH Size Summary, accessed 8 October 2026; allocation by largest-remainder rounding.</w:t>
      </w:r>
    </w:p>
    <w:p w14:paraId="2A3DC73C" w14:textId="77777777" w:rsidR="006C4FB2" w:rsidRDefault="00000000">
      <w:pPr>
        <w:pStyle w:val="Heading2"/>
        <w:keepNext/>
      </w:pPr>
      <w:bookmarkStart w:id="45" w:name="_Toc242799501"/>
      <w:r>
        <w:t>4.3 Cohort prioritisation methodology</w:t>
      </w:r>
      <w:bookmarkEnd w:id="45"/>
    </w:p>
    <w:p w14:paraId="1F111826" w14:textId="77777777" w:rsidR="006C4FB2" w:rsidRDefault="00000000">
      <w:pPr>
        <w:spacing w:after="100" w:line="264" w:lineRule="auto"/>
        <w:jc w:val="both"/>
      </w:pPr>
      <w:r>
        <w:t xml:space="preserve">Within each zone, SDPI will bring tehsils into each phase in an order set by a </w:t>
      </w:r>
      <w:r>
        <w:rPr>
          <w:b/>
          <w:bCs/>
        </w:rPr>
        <w:t>Tehsil Sequencing Index</w:t>
      </w:r>
      <w:r>
        <w:t xml:space="preserve"> that combines readiness, need and feasibility (Table 8). The underlying logic is a simple theory of change: training produces behaviour only where the woman already holds a live wallet and will receive a payment soon, so readiness gates entry, need sets priority among ready tehsils, and feasibility determines the delivery mode rather than exclusion.</w:t>
      </w:r>
    </w:p>
    <w:p w14:paraId="6DD82AFD"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8: </w:t>
      </w:r>
      <w:r>
        <w:rPr>
          <w:b/>
          <w:bCs/>
          <w:color w:val="1F3864"/>
          <w:sz w:val="16"/>
          <w:szCs w:val="16"/>
        </w:rPr>
        <w:t>Tehsil Sequencing Index</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000"/>
        <w:gridCol w:w="4200"/>
        <w:gridCol w:w="3546"/>
      </w:tblGrid>
      <w:tr w:rsidR="006C4FB2" w14:paraId="79CC8CE5" w14:textId="77777777">
        <w:trPr>
          <w:cantSplit/>
          <w:tblHeader/>
        </w:trPr>
        <w:tc>
          <w:tcPr>
            <w:tcW w:w="2000" w:type="dxa"/>
            <w:shd w:val="clear" w:color="auto" w:fill="1F3864"/>
            <w:tcMar>
              <w:top w:w="50" w:type="dxa"/>
              <w:left w:w="80" w:type="dxa"/>
              <w:bottom w:w="50" w:type="dxa"/>
              <w:right w:w="80" w:type="dxa"/>
            </w:tcMar>
            <w:vAlign w:val="center"/>
          </w:tcPr>
          <w:p w14:paraId="18F62D2A" w14:textId="77777777" w:rsidR="006C4FB2" w:rsidRDefault="00000000">
            <w:pPr>
              <w:spacing w:before="20" w:after="20"/>
            </w:pPr>
            <w:r>
              <w:rPr>
                <w:b/>
                <w:bCs/>
                <w:color w:val="FFFFFF"/>
                <w:sz w:val="15"/>
                <w:szCs w:val="15"/>
              </w:rPr>
              <w:t>Dimension</w:t>
            </w:r>
          </w:p>
        </w:tc>
        <w:tc>
          <w:tcPr>
            <w:tcW w:w="4200" w:type="dxa"/>
            <w:shd w:val="clear" w:color="auto" w:fill="1F3864"/>
            <w:tcMar>
              <w:top w:w="50" w:type="dxa"/>
              <w:left w:w="80" w:type="dxa"/>
              <w:bottom w:w="50" w:type="dxa"/>
              <w:right w:w="80" w:type="dxa"/>
            </w:tcMar>
            <w:vAlign w:val="center"/>
          </w:tcPr>
          <w:p w14:paraId="372F6479" w14:textId="77777777" w:rsidR="006C4FB2" w:rsidRDefault="00000000">
            <w:pPr>
              <w:spacing w:before="20" w:after="20"/>
            </w:pPr>
            <w:r>
              <w:rPr>
                <w:b/>
                <w:bCs/>
                <w:color w:val="FFFFFF"/>
                <w:sz w:val="15"/>
                <w:szCs w:val="15"/>
              </w:rPr>
              <w:t>Indicator and source</w:t>
            </w:r>
          </w:p>
        </w:tc>
        <w:tc>
          <w:tcPr>
            <w:tcW w:w="3546" w:type="dxa"/>
            <w:shd w:val="clear" w:color="auto" w:fill="1F3864"/>
            <w:tcMar>
              <w:top w:w="50" w:type="dxa"/>
              <w:left w:w="80" w:type="dxa"/>
              <w:bottom w:w="50" w:type="dxa"/>
              <w:right w:w="80" w:type="dxa"/>
            </w:tcMar>
            <w:vAlign w:val="center"/>
          </w:tcPr>
          <w:p w14:paraId="302E42FC" w14:textId="77777777" w:rsidR="006C4FB2" w:rsidRDefault="00000000">
            <w:pPr>
              <w:spacing w:before="20" w:after="20"/>
            </w:pPr>
            <w:r>
              <w:rPr>
                <w:b/>
                <w:bCs/>
                <w:color w:val="FFFFFF"/>
                <w:sz w:val="15"/>
                <w:szCs w:val="15"/>
              </w:rPr>
              <w:t>Use in sequencing</w:t>
            </w:r>
          </w:p>
        </w:tc>
      </w:tr>
      <w:tr w:rsidR="006C4FB2" w14:paraId="272EF3DD" w14:textId="77777777">
        <w:trPr>
          <w:cantSplit/>
        </w:trPr>
        <w:tc>
          <w:tcPr>
            <w:tcW w:w="2000" w:type="dxa"/>
            <w:shd w:val="clear" w:color="auto" w:fill="FFFFFF"/>
            <w:tcMar>
              <w:top w:w="40" w:type="dxa"/>
              <w:left w:w="80" w:type="dxa"/>
              <w:bottom w:w="40" w:type="dxa"/>
              <w:right w:w="80" w:type="dxa"/>
            </w:tcMar>
            <w:vAlign w:val="center"/>
          </w:tcPr>
          <w:p w14:paraId="374614BE" w14:textId="77777777" w:rsidR="006C4FB2" w:rsidRDefault="00000000">
            <w:pPr>
              <w:spacing w:before="20" w:after="20"/>
            </w:pPr>
            <w:r>
              <w:rPr>
                <w:sz w:val="15"/>
                <w:szCs w:val="15"/>
              </w:rPr>
              <w:t>Readiness (gate)</w:t>
            </w:r>
          </w:p>
        </w:tc>
        <w:tc>
          <w:tcPr>
            <w:tcW w:w="4200" w:type="dxa"/>
            <w:shd w:val="clear" w:color="auto" w:fill="FFFFFF"/>
            <w:tcMar>
              <w:top w:w="40" w:type="dxa"/>
              <w:left w:w="80" w:type="dxa"/>
              <w:bottom w:w="40" w:type="dxa"/>
              <w:right w:w="80" w:type="dxa"/>
            </w:tcMar>
            <w:vAlign w:val="center"/>
          </w:tcPr>
          <w:p w14:paraId="169697EA" w14:textId="77777777" w:rsidR="006C4FB2" w:rsidRDefault="00000000">
            <w:pPr>
              <w:spacing w:before="20" w:after="20"/>
            </w:pPr>
            <w:r>
              <w:rPr>
                <w:sz w:val="15"/>
                <w:szCs w:val="15"/>
              </w:rPr>
              <w:t>Share of beneficiaries with Benazir SIM issued and wallet active (BISP); tranche paid on wallet rails</w:t>
            </w:r>
          </w:p>
        </w:tc>
        <w:tc>
          <w:tcPr>
            <w:tcW w:w="3546" w:type="dxa"/>
            <w:shd w:val="clear" w:color="auto" w:fill="FFFFFF"/>
            <w:tcMar>
              <w:top w:w="40" w:type="dxa"/>
              <w:left w:w="80" w:type="dxa"/>
              <w:bottom w:w="40" w:type="dxa"/>
              <w:right w:w="80" w:type="dxa"/>
            </w:tcMar>
            <w:vAlign w:val="center"/>
          </w:tcPr>
          <w:p w14:paraId="2A4EAC26" w14:textId="77777777" w:rsidR="006C4FB2" w:rsidRDefault="00000000">
            <w:pPr>
              <w:spacing w:before="20" w:after="20"/>
            </w:pPr>
            <w:r>
              <w:rPr>
                <w:sz w:val="15"/>
                <w:szCs w:val="15"/>
              </w:rPr>
              <w:t>Tehsils enter a phase only when wallet issuance is substantially complete</w:t>
            </w:r>
          </w:p>
        </w:tc>
      </w:tr>
      <w:tr w:rsidR="006C4FB2" w14:paraId="730ED5FD" w14:textId="77777777">
        <w:trPr>
          <w:cantSplit/>
        </w:trPr>
        <w:tc>
          <w:tcPr>
            <w:tcW w:w="2000" w:type="dxa"/>
            <w:shd w:val="clear" w:color="auto" w:fill="F4F7FB"/>
            <w:tcMar>
              <w:top w:w="40" w:type="dxa"/>
              <w:left w:w="80" w:type="dxa"/>
              <w:bottom w:w="40" w:type="dxa"/>
              <w:right w:w="80" w:type="dxa"/>
            </w:tcMar>
            <w:vAlign w:val="center"/>
          </w:tcPr>
          <w:p w14:paraId="4F4E38C1" w14:textId="77777777" w:rsidR="006C4FB2" w:rsidRDefault="00000000">
            <w:pPr>
              <w:spacing w:before="20" w:after="20"/>
            </w:pPr>
            <w:r>
              <w:rPr>
                <w:sz w:val="15"/>
                <w:szCs w:val="15"/>
              </w:rPr>
              <w:t>Need</w:t>
            </w:r>
          </w:p>
        </w:tc>
        <w:tc>
          <w:tcPr>
            <w:tcW w:w="4200" w:type="dxa"/>
            <w:shd w:val="clear" w:color="auto" w:fill="F4F7FB"/>
            <w:tcMar>
              <w:top w:w="40" w:type="dxa"/>
              <w:left w:w="80" w:type="dxa"/>
              <w:bottom w:w="40" w:type="dxa"/>
              <w:right w:w="80" w:type="dxa"/>
            </w:tcMar>
            <w:vAlign w:val="center"/>
          </w:tcPr>
          <w:p w14:paraId="06E42B4B" w14:textId="77777777" w:rsidR="006C4FB2" w:rsidRDefault="00000000">
            <w:pPr>
              <w:spacing w:before="20" w:after="20"/>
            </w:pPr>
            <w:r>
              <w:rPr>
                <w:sz w:val="15"/>
                <w:szCs w:val="15"/>
              </w:rPr>
              <w:t>Beneficiary density (NSER households); share of segments D and E (BISP SIM and wallet data, baseline estimates); share never trained under DFLT I or II</w:t>
            </w:r>
          </w:p>
        </w:tc>
        <w:tc>
          <w:tcPr>
            <w:tcW w:w="3546" w:type="dxa"/>
            <w:shd w:val="clear" w:color="auto" w:fill="F4F7FB"/>
            <w:tcMar>
              <w:top w:w="40" w:type="dxa"/>
              <w:left w:w="80" w:type="dxa"/>
              <w:bottom w:w="40" w:type="dxa"/>
              <w:right w:w="80" w:type="dxa"/>
            </w:tcMar>
            <w:vAlign w:val="center"/>
          </w:tcPr>
          <w:p w14:paraId="7A5D944A" w14:textId="77777777" w:rsidR="006C4FB2" w:rsidRDefault="00000000">
            <w:pPr>
              <w:spacing w:before="20" w:after="20"/>
            </w:pPr>
            <w:r>
              <w:rPr>
                <w:sz w:val="15"/>
                <w:szCs w:val="15"/>
              </w:rPr>
              <w:t>Higher need moves a tehsil earlier among ready tehsils</w:t>
            </w:r>
          </w:p>
        </w:tc>
      </w:tr>
      <w:tr w:rsidR="006C4FB2" w14:paraId="36348AA9" w14:textId="77777777">
        <w:trPr>
          <w:cantSplit/>
        </w:trPr>
        <w:tc>
          <w:tcPr>
            <w:tcW w:w="2000" w:type="dxa"/>
            <w:shd w:val="clear" w:color="auto" w:fill="FFFFFF"/>
            <w:tcMar>
              <w:top w:w="40" w:type="dxa"/>
              <w:left w:w="80" w:type="dxa"/>
              <w:bottom w:w="40" w:type="dxa"/>
              <w:right w:w="80" w:type="dxa"/>
            </w:tcMar>
            <w:vAlign w:val="center"/>
          </w:tcPr>
          <w:p w14:paraId="1B343589" w14:textId="77777777" w:rsidR="006C4FB2" w:rsidRDefault="00000000">
            <w:pPr>
              <w:spacing w:before="20" w:after="20"/>
            </w:pPr>
            <w:r>
              <w:rPr>
                <w:sz w:val="15"/>
                <w:szCs w:val="15"/>
              </w:rPr>
              <w:t>Representativeness (Phase 1)</w:t>
            </w:r>
          </w:p>
        </w:tc>
        <w:tc>
          <w:tcPr>
            <w:tcW w:w="4200" w:type="dxa"/>
            <w:shd w:val="clear" w:color="auto" w:fill="FFFFFF"/>
            <w:tcMar>
              <w:top w:w="40" w:type="dxa"/>
              <w:left w:w="80" w:type="dxa"/>
              <w:bottom w:w="40" w:type="dxa"/>
              <w:right w:w="80" w:type="dxa"/>
            </w:tcMar>
            <w:vAlign w:val="center"/>
          </w:tcPr>
          <w:p w14:paraId="3CF68E87" w14:textId="77777777" w:rsidR="006C4FB2" w:rsidRDefault="00000000">
            <w:pPr>
              <w:spacing w:before="20" w:after="20"/>
            </w:pPr>
            <w:r>
              <w:rPr>
                <w:sz w:val="15"/>
                <w:szCs w:val="15"/>
              </w:rPr>
              <w:t>Urban, peri-urban and rural mix in every zone; at least one low-connectivity and one conservative tehsil per zone</w:t>
            </w:r>
          </w:p>
        </w:tc>
        <w:tc>
          <w:tcPr>
            <w:tcW w:w="3546" w:type="dxa"/>
            <w:shd w:val="clear" w:color="auto" w:fill="FFFFFF"/>
            <w:tcMar>
              <w:top w:w="40" w:type="dxa"/>
              <w:left w:w="80" w:type="dxa"/>
              <w:bottom w:w="40" w:type="dxa"/>
              <w:right w:w="80" w:type="dxa"/>
            </w:tcMar>
            <w:vAlign w:val="center"/>
          </w:tcPr>
          <w:p w14:paraId="59C6AF00" w14:textId="77777777" w:rsidR="006C4FB2" w:rsidRDefault="00000000">
            <w:pPr>
              <w:spacing w:before="20" w:after="20"/>
            </w:pPr>
            <w:r>
              <w:rPr>
                <w:sz w:val="15"/>
                <w:szCs w:val="15"/>
              </w:rPr>
              <w:t>Ensures the pilot tests every context</w:t>
            </w:r>
          </w:p>
        </w:tc>
      </w:tr>
      <w:tr w:rsidR="006C4FB2" w14:paraId="755A8015" w14:textId="77777777">
        <w:trPr>
          <w:cantSplit/>
        </w:trPr>
        <w:tc>
          <w:tcPr>
            <w:tcW w:w="2000" w:type="dxa"/>
            <w:shd w:val="clear" w:color="auto" w:fill="F4F7FB"/>
            <w:tcMar>
              <w:top w:w="40" w:type="dxa"/>
              <w:left w:w="80" w:type="dxa"/>
              <w:bottom w:w="40" w:type="dxa"/>
              <w:right w:w="80" w:type="dxa"/>
            </w:tcMar>
            <w:vAlign w:val="center"/>
          </w:tcPr>
          <w:p w14:paraId="18B8524F" w14:textId="77777777" w:rsidR="006C4FB2" w:rsidRDefault="00000000">
            <w:pPr>
              <w:spacing w:before="20" w:after="20"/>
            </w:pPr>
            <w:r>
              <w:rPr>
                <w:sz w:val="15"/>
                <w:szCs w:val="15"/>
              </w:rPr>
              <w:t>Feasibility</w:t>
            </w:r>
          </w:p>
        </w:tc>
        <w:tc>
          <w:tcPr>
            <w:tcW w:w="4200" w:type="dxa"/>
            <w:shd w:val="clear" w:color="auto" w:fill="F4F7FB"/>
            <w:tcMar>
              <w:top w:w="40" w:type="dxa"/>
              <w:left w:w="80" w:type="dxa"/>
              <w:bottom w:w="40" w:type="dxa"/>
              <w:right w:w="80" w:type="dxa"/>
            </w:tcMar>
            <w:vAlign w:val="center"/>
          </w:tcPr>
          <w:p w14:paraId="723A5D2A" w14:textId="77777777" w:rsidR="006C4FB2" w:rsidRDefault="00000000">
            <w:pPr>
              <w:spacing w:before="20" w:after="20"/>
            </w:pPr>
            <w:r>
              <w:rPr>
                <w:sz w:val="15"/>
                <w:szCs w:val="15"/>
              </w:rPr>
              <w:t>Venue availability at BISP offices and Nashonuma centres; security advisories; connectivity band</w:t>
            </w:r>
          </w:p>
        </w:tc>
        <w:tc>
          <w:tcPr>
            <w:tcW w:w="3546" w:type="dxa"/>
            <w:shd w:val="clear" w:color="auto" w:fill="F4F7FB"/>
            <w:tcMar>
              <w:top w:w="40" w:type="dxa"/>
              <w:left w:w="80" w:type="dxa"/>
              <w:bottom w:w="40" w:type="dxa"/>
              <w:right w:w="80" w:type="dxa"/>
            </w:tcMar>
            <w:vAlign w:val="center"/>
          </w:tcPr>
          <w:p w14:paraId="44150480" w14:textId="77777777" w:rsidR="006C4FB2" w:rsidRDefault="00000000">
            <w:pPr>
              <w:spacing w:before="20" w:after="20"/>
            </w:pPr>
            <w:r>
              <w:rPr>
                <w:sz w:val="15"/>
                <w:szCs w:val="15"/>
              </w:rPr>
              <w:t>Sets delivery mode and support level; hard-to-reach tehsils are concentrated in Phase 3 as the RFP requires</w:t>
            </w:r>
          </w:p>
        </w:tc>
      </w:tr>
      <w:tr w:rsidR="006C4FB2" w14:paraId="0104E32E" w14:textId="77777777">
        <w:trPr>
          <w:cantSplit/>
        </w:trPr>
        <w:tc>
          <w:tcPr>
            <w:tcW w:w="2000" w:type="dxa"/>
            <w:shd w:val="clear" w:color="auto" w:fill="FFFFFF"/>
            <w:tcMar>
              <w:top w:w="40" w:type="dxa"/>
              <w:left w:w="80" w:type="dxa"/>
              <w:bottom w:w="40" w:type="dxa"/>
              <w:right w:w="80" w:type="dxa"/>
            </w:tcMar>
            <w:vAlign w:val="center"/>
          </w:tcPr>
          <w:p w14:paraId="2BF0A0D0" w14:textId="77777777" w:rsidR="006C4FB2" w:rsidRDefault="00000000">
            <w:pPr>
              <w:spacing w:before="20" w:after="20"/>
            </w:pPr>
            <w:r>
              <w:rPr>
                <w:sz w:val="15"/>
                <w:szCs w:val="15"/>
              </w:rPr>
              <w:t>De-duplication</w:t>
            </w:r>
          </w:p>
        </w:tc>
        <w:tc>
          <w:tcPr>
            <w:tcW w:w="4200" w:type="dxa"/>
            <w:shd w:val="clear" w:color="auto" w:fill="FFFFFF"/>
            <w:tcMar>
              <w:top w:w="40" w:type="dxa"/>
              <w:left w:w="80" w:type="dxa"/>
              <w:bottom w:w="40" w:type="dxa"/>
              <w:right w:w="80" w:type="dxa"/>
            </w:tcMar>
            <w:vAlign w:val="center"/>
          </w:tcPr>
          <w:p w14:paraId="495616B7" w14:textId="77777777" w:rsidR="006C4FB2" w:rsidRDefault="00000000">
            <w:pPr>
              <w:spacing w:before="20" w:after="20"/>
            </w:pPr>
            <w:r>
              <w:rPr>
                <w:sz w:val="15"/>
                <w:szCs w:val="15"/>
              </w:rPr>
              <w:t>CNIC match against about 548,000 women already trained under DFLT Phase II (BISP and SSPA chapters)</w:t>
            </w:r>
          </w:p>
        </w:tc>
        <w:tc>
          <w:tcPr>
            <w:tcW w:w="3546" w:type="dxa"/>
            <w:shd w:val="clear" w:color="auto" w:fill="FFFFFF"/>
            <w:tcMar>
              <w:top w:w="40" w:type="dxa"/>
              <w:left w:w="80" w:type="dxa"/>
              <w:bottom w:w="40" w:type="dxa"/>
              <w:right w:w="80" w:type="dxa"/>
            </w:tcMar>
            <w:vAlign w:val="center"/>
          </w:tcPr>
          <w:p w14:paraId="06B24B71" w14:textId="77777777" w:rsidR="006C4FB2" w:rsidRDefault="00000000">
            <w:pPr>
              <w:spacing w:before="20" w:after="20"/>
            </w:pPr>
            <w:r>
              <w:rPr>
                <w:sz w:val="15"/>
                <w:szCs w:val="15"/>
              </w:rPr>
              <w:t>Previously trained women are excluded from the target and offered digital refreshers only</w:t>
            </w:r>
          </w:p>
        </w:tc>
      </w:tr>
    </w:tbl>
    <w:p w14:paraId="338C06DF" w14:textId="7F6DF92E" w:rsidR="006C4FB2" w:rsidRDefault="00000000">
      <w:pPr>
        <w:spacing w:after="100" w:line="264" w:lineRule="auto"/>
        <w:jc w:val="both"/>
      </w:pPr>
      <w:r>
        <w:t>Within a tehsil, women whose wallets are active but who have not yet transacted independently are mobilised first</w:t>
      </w:r>
      <w:r w:rsidR="001520B3">
        <w:t xml:space="preserve"> if BISP can provide a data for the specific tehsils</w:t>
      </w:r>
      <w:r>
        <w:t>, followed by newly enrolled beneficiaries. Women above 60 and those with disabilities are routed to the assisted protocol of segments D and E irrespective of device access.</w:t>
      </w:r>
    </w:p>
    <w:p w14:paraId="1DF06478" w14:textId="77777777" w:rsidR="006C4FB2" w:rsidRDefault="00000000">
      <w:pPr>
        <w:pStyle w:val="Heading2"/>
        <w:keepNext/>
      </w:pPr>
      <w:bookmarkStart w:id="46" w:name="_Toc242799502"/>
      <w:r>
        <w:t>4.4 Alignment with BISP payment cycles: tranche-anchored scheduling</w:t>
      </w:r>
      <w:bookmarkEnd w:id="46"/>
    </w:p>
    <w:p w14:paraId="2A4B0B33" w14:textId="77777777" w:rsidR="006C4FB2" w:rsidRDefault="00000000">
      <w:pPr>
        <w:spacing w:after="100" w:line="264" w:lineRule="auto"/>
        <w:jc w:val="both"/>
      </w:pPr>
      <w:r>
        <w:t>BISP pays quarterly. SDPI will therefore schedule each phase backwards from a tranche date so that the woman’s Capability session ends shortly before the payment she will withdraw herself, with SDPI trainers deployed at payment points during the window. In Phase 1 the one-month Readiness and Capability blocks are stretched to six weeks each, which fits the 250,000 target into one quarter while keeping trainer numbers stable. Phases 2 and 3 run over four months in two waves (four weeks of Session A followed by four weeks of Session B for each wave), with the mid-phase tranche supported on Wednesdays and Saturdays. Table 9 shows the cycle using January as an illustrative start of the roll-out; actual dates are fixed at inception against BISP’s confirmed tranche calendar.</w:t>
      </w:r>
    </w:p>
    <w:p w14:paraId="69A600CE" w14:textId="77777777" w:rsidR="001520B3" w:rsidRDefault="001520B3">
      <w:pPr>
        <w:keepNext/>
        <w:spacing w:before="120" w:after="60"/>
        <w:rPr>
          <w:rFonts w:ascii="Montserrat SemiBold" w:eastAsia="Montserrat SemiBold" w:hAnsi="Montserrat SemiBold" w:cs="Montserrat SemiBold"/>
          <w:color w:val="1F3864"/>
          <w:sz w:val="16"/>
          <w:szCs w:val="16"/>
        </w:rPr>
      </w:pPr>
    </w:p>
    <w:p w14:paraId="1BF97D2E" w14:textId="38FD54AB" w:rsidR="006C4FB2" w:rsidRDefault="00000000">
      <w:pPr>
        <w:keepNext/>
        <w:spacing w:before="120" w:after="60"/>
      </w:pPr>
      <w:r>
        <w:rPr>
          <w:rFonts w:ascii="Montserrat SemiBold" w:eastAsia="Montserrat SemiBold" w:hAnsi="Montserrat SemiBold" w:cs="Montserrat SemiBold"/>
          <w:color w:val="1F3864"/>
          <w:sz w:val="16"/>
          <w:szCs w:val="16"/>
        </w:rPr>
        <w:t xml:space="preserve">Table 9: </w:t>
      </w:r>
      <w:r>
        <w:rPr>
          <w:b/>
          <w:bCs/>
          <w:color w:val="1F3864"/>
          <w:sz w:val="16"/>
          <w:szCs w:val="16"/>
        </w:rPr>
        <w:t>Tranche-anchored roll-out calendar (illustrative start in January)</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200"/>
        <w:gridCol w:w="1300"/>
        <w:gridCol w:w="6246"/>
      </w:tblGrid>
      <w:tr w:rsidR="006C4FB2" w14:paraId="72A3CFF3" w14:textId="77777777">
        <w:trPr>
          <w:cantSplit/>
          <w:tblHeader/>
        </w:trPr>
        <w:tc>
          <w:tcPr>
            <w:tcW w:w="2200" w:type="dxa"/>
            <w:shd w:val="clear" w:color="auto" w:fill="1F3864"/>
            <w:tcMar>
              <w:top w:w="50" w:type="dxa"/>
              <w:left w:w="80" w:type="dxa"/>
              <w:bottom w:w="50" w:type="dxa"/>
              <w:right w:w="80" w:type="dxa"/>
            </w:tcMar>
            <w:vAlign w:val="center"/>
          </w:tcPr>
          <w:p w14:paraId="4D442125" w14:textId="77777777" w:rsidR="006C4FB2" w:rsidRDefault="00000000">
            <w:pPr>
              <w:spacing w:before="20" w:after="20"/>
            </w:pPr>
            <w:r>
              <w:rPr>
                <w:b/>
                <w:bCs/>
                <w:color w:val="FFFFFF"/>
                <w:sz w:val="15"/>
                <w:szCs w:val="15"/>
              </w:rPr>
              <w:t>Illustrative month</w:t>
            </w:r>
          </w:p>
        </w:tc>
        <w:tc>
          <w:tcPr>
            <w:tcW w:w="1300" w:type="dxa"/>
            <w:shd w:val="clear" w:color="auto" w:fill="1F3864"/>
            <w:tcMar>
              <w:top w:w="50" w:type="dxa"/>
              <w:left w:w="80" w:type="dxa"/>
              <w:bottom w:w="50" w:type="dxa"/>
              <w:right w:w="80" w:type="dxa"/>
            </w:tcMar>
            <w:vAlign w:val="center"/>
          </w:tcPr>
          <w:p w14:paraId="49B858F4" w14:textId="77777777" w:rsidR="006C4FB2" w:rsidRDefault="00000000">
            <w:pPr>
              <w:spacing w:before="20" w:after="20"/>
            </w:pPr>
            <w:r>
              <w:rPr>
                <w:b/>
                <w:bCs/>
                <w:color w:val="FFFFFF"/>
                <w:sz w:val="15"/>
                <w:szCs w:val="15"/>
              </w:rPr>
              <w:t>Project month</w:t>
            </w:r>
          </w:p>
        </w:tc>
        <w:tc>
          <w:tcPr>
            <w:tcW w:w="6246" w:type="dxa"/>
            <w:shd w:val="clear" w:color="auto" w:fill="1F3864"/>
            <w:tcMar>
              <w:top w:w="50" w:type="dxa"/>
              <w:left w:w="80" w:type="dxa"/>
              <w:bottom w:w="50" w:type="dxa"/>
              <w:right w:w="80" w:type="dxa"/>
            </w:tcMar>
            <w:vAlign w:val="center"/>
          </w:tcPr>
          <w:p w14:paraId="403955F8" w14:textId="77777777" w:rsidR="006C4FB2" w:rsidRDefault="00000000">
            <w:pPr>
              <w:spacing w:before="20" w:after="20"/>
            </w:pPr>
            <w:r>
              <w:rPr>
                <w:b/>
                <w:bCs/>
                <w:color w:val="FFFFFF"/>
                <w:sz w:val="15"/>
                <w:szCs w:val="15"/>
              </w:rPr>
              <w:t>Activity</w:t>
            </w:r>
          </w:p>
        </w:tc>
      </w:tr>
      <w:tr w:rsidR="006C4FB2" w14:paraId="66B2CF80" w14:textId="77777777">
        <w:trPr>
          <w:cantSplit/>
        </w:trPr>
        <w:tc>
          <w:tcPr>
            <w:tcW w:w="2200" w:type="dxa"/>
            <w:shd w:val="clear" w:color="auto" w:fill="FFFFFF"/>
            <w:tcMar>
              <w:top w:w="40" w:type="dxa"/>
              <w:left w:w="80" w:type="dxa"/>
              <w:bottom w:w="40" w:type="dxa"/>
              <w:right w:w="80" w:type="dxa"/>
            </w:tcMar>
            <w:vAlign w:val="center"/>
          </w:tcPr>
          <w:p w14:paraId="116D9AB6" w14:textId="77777777" w:rsidR="006C4FB2" w:rsidRDefault="00000000">
            <w:pPr>
              <w:spacing w:before="20" w:after="20"/>
            </w:pPr>
            <w:r>
              <w:rPr>
                <w:sz w:val="15"/>
                <w:szCs w:val="15"/>
              </w:rPr>
              <w:t>January – mid-February</w:t>
            </w:r>
          </w:p>
        </w:tc>
        <w:tc>
          <w:tcPr>
            <w:tcW w:w="1300" w:type="dxa"/>
            <w:shd w:val="clear" w:color="auto" w:fill="FFFFFF"/>
            <w:tcMar>
              <w:top w:w="40" w:type="dxa"/>
              <w:left w:w="80" w:type="dxa"/>
              <w:bottom w:w="40" w:type="dxa"/>
              <w:right w:w="80" w:type="dxa"/>
            </w:tcMar>
            <w:vAlign w:val="center"/>
          </w:tcPr>
          <w:p w14:paraId="34D4EE24" w14:textId="77777777" w:rsidR="006C4FB2" w:rsidRDefault="00000000">
            <w:pPr>
              <w:spacing w:before="20" w:after="20"/>
            </w:pPr>
            <w:r>
              <w:rPr>
                <w:sz w:val="15"/>
                <w:szCs w:val="15"/>
              </w:rPr>
              <w:t>M6–M7</w:t>
            </w:r>
          </w:p>
        </w:tc>
        <w:tc>
          <w:tcPr>
            <w:tcW w:w="6246" w:type="dxa"/>
            <w:shd w:val="clear" w:color="auto" w:fill="FFFFFF"/>
            <w:tcMar>
              <w:top w:w="40" w:type="dxa"/>
              <w:left w:w="80" w:type="dxa"/>
              <w:bottom w:w="40" w:type="dxa"/>
              <w:right w:w="80" w:type="dxa"/>
            </w:tcMar>
            <w:vAlign w:val="center"/>
          </w:tcPr>
          <w:p w14:paraId="67C0B37E" w14:textId="77777777" w:rsidR="006C4FB2" w:rsidRDefault="00000000">
            <w:pPr>
              <w:spacing w:before="20" w:after="20"/>
            </w:pPr>
            <w:r>
              <w:rPr>
                <w:sz w:val="15"/>
                <w:szCs w:val="15"/>
              </w:rPr>
              <w:t>Phase 1 Session A (Readiness): each trainer runs 24 cohorts of 30</w:t>
            </w:r>
          </w:p>
        </w:tc>
      </w:tr>
      <w:tr w:rsidR="006C4FB2" w14:paraId="32C5EF36" w14:textId="77777777">
        <w:trPr>
          <w:cantSplit/>
        </w:trPr>
        <w:tc>
          <w:tcPr>
            <w:tcW w:w="2200" w:type="dxa"/>
            <w:shd w:val="clear" w:color="auto" w:fill="F4F7FB"/>
            <w:tcMar>
              <w:top w:w="40" w:type="dxa"/>
              <w:left w:w="80" w:type="dxa"/>
              <w:bottom w:w="40" w:type="dxa"/>
              <w:right w:w="80" w:type="dxa"/>
            </w:tcMar>
            <w:vAlign w:val="center"/>
          </w:tcPr>
          <w:p w14:paraId="74CF3C76" w14:textId="77777777" w:rsidR="006C4FB2" w:rsidRDefault="00000000">
            <w:pPr>
              <w:spacing w:before="20" w:after="20"/>
            </w:pPr>
            <w:r>
              <w:rPr>
                <w:sz w:val="15"/>
                <w:szCs w:val="15"/>
              </w:rPr>
              <w:t>Mid-February – March</w:t>
            </w:r>
          </w:p>
        </w:tc>
        <w:tc>
          <w:tcPr>
            <w:tcW w:w="1300" w:type="dxa"/>
            <w:shd w:val="clear" w:color="auto" w:fill="F4F7FB"/>
            <w:tcMar>
              <w:top w:w="40" w:type="dxa"/>
              <w:left w:w="80" w:type="dxa"/>
              <w:bottom w:w="40" w:type="dxa"/>
              <w:right w:w="80" w:type="dxa"/>
            </w:tcMar>
            <w:vAlign w:val="center"/>
          </w:tcPr>
          <w:p w14:paraId="4D4F6856" w14:textId="77777777" w:rsidR="006C4FB2" w:rsidRDefault="00000000">
            <w:pPr>
              <w:spacing w:before="20" w:after="20"/>
            </w:pPr>
            <w:r>
              <w:rPr>
                <w:sz w:val="15"/>
                <w:szCs w:val="15"/>
              </w:rPr>
              <w:t>M7–M8</w:t>
            </w:r>
          </w:p>
        </w:tc>
        <w:tc>
          <w:tcPr>
            <w:tcW w:w="6246" w:type="dxa"/>
            <w:shd w:val="clear" w:color="auto" w:fill="F4F7FB"/>
            <w:tcMar>
              <w:top w:w="40" w:type="dxa"/>
              <w:left w:w="80" w:type="dxa"/>
              <w:bottom w:w="40" w:type="dxa"/>
              <w:right w:w="80" w:type="dxa"/>
            </w:tcMar>
            <w:vAlign w:val="center"/>
          </w:tcPr>
          <w:p w14:paraId="7A62939D" w14:textId="77777777" w:rsidR="006C4FB2" w:rsidRDefault="00000000">
            <w:pPr>
              <w:spacing w:before="20" w:after="20"/>
            </w:pPr>
            <w:r>
              <w:rPr>
                <w:sz w:val="15"/>
                <w:szCs w:val="15"/>
              </w:rPr>
              <w:t>Phase 1 Session B (Capability): the same cohorts return after about six weeks</w:t>
            </w:r>
          </w:p>
        </w:tc>
      </w:tr>
      <w:tr w:rsidR="006C4FB2" w14:paraId="2B11494C" w14:textId="77777777">
        <w:trPr>
          <w:cantSplit/>
        </w:trPr>
        <w:tc>
          <w:tcPr>
            <w:tcW w:w="2200" w:type="dxa"/>
            <w:shd w:val="clear" w:color="auto" w:fill="FFFFFF"/>
            <w:tcMar>
              <w:top w:w="40" w:type="dxa"/>
              <w:left w:w="80" w:type="dxa"/>
              <w:bottom w:w="40" w:type="dxa"/>
              <w:right w:w="80" w:type="dxa"/>
            </w:tcMar>
            <w:vAlign w:val="center"/>
          </w:tcPr>
          <w:p w14:paraId="6E76CA26" w14:textId="77777777" w:rsidR="006C4FB2" w:rsidRDefault="00000000">
            <w:pPr>
              <w:spacing w:before="20" w:after="20"/>
            </w:pPr>
            <w:r>
              <w:rPr>
                <w:sz w:val="15"/>
                <w:szCs w:val="15"/>
              </w:rPr>
              <w:t>April</w:t>
            </w:r>
          </w:p>
        </w:tc>
        <w:tc>
          <w:tcPr>
            <w:tcW w:w="1300" w:type="dxa"/>
            <w:shd w:val="clear" w:color="auto" w:fill="FFFFFF"/>
            <w:tcMar>
              <w:top w:w="40" w:type="dxa"/>
              <w:left w:w="80" w:type="dxa"/>
              <w:bottom w:w="40" w:type="dxa"/>
              <w:right w:w="80" w:type="dxa"/>
            </w:tcMar>
            <w:vAlign w:val="center"/>
          </w:tcPr>
          <w:p w14:paraId="5E360458" w14:textId="77777777" w:rsidR="006C4FB2" w:rsidRDefault="00000000">
            <w:pPr>
              <w:spacing w:before="20" w:after="20"/>
            </w:pPr>
            <w:r>
              <w:rPr>
                <w:sz w:val="15"/>
                <w:szCs w:val="15"/>
              </w:rPr>
              <w:t>M9</w:t>
            </w:r>
          </w:p>
        </w:tc>
        <w:tc>
          <w:tcPr>
            <w:tcW w:w="6246" w:type="dxa"/>
            <w:shd w:val="clear" w:color="auto" w:fill="FFFFFF"/>
            <w:tcMar>
              <w:top w:w="40" w:type="dxa"/>
              <w:left w:w="80" w:type="dxa"/>
              <w:bottom w:w="40" w:type="dxa"/>
              <w:right w:w="80" w:type="dxa"/>
            </w:tcMar>
            <w:vAlign w:val="center"/>
          </w:tcPr>
          <w:p w14:paraId="59519D6D" w14:textId="77777777" w:rsidR="006C4FB2" w:rsidRDefault="00000000">
            <w:pPr>
              <w:spacing w:before="20" w:after="20"/>
            </w:pPr>
            <w:r>
              <w:rPr>
                <w:b/>
                <w:bCs/>
                <w:sz w:val="15"/>
                <w:szCs w:val="15"/>
              </w:rPr>
              <w:t>BISP tranche: 10–14-day assisted cash-out window · T+7 IVR outcome survey · D6 Phase 1 review and Learning Report 1</w:t>
            </w:r>
          </w:p>
        </w:tc>
      </w:tr>
      <w:tr w:rsidR="006C4FB2" w14:paraId="5075BC29" w14:textId="77777777">
        <w:trPr>
          <w:cantSplit/>
        </w:trPr>
        <w:tc>
          <w:tcPr>
            <w:tcW w:w="2200" w:type="dxa"/>
            <w:shd w:val="clear" w:color="auto" w:fill="F4F7FB"/>
            <w:tcMar>
              <w:top w:w="40" w:type="dxa"/>
              <w:left w:w="80" w:type="dxa"/>
              <w:bottom w:w="40" w:type="dxa"/>
              <w:right w:w="80" w:type="dxa"/>
            </w:tcMar>
            <w:vAlign w:val="center"/>
          </w:tcPr>
          <w:p w14:paraId="5135B543" w14:textId="77777777" w:rsidR="006C4FB2" w:rsidRDefault="00000000">
            <w:pPr>
              <w:spacing w:before="20" w:after="20"/>
            </w:pPr>
            <w:r>
              <w:rPr>
                <w:sz w:val="15"/>
                <w:szCs w:val="15"/>
              </w:rPr>
              <w:t>May</w:t>
            </w:r>
          </w:p>
        </w:tc>
        <w:tc>
          <w:tcPr>
            <w:tcW w:w="1300" w:type="dxa"/>
            <w:shd w:val="clear" w:color="auto" w:fill="F4F7FB"/>
            <w:tcMar>
              <w:top w:w="40" w:type="dxa"/>
              <w:left w:w="80" w:type="dxa"/>
              <w:bottom w:w="40" w:type="dxa"/>
              <w:right w:w="80" w:type="dxa"/>
            </w:tcMar>
            <w:vAlign w:val="center"/>
          </w:tcPr>
          <w:p w14:paraId="14779E37" w14:textId="77777777" w:rsidR="006C4FB2" w:rsidRDefault="00000000">
            <w:pPr>
              <w:spacing w:before="20" w:after="20"/>
            </w:pPr>
            <w:r>
              <w:rPr>
                <w:sz w:val="15"/>
                <w:szCs w:val="15"/>
              </w:rPr>
              <w:t>M10</w:t>
            </w:r>
          </w:p>
        </w:tc>
        <w:tc>
          <w:tcPr>
            <w:tcW w:w="6246" w:type="dxa"/>
            <w:shd w:val="clear" w:color="auto" w:fill="F4F7FB"/>
            <w:tcMar>
              <w:top w:w="40" w:type="dxa"/>
              <w:left w:w="80" w:type="dxa"/>
              <w:bottom w:w="40" w:type="dxa"/>
              <w:right w:w="80" w:type="dxa"/>
            </w:tcMar>
            <w:vAlign w:val="center"/>
          </w:tcPr>
          <w:p w14:paraId="4BFD5369" w14:textId="77777777" w:rsidR="006C4FB2" w:rsidRDefault="00000000">
            <w:pPr>
              <w:spacing w:before="20" w:after="20"/>
            </w:pPr>
            <w:r>
              <w:rPr>
                <w:sz w:val="15"/>
                <w:szCs w:val="15"/>
              </w:rPr>
              <w:t>Course correction, refresher ToT, top-up recruitment, Phase 2 mobilisation</w:t>
            </w:r>
          </w:p>
        </w:tc>
      </w:tr>
      <w:tr w:rsidR="006C4FB2" w14:paraId="2413BB60" w14:textId="77777777">
        <w:trPr>
          <w:cantSplit/>
        </w:trPr>
        <w:tc>
          <w:tcPr>
            <w:tcW w:w="2200" w:type="dxa"/>
            <w:shd w:val="clear" w:color="auto" w:fill="FFFFFF"/>
            <w:tcMar>
              <w:top w:w="40" w:type="dxa"/>
              <w:left w:w="80" w:type="dxa"/>
              <w:bottom w:w="40" w:type="dxa"/>
              <w:right w:w="80" w:type="dxa"/>
            </w:tcMar>
            <w:vAlign w:val="center"/>
          </w:tcPr>
          <w:p w14:paraId="4FC042A4" w14:textId="77777777" w:rsidR="006C4FB2" w:rsidRDefault="00000000">
            <w:pPr>
              <w:spacing w:before="20" w:after="20"/>
            </w:pPr>
            <w:r>
              <w:rPr>
                <w:sz w:val="15"/>
                <w:szCs w:val="15"/>
              </w:rPr>
              <w:t>June – September</w:t>
            </w:r>
          </w:p>
        </w:tc>
        <w:tc>
          <w:tcPr>
            <w:tcW w:w="1300" w:type="dxa"/>
            <w:shd w:val="clear" w:color="auto" w:fill="FFFFFF"/>
            <w:tcMar>
              <w:top w:w="40" w:type="dxa"/>
              <w:left w:w="80" w:type="dxa"/>
              <w:bottom w:w="40" w:type="dxa"/>
              <w:right w:w="80" w:type="dxa"/>
            </w:tcMar>
            <w:vAlign w:val="center"/>
          </w:tcPr>
          <w:p w14:paraId="1DC96DF0" w14:textId="77777777" w:rsidR="006C4FB2" w:rsidRDefault="00000000">
            <w:pPr>
              <w:spacing w:before="20" w:after="20"/>
            </w:pPr>
            <w:r>
              <w:rPr>
                <w:sz w:val="15"/>
                <w:szCs w:val="15"/>
              </w:rPr>
              <w:t>M11–M14</w:t>
            </w:r>
          </w:p>
        </w:tc>
        <w:tc>
          <w:tcPr>
            <w:tcW w:w="6246" w:type="dxa"/>
            <w:shd w:val="clear" w:color="auto" w:fill="FFFFFF"/>
            <w:tcMar>
              <w:top w:w="40" w:type="dxa"/>
              <w:left w:w="80" w:type="dxa"/>
              <w:bottom w:w="40" w:type="dxa"/>
              <w:right w:w="80" w:type="dxa"/>
            </w:tcMar>
            <w:vAlign w:val="center"/>
          </w:tcPr>
          <w:p w14:paraId="538B5A4A" w14:textId="77777777" w:rsidR="006C4FB2" w:rsidRDefault="00000000">
            <w:pPr>
              <w:spacing w:before="20" w:after="20"/>
            </w:pPr>
            <w:r>
              <w:rPr>
                <w:sz w:val="15"/>
                <w:szCs w:val="15"/>
              </w:rPr>
              <w:t>Phase 2 in two waves; July tranche supported mid-phase</w:t>
            </w:r>
          </w:p>
        </w:tc>
      </w:tr>
      <w:tr w:rsidR="006C4FB2" w14:paraId="0B295F23" w14:textId="77777777">
        <w:trPr>
          <w:cantSplit/>
        </w:trPr>
        <w:tc>
          <w:tcPr>
            <w:tcW w:w="2200" w:type="dxa"/>
            <w:shd w:val="clear" w:color="auto" w:fill="F4F7FB"/>
            <w:tcMar>
              <w:top w:w="40" w:type="dxa"/>
              <w:left w:w="80" w:type="dxa"/>
              <w:bottom w:w="40" w:type="dxa"/>
              <w:right w:w="80" w:type="dxa"/>
            </w:tcMar>
            <w:vAlign w:val="center"/>
          </w:tcPr>
          <w:p w14:paraId="24081A55" w14:textId="77777777" w:rsidR="006C4FB2" w:rsidRDefault="00000000">
            <w:pPr>
              <w:spacing w:before="20" w:after="20"/>
            </w:pPr>
            <w:r>
              <w:rPr>
                <w:sz w:val="15"/>
                <w:szCs w:val="15"/>
              </w:rPr>
              <w:t>October</w:t>
            </w:r>
          </w:p>
        </w:tc>
        <w:tc>
          <w:tcPr>
            <w:tcW w:w="1300" w:type="dxa"/>
            <w:shd w:val="clear" w:color="auto" w:fill="F4F7FB"/>
            <w:tcMar>
              <w:top w:w="40" w:type="dxa"/>
              <w:left w:w="80" w:type="dxa"/>
              <w:bottom w:w="40" w:type="dxa"/>
              <w:right w:w="80" w:type="dxa"/>
            </w:tcMar>
            <w:vAlign w:val="center"/>
          </w:tcPr>
          <w:p w14:paraId="65E6FB27" w14:textId="77777777" w:rsidR="006C4FB2" w:rsidRDefault="00000000">
            <w:pPr>
              <w:spacing w:before="20" w:after="20"/>
            </w:pPr>
            <w:r>
              <w:rPr>
                <w:sz w:val="15"/>
                <w:szCs w:val="15"/>
              </w:rPr>
              <w:t>M15</w:t>
            </w:r>
          </w:p>
        </w:tc>
        <w:tc>
          <w:tcPr>
            <w:tcW w:w="6246" w:type="dxa"/>
            <w:shd w:val="clear" w:color="auto" w:fill="F4F7FB"/>
            <w:tcMar>
              <w:top w:w="40" w:type="dxa"/>
              <w:left w:w="80" w:type="dxa"/>
              <w:bottom w:w="40" w:type="dxa"/>
              <w:right w:w="80" w:type="dxa"/>
            </w:tcMar>
            <w:vAlign w:val="center"/>
          </w:tcPr>
          <w:p w14:paraId="693E03EC" w14:textId="77777777" w:rsidR="006C4FB2" w:rsidRDefault="00000000">
            <w:pPr>
              <w:spacing w:before="20" w:after="20"/>
            </w:pPr>
            <w:r>
              <w:rPr>
                <w:b/>
                <w:bCs/>
                <w:sz w:val="15"/>
                <w:szCs w:val="15"/>
              </w:rPr>
              <w:t>BISP tranche: Phase 2 assisted cash-out · D8 midline and Learning Report 2</w:t>
            </w:r>
          </w:p>
        </w:tc>
      </w:tr>
      <w:tr w:rsidR="006C4FB2" w14:paraId="78648641" w14:textId="77777777">
        <w:trPr>
          <w:cantSplit/>
        </w:trPr>
        <w:tc>
          <w:tcPr>
            <w:tcW w:w="2200" w:type="dxa"/>
            <w:shd w:val="clear" w:color="auto" w:fill="FFFFFF"/>
            <w:tcMar>
              <w:top w:w="40" w:type="dxa"/>
              <w:left w:w="80" w:type="dxa"/>
              <w:bottom w:w="40" w:type="dxa"/>
              <w:right w:w="80" w:type="dxa"/>
            </w:tcMar>
            <w:vAlign w:val="center"/>
          </w:tcPr>
          <w:p w14:paraId="4D33727E" w14:textId="77777777" w:rsidR="006C4FB2" w:rsidRDefault="00000000">
            <w:pPr>
              <w:spacing w:before="20" w:after="20"/>
            </w:pPr>
            <w:r>
              <w:rPr>
                <w:sz w:val="15"/>
                <w:szCs w:val="15"/>
              </w:rPr>
              <w:t>November</w:t>
            </w:r>
          </w:p>
        </w:tc>
        <w:tc>
          <w:tcPr>
            <w:tcW w:w="1300" w:type="dxa"/>
            <w:shd w:val="clear" w:color="auto" w:fill="FFFFFF"/>
            <w:tcMar>
              <w:top w:w="40" w:type="dxa"/>
              <w:left w:w="80" w:type="dxa"/>
              <w:bottom w:w="40" w:type="dxa"/>
              <w:right w:w="80" w:type="dxa"/>
            </w:tcMar>
            <w:vAlign w:val="center"/>
          </w:tcPr>
          <w:p w14:paraId="49BC2F21" w14:textId="77777777" w:rsidR="006C4FB2" w:rsidRDefault="00000000">
            <w:pPr>
              <w:spacing w:before="20" w:after="20"/>
            </w:pPr>
            <w:r>
              <w:rPr>
                <w:sz w:val="15"/>
                <w:szCs w:val="15"/>
              </w:rPr>
              <w:t>M16</w:t>
            </w:r>
          </w:p>
        </w:tc>
        <w:tc>
          <w:tcPr>
            <w:tcW w:w="6246" w:type="dxa"/>
            <w:shd w:val="clear" w:color="auto" w:fill="FFFFFF"/>
            <w:tcMar>
              <w:top w:w="40" w:type="dxa"/>
              <w:left w:w="80" w:type="dxa"/>
              <w:bottom w:w="40" w:type="dxa"/>
              <w:right w:w="80" w:type="dxa"/>
            </w:tcMar>
            <w:vAlign w:val="center"/>
          </w:tcPr>
          <w:p w14:paraId="5368D948" w14:textId="77777777" w:rsidR="006C4FB2" w:rsidRDefault="00000000">
            <w:pPr>
              <w:spacing w:before="20" w:after="20"/>
            </w:pPr>
            <w:r>
              <w:rPr>
                <w:sz w:val="15"/>
                <w:szCs w:val="15"/>
              </w:rPr>
              <w:t>Phase 3 preparation in hard-to-reach tehsils</w:t>
            </w:r>
          </w:p>
        </w:tc>
      </w:tr>
      <w:tr w:rsidR="006C4FB2" w14:paraId="61E50215" w14:textId="77777777">
        <w:trPr>
          <w:cantSplit/>
        </w:trPr>
        <w:tc>
          <w:tcPr>
            <w:tcW w:w="2200" w:type="dxa"/>
            <w:shd w:val="clear" w:color="auto" w:fill="F4F7FB"/>
            <w:tcMar>
              <w:top w:w="40" w:type="dxa"/>
              <w:left w:w="80" w:type="dxa"/>
              <w:bottom w:w="40" w:type="dxa"/>
              <w:right w:w="80" w:type="dxa"/>
            </w:tcMar>
            <w:vAlign w:val="center"/>
          </w:tcPr>
          <w:p w14:paraId="437F696B" w14:textId="77777777" w:rsidR="006C4FB2" w:rsidRDefault="00000000">
            <w:pPr>
              <w:spacing w:before="20" w:after="20"/>
            </w:pPr>
            <w:r>
              <w:rPr>
                <w:sz w:val="15"/>
                <w:szCs w:val="15"/>
              </w:rPr>
              <w:t>December – March</w:t>
            </w:r>
          </w:p>
        </w:tc>
        <w:tc>
          <w:tcPr>
            <w:tcW w:w="1300" w:type="dxa"/>
            <w:shd w:val="clear" w:color="auto" w:fill="F4F7FB"/>
            <w:tcMar>
              <w:top w:w="40" w:type="dxa"/>
              <w:left w:w="80" w:type="dxa"/>
              <w:bottom w:w="40" w:type="dxa"/>
              <w:right w:w="80" w:type="dxa"/>
            </w:tcMar>
            <w:vAlign w:val="center"/>
          </w:tcPr>
          <w:p w14:paraId="09FC06D1" w14:textId="77777777" w:rsidR="006C4FB2" w:rsidRDefault="00000000">
            <w:pPr>
              <w:spacing w:before="20" w:after="20"/>
            </w:pPr>
            <w:r>
              <w:rPr>
                <w:sz w:val="15"/>
                <w:szCs w:val="15"/>
              </w:rPr>
              <w:t>M17–M20</w:t>
            </w:r>
          </w:p>
        </w:tc>
        <w:tc>
          <w:tcPr>
            <w:tcW w:w="6246" w:type="dxa"/>
            <w:shd w:val="clear" w:color="auto" w:fill="F4F7FB"/>
            <w:tcMar>
              <w:top w:w="40" w:type="dxa"/>
              <w:left w:w="80" w:type="dxa"/>
              <w:bottom w:w="40" w:type="dxa"/>
              <w:right w:w="80" w:type="dxa"/>
            </w:tcMar>
            <w:vAlign w:val="center"/>
          </w:tcPr>
          <w:p w14:paraId="249E2458" w14:textId="77777777" w:rsidR="006C4FB2" w:rsidRDefault="00000000">
            <w:pPr>
              <w:spacing w:before="20" w:after="20"/>
            </w:pPr>
            <w:r>
              <w:rPr>
                <w:sz w:val="15"/>
                <w:szCs w:val="15"/>
              </w:rPr>
              <w:t>Phase 3 in two waves; January tranche supported mid-phase</w:t>
            </w:r>
          </w:p>
        </w:tc>
      </w:tr>
      <w:tr w:rsidR="006C4FB2" w14:paraId="3048A72B" w14:textId="77777777">
        <w:trPr>
          <w:cantSplit/>
        </w:trPr>
        <w:tc>
          <w:tcPr>
            <w:tcW w:w="2200" w:type="dxa"/>
            <w:shd w:val="clear" w:color="auto" w:fill="FFFFFF"/>
            <w:tcMar>
              <w:top w:w="40" w:type="dxa"/>
              <w:left w:w="80" w:type="dxa"/>
              <w:bottom w:w="40" w:type="dxa"/>
              <w:right w:w="80" w:type="dxa"/>
            </w:tcMar>
            <w:vAlign w:val="center"/>
          </w:tcPr>
          <w:p w14:paraId="298DCFB9" w14:textId="77777777" w:rsidR="006C4FB2" w:rsidRDefault="00000000">
            <w:pPr>
              <w:spacing w:before="20" w:after="20"/>
            </w:pPr>
            <w:r>
              <w:rPr>
                <w:sz w:val="15"/>
                <w:szCs w:val="15"/>
              </w:rPr>
              <w:t>April</w:t>
            </w:r>
          </w:p>
        </w:tc>
        <w:tc>
          <w:tcPr>
            <w:tcW w:w="1300" w:type="dxa"/>
            <w:shd w:val="clear" w:color="auto" w:fill="FFFFFF"/>
            <w:tcMar>
              <w:top w:w="40" w:type="dxa"/>
              <w:left w:w="80" w:type="dxa"/>
              <w:bottom w:w="40" w:type="dxa"/>
              <w:right w:w="80" w:type="dxa"/>
            </w:tcMar>
            <w:vAlign w:val="center"/>
          </w:tcPr>
          <w:p w14:paraId="4066BBDB" w14:textId="77777777" w:rsidR="006C4FB2" w:rsidRDefault="00000000">
            <w:pPr>
              <w:spacing w:before="20" w:after="20"/>
            </w:pPr>
            <w:r>
              <w:rPr>
                <w:sz w:val="15"/>
                <w:szCs w:val="15"/>
              </w:rPr>
              <w:t>M21</w:t>
            </w:r>
          </w:p>
        </w:tc>
        <w:tc>
          <w:tcPr>
            <w:tcW w:w="6246" w:type="dxa"/>
            <w:shd w:val="clear" w:color="auto" w:fill="FFFFFF"/>
            <w:tcMar>
              <w:top w:w="40" w:type="dxa"/>
              <w:left w:w="80" w:type="dxa"/>
              <w:bottom w:w="40" w:type="dxa"/>
              <w:right w:w="80" w:type="dxa"/>
            </w:tcMar>
            <w:vAlign w:val="center"/>
          </w:tcPr>
          <w:p w14:paraId="40419D9F" w14:textId="77777777" w:rsidR="006C4FB2" w:rsidRDefault="00000000">
            <w:pPr>
              <w:spacing w:before="20" w:after="20"/>
            </w:pPr>
            <w:r>
              <w:rPr>
                <w:b/>
                <w:bCs/>
                <w:sz w:val="15"/>
                <w:szCs w:val="15"/>
              </w:rPr>
              <w:t>BISP tranche: Phase 3 assisted cash-out · Learning Report 3</w:t>
            </w:r>
          </w:p>
        </w:tc>
      </w:tr>
      <w:tr w:rsidR="006C4FB2" w14:paraId="07FEEA5C" w14:textId="77777777">
        <w:trPr>
          <w:cantSplit/>
        </w:trPr>
        <w:tc>
          <w:tcPr>
            <w:tcW w:w="2200" w:type="dxa"/>
            <w:shd w:val="clear" w:color="auto" w:fill="F4F7FB"/>
            <w:tcMar>
              <w:top w:w="40" w:type="dxa"/>
              <w:left w:w="80" w:type="dxa"/>
              <w:bottom w:w="40" w:type="dxa"/>
              <w:right w:w="80" w:type="dxa"/>
            </w:tcMar>
            <w:vAlign w:val="center"/>
          </w:tcPr>
          <w:p w14:paraId="6E41DE41" w14:textId="77777777" w:rsidR="006C4FB2" w:rsidRDefault="00000000">
            <w:pPr>
              <w:spacing w:before="20" w:after="20"/>
            </w:pPr>
            <w:r>
              <w:rPr>
                <w:sz w:val="15"/>
                <w:szCs w:val="15"/>
              </w:rPr>
              <w:t>May – July</w:t>
            </w:r>
          </w:p>
        </w:tc>
        <w:tc>
          <w:tcPr>
            <w:tcW w:w="1300" w:type="dxa"/>
            <w:shd w:val="clear" w:color="auto" w:fill="F4F7FB"/>
            <w:tcMar>
              <w:top w:w="40" w:type="dxa"/>
              <w:left w:w="80" w:type="dxa"/>
              <w:bottom w:w="40" w:type="dxa"/>
              <w:right w:w="80" w:type="dxa"/>
            </w:tcMar>
            <w:vAlign w:val="center"/>
          </w:tcPr>
          <w:p w14:paraId="6FF8684F" w14:textId="77777777" w:rsidR="006C4FB2" w:rsidRDefault="00000000">
            <w:pPr>
              <w:spacing w:before="20" w:after="20"/>
            </w:pPr>
            <w:r>
              <w:rPr>
                <w:sz w:val="15"/>
                <w:szCs w:val="15"/>
              </w:rPr>
              <w:t>M22–M24</w:t>
            </w:r>
          </w:p>
        </w:tc>
        <w:tc>
          <w:tcPr>
            <w:tcW w:w="6246" w:type="dxa"/>
            <w:shd w:val="clear" w:color="auto" w:fill="F4F7FB"/>
            <w:tcMar>
              <w:top w:w="40" w:type="dxa"/>
              <w:left w:w="80" w:type="dxa"/>
              <w:bottom w:w="40" w:type="dxa"/>
              <w:right w:w="80" w:type="dxa"/>
            </w:tcMar>
            <w:vAlign w:val="center"/>
          </w:tcPr>
          <w:p w14:paraId="27C692EA" w14:textId="77777777" w:rsidR="006C4FB2" w:rsidRDefault="00000000">
            <w:pPr>
              <w:spacing w:before="20" w:after="20"/>
            </w:pPr>
            <w:r>
              <w:rPr>
                <w:sz w:val="15"/>
                <w:szCs w:val="15"/>
              </w:rPr>
              <w:t>90-day sustained-usage window (July tranche), endline, final evaluation and hand-over</w:t>
            </w:r>
          </w:p>
        </w:tc>
      </w:tr>
    </w:tbl>
    <w:p w14:paraId="59718C9C" w14:textId="77777777" w:rsidR="006C4FB2" w:rsidRDefault="00000000">
      <w:pPr>
        <w:pStyle w:val="Heading2"/>
        <w:keepNext/>
      </w:pPr>
      <w:bookmarkStart w:id="47" w:name="_Toc242799503"/>
      <w:r>
        <w:t>4.5 Beneficiary outreach and mobilisation strategy</w:t>
      </w:r>
      <w:bookmarkEnd w:id="47"/>
    </w:p>
    <w:p w14:paraId="742C178F" w14:textId="75B7A193" w:rsidR="006C4FB2" w:rsidRDefault="00000000">
      <w:pPr>
        <w:spacing w:after="100" w:line="264" w:lineRule="auto"/>
        <w:jc w:val="both"/>
      </w:pPr>
      <w:r>
        <w:t>BISP provides beneficiary lists, venues and the authority of its tehsil offices. The mobilisation sequence builds trust before it asks for time:</w:t>
      </w:r>
    </w:p>
    <w:p w14:paraId="5A90AF73" w14:textId="2B9A0CBE" w:rsidR="006C4FB2" w:rsidRDefault="00000000">
      <w:pPr>
        <w:pStyle w:val="ListParagraph"/>
        <w:numPr>
          <w:ilvl w:val="0"/>
          <w:numId w:val="2"/>
        </w:numPr>
        <w:spacing w:after="50" w:line="252" w:lineRule="auto"/>
      </w:pPr>
      <w:r>
        <w:rPr>
          <w:b/>
          <w:bCs/>
        </w:rPr>
        <w:t>Incremental lists.</w:t>
      </w:r>
      <w:r>
        <w:t xml:space="preserve"> BISP shares tehsil lists in batches aligned with the monthly plan; the DFLT App requests the next batch automatically when the current one is 30% depleted.</w:t>
      </w:r>
      <w:r w:rsidR="001520B3">
        <w:t xml:space="preserve"> </w:t>
      </w:r>
    </w:p>
    <w:p w14:paraId="7BA7BB32" w14:textId="77777777" w:rsidR="006C4FB2" w:rsidRDefault="00000000">
      <w:pPr>
        <w:pStyle w:val="ListParagraph"/>
        <w:numPr>
          <w:ilvl w:val="0"/>
          <w:numId w:val="2"/>
        </w:numPr>
        <w:spacing w:after="50" w:line="252" w:lineRule="auto"/>
      </w:pPr>
      <w:r>
        <w:rPr>
          <w:b/>
          <w:bCs/>
        </w:rPr>
        <w:t>Trusted invitation.</w:t>
      </w:r>
      <w:r>
        <w:t xml:space="preserve"> An 8171 SMS three days before the session and an IVR reminder the evening before (M1, M2), naming the BISP venue and stating that training is free.</w:t>
      </w:r>
    </w:p>
    <w:p w14:paraId="6CC566FF" w14:textId="4E50419E" w:rsidR="006C4FB2" w:rsidRDefault="00000000">
      <w:pPr>
        <w:pStyle w:val="ListParagraph"/>
        <w:numPr>
          <w:ilvl w:val="0"/>
          <w:numId w:val="2"/>
        </w:numPr>
        <w:spacing w:after="50" w:line="252" w:lineRule="auto"/>
      </w:pPr>
      <w:r>
        <w:rPr>
          <w:b/>
          <w:bCs/>
        </w:rPr>
        <w:t>Wednesday mobilisation day.</w:t>
      </w:r>
      <w:r>
        <w:t xml:space="preserve"> Trainers work with BISP Assistant Directors, Benazir Nashonuma</w:t>
      </w:r>
      <w:r w:rsidR="001520B3">
        <w:t xml:space="preserve"> staff</w:t>
      </w:r>
      <w:r>
        <w:t>,</w:t>
      </w:r>
      <w:r w:rsidR="001520B3">
        <w:t xml:space="preserve"> </w:t>
      </w:r>
      <w:r>
        <w:t>to confirm cohorts, follow up non-responders by phone and invite male household members where gate-keeping is likely.</w:t>
      </w:r>
    </w:p>
    <w:p w14:paraId="5056A90C" w14:textId="77777777" w:rsidR="006C4FB2" w:rsidRDefault="00000000">
      <w:pPr>
        <w:pStyle w:val="ListParagraph"/>
        <w:numPr>
          <w:ilvl w:val="0"/>
          <w:numId w:val="2"/>
        </w:numPr>
        <w:spacing w:after="50" w:line="252" w:lineRule="auto"/>
      </w:pPr>
      <w:r>
        <w:rPr>
          <w:b/>
          <w:bCs/>
        </w:rPr>
        <w:t>Payment-point pipeline.</w:t>
      </w:r>
      <w:r>
        <w:t xml:space="preserve"> During each tranche window, Assisted Support Desks register untrained women for the next phase, turning the payment queue into the next mobilisation list.</w:t>
      </w:r>
    </w:p>
    <w:p w14:paraId="27A00D26" w14:textId="77777777" w:rsidR="006C4FB2" w:rsidRDefault="00000000">
      <w:pPr>
        <w:pStyle w:val="Heading2"/>
        <w:keepNext/>
      </w:pPr>
      <w:bookmarkStart w:id="48" w:name="_Toc242799504"/>
      <w:r>
        <w:t>4.6 Blended Training Deployment Plan</w:t>
      </w:r>
      <w:bookmarkEnd w:id="48"/>
    </w:p>
    <w:p w14:paraId="422531D6" w14:textId="77777777" w:rsidR="006C4FB2" w:rsidRDefault="00000000">
      <w:pPr>
        <w:spacing w:after="100" w:line="264" w:lineRule="auto"/>
        <w:jc w:val="both"/>
      </w:pPr>
      <w:r>
        <w:t xml:space="preserve">This section responds to sub-section 3A of the RFP. SDPI’s operating principle refines “reach through digital, reinforce through human” for this population: </w:t>
      </w:r>
      <w:r>
        <w:rPr>
          <w:b/>
          <w:bCs/>
        </w:rPr>
        <w:t>onboard through human contact, then reinforce and scale through digital channels, and return to human support at the payment counter</w:t>
      </w:r>
      <w:r>
        <w:t>. Digital channels are used for awareness before training, but no woman is expected to begin learning from a cold call or an unsolicited video.</w:t>
      </w:r>
    </w:p>
    <w:p w14:paraId="27F5C013" w14:textId="77777777" w:rsidR="006C4FB2" w:rsidRDefault="00000000">
      <w:pPr>
        <w:pStyle w:val="Heading3"/>
        <w:keepNext/>
      </w:pPr>
      <w:r>
        <w:t>(i) Physical-to-digital split by segment and geography</w:t>
      </w:r>
    </w:p>
    <w:p w14:paraId="19D670DF" w14:textId="64204B7E" w:rsidR="006C4FB2" w:rsidRDefault="001520B3">
      <w:pPr>
        <w:spacing w:after="100" w:line="264" w:lineRule="auto"/>
        <w:jc w:val="both"/>
      </w:pPr>
      <w:r>
        <w:t>So, we decided not to go with this, we decided that we would be going through full digital and full physical</w:t>
      </w:r>
    </w:p>
    <w:p w14:paraId="52B4D7ED" w14:textId="77777777" w:rsidR="006C4FB2" w:rsidRDefault="00000000">
      <w:pPr>
        <w:keepNext/>
        <w:spacing w:before="80" w:after="40"/>
        <w:jc w:val="center"/>
      </w:pPr>
      <w:r>
        <w:rPr>
          <w:noProof/>
        </w:rPr>
        <w:lastRenderedPageBreak/>
        <w:drawing>
          <wp:inline distT="0" distB="0" distL="0" distR="0" wp14:anchorId="092DEEC5" wp14:editId="422DB6C3">
            <wp:extent cx="5762625" cy="2428875"/>
            <wp:effectExtent l="0" t="0" r="0" b="0"/>
            <wp:docPr id="771866251" name="fig11" descr="Proposed physical-to-digital split of contact time by segment and geography" title="Proposed physical-to-digital split of contact time by segment and ge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428875"/>
                    </a:xfrm>
                    <a:prstGeom prst="rect">
                      <a:avLst/>
                    </a:prstGeom>
                  </pic:spPr>
                </pic:pic>
              </a:graphicData>
            </a:graphic>
          </wp:inline>
        </w:drawing>
      </w:r>
    </w:p>
    <w:p w14:paraId="7ECC92C9"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11: </w:t>
      </w:r>
      <w:r>
        <w:rPr>
          <w:color w:val="52514E"/>
          <w:sz w:val="16"/>
          <w:szCs w:val="16"/>
        </w:rPr>
        <w:t>Proposed physical-to-digital split of contact time by segment and geography</w:t>
      </w:r>
    </w:p>
    <w:p w14:paraId="0928143F" w14:textId="77777777" w:rsidR="006C4FB2" w:rsidRDefault="00000000">
      <w:pPr>
        <w:pStyle w:val="Heading3"/>
        <w:keepNext/>
      </w:pPr>
      <w:r>
        <w:t>(ii) Channel-to-content map</w:t>
      </w:r>
    </w:p>
    <w:p w14:paraId="619D65AA"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10: </w:t>
      </w:r>
      <w:r>
        <w:rPr>
          <w:b/>
          <w:bCs/>
          <w:color w:val="1F3864"/>
          <w:sz w:val="16"/>
          <w:szCs w:val="16"/>
        </w:rPr>
        <w:t>Training content mapped to delivery channels (P = primary channel · R = reinforcement)</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246"/>
        <w:gridCol w:w="900"/>
        <w:gridCol w:w="1000"/>
        <w:gridCol w:w="850"/>
        <w:gridCol w:w="150"/>
        <w:gridCol w:w="1000"/>
        <w:gridCol w:w="1000"/>
        <w:gridCol w:w="850"/>
        <w:gridCol w:w="900"/>
        <w:gridCol w:w="850"/>
      </w:tblGrid>
      <w:tr w:rsidR="006C4FB2" w14:paraId="0A5288B0" w14:textId="77777777">
        <w:trPr>
          <w:cantSplit/>
          <w:tblHeader/>
        </w:trPr>
        <w:tc>
          <w:tcPr>
            <w:tcW w:w="2246" w:type="dxa"/>
            <w:shd w:val="clear" w:color="auto" w:fill="1F3864"/>
            <w:tcMar>
              <w:top w:w="50" w:type="dxa"/>
              <w:left w:w="80" w:type="dxa"/>
              <w:bottom w:w="50" w:type="dxa"/>
              <w:right w:w="80" w:type="dxa"/>
            </w:tcMar>
            <w:vAlign w:val="center"/>
          </w:tcPr>
          <w:p w14:paraId="6E520E1C" w14:textId="77777777" w:rsidR="006C4FB2" w:rsidRDefault="00000000">
            <w:pPr>
              <w:spacing w:before="20" w:after="20"/>
            </w:pPr>
            <w:r>
              <w:rPr>
                <w:b/>
                <w:bCs/>
                <w:color w:val="FFFFFF"/>
                <w:sz w:val="14"/>
                <w:szCs w:val="14"/>
              </w:rPr>
              <w:t>Content</w:t>
            </w:r>
          </w:p>
        </w:tc>
        <w:tc>
          <w:tcPr>
            <w:tcW w:w="900" w:type="dxa"/>
            <w:shd w:val="clear" w:color="auto" w:fill="1F3864"/>
            <w:tcMar>
              <w:top w:w="50" w:type="dxa"/>
              <w:left w:w="80" w:type="dxa"/>
              <w:bottom w:w="50" w:type="dxa"/>
              <w:right w:w="80" w:type="dxa"/>
            </w:tcMar>
            <w:vAlign w:val="center"/>
          </w:tcPr>
          <w:p w14:paraId="5CF442D4" w14:textId="77777777" w:rsidR="006C4FB2" w:rsidRDefault="00000000">
            <w:pPr>
              <w:spacing w:before="20" w:after="20"/>
            </w:pPr>
            <w:r>
              <w:rPr>
                <w:b/>
                <w:bCs/>
                <w:color w:val="FFFFFF"/>
                <w:sz w:val="14"/>
                <w:szCs w:val="14"/>
              </w:rPr>
              <w:t>Sessions</w:t>
            </w:r>
          </w:p>
        </w:tc>
        <w:tc>
          <w:tcPr>
            <w:tcW w:w="1000" w:type="dxa"/>
            <w:shd w:val="clear" w:color="auto" w:fill="1F3864"/>
            <w:tcMar>
              <w:top w:w="50" w:type="dxa"/>
              <w:left w:w="80" w:type="dxa"/>
              <w:bottom w:w="50" w:type="dxa"/>
              <w:right w:w="80" w:type="dxa"/>
            </w:tcMar>
            <w:vAlign w:val="center"/>
          </w:tcPr>
          <w:p w14:paraId="21B4A632" w14:textId="77777777" w:rsidR="006C4FB2" w:rsidRDefault="00000000">
            <w:pPr>
              <w:spacing w:before="20" w:after="20"/>
            </w:pPr>
            <w:r>
              <w:rPr>
                <w:b/>
                <w:bCs/>
                <w:color w:val="FFFFFF"/>
                <w:sz w:val="14"/>
                <w:szCs w:val="14"/>
              </w:rPr>
              <w:t>Demo kit / simulator</w:t>
            </w:r>
          </w:p>
        </w:tc>
        <w:tc>
          <w:tcPr>
            <w:tcW w:w="1000" w:type="dxa"/>
            <w:gridSpan w:val="2"/>
            <w:shd w:val="clear" w:color="auto" w:fill="1F3864"/>
            <w:tcMar>
              <w:top w:w="50" w:type="dxa"/>
              <w:left w:w="80" w:type="dxa"/>
              <w:bottom w:w="50" w:type="dxa"/>
              <w:right w:w="80" w:type="dxa"/>
            </w:tcMar>
            <w:vAlign w:val="center"/>
          </w:tcPr>
          <w:p w14:paraId="2A588436" w14:textId="77777777" w:rsidR="006C4FB2" w:rsidRDefault="00000000">
            <w:pPr>
              <w:spacing w:before="20" w:after="20"/>
            </w:pPr>
            <w:r>
              <w:rPr>
                <w:b/>
                <w:bCs/>
                <w:color w:val="FFFFFF"/>
                <w:sz w:val="14"/>
                <w:szCs w:val="14"/>
              </w:rPr>
              <w:t>Video (venue · WhatsApp)</w:t>
            </w:r>
          </w:p>
        </w:tc>
        <w:tc>
          <w:tcPr>
            <w:tcW w:w="1000" w:type="dxa"/>
            <w:shd w:val="clear" w:color="auto" w:fill="1F3864"/>
            <w:tcMar>
              <w:top w:w="50" w:type="dxa"/>
              <w:left w:w="80" w:type="dxa"/>
              <w:bottom w:w="50" w:type="dxa"/>
              <w:right w:w="80" w:type="dxa"/>
            </w:tcMar>
            <w:vAlign w:val="center"/>
          </w:tcPr>
          <w:p w14:paraId="20D4E05D" w14:textId="77777777" w:rsidR="006C4FB2" w:rsidRDefault="00000000">
            <w:pPr>
              <w:spacing w:before="20" w:after="20"/>
            </w:pPr>
            <w:r>
              <w:rPr>
                <w:b/>
                <w:bCs/>
                <w:color w:val="FFFFFF"/>
                <w:sz w:val="14"/>
                <w:szCs w:val="14"/>
              </w:rPr>
              <w:t>IVR</w:t>
            </w:r>
          </w:p>
        </w:tc>
        <w:tc>
          <w:tcPr>
            <w:tcW w:w="1000" w:type="dxa"/>
            <w:shd w:val="clear" w:color="auto" w:fill="1F3864"/>
            <w:tcMar>
              <w:top w:w="50" w:type="dxa"/>
              <w:left w:w="80" w:type="dxa"/>
              <w:bottom w:w="50" w:type="dxa"/>
              <w:right w:w="80" w:type="dxa"/>
            </w:tcMar>
            <w:vAlign w:val="center"/>
          </w:tcPr>
          <w:p w14:paraId="21B013F9" w14:textId="77777777" w:rsidR="006C4FB2" w:rsidRDefault="00000000">
            <w:pPr>
              <w:spacing w:before="20" w:after="20"/>
            </w:pPr>
            <w:r>
              <w:rPr>
                <w:b/>
                <w:bCs/>
                <w:color w:val="FFFFFF"/>
                <w:sz w:val="14"/>
                <w:szCs w:val="14"/>
              </w:rPr>
              <w:t>SMS</w:t>
            </w:r>
          </w:p>
        </w:tc>
        <w:tc>
          <w:tcPr>
            <w:tcW w:w="850" w:type="dxa"/>
            <w:shd w:val="clear" w:color="auto" w:fill="1F3864"/>
            <w:tcMar>
              <w:top w:w="50" w:type="dxa"/>
              <w:left w:w="80" w:type="dxa"/>
              <w:bottom w:w="50" w:type="dxa"/>
              <w:right w:w="80" w:type="dxa"/>
            </w:tcMar>
            <w:vAlign w:val="center"/>
          </w:tcPr>
          <w:p w14:paraId="7AFAF62B" w14:textId="77777777" w:rsidR="006C4FB2" w:rsidRDefault="00000000">
            <w:pPr>
              <w:spacing w:before="20" w:after="20"/>
            </w:pPr>
            <w:r>
              <w:rPr>
                <w:b/>
                <w:bCs/>
                <w:color w:val="FFFFFF"/>
                <w:sz w:val="14"/>
                <w:szCs w:val="14"/>
              </w:rPr>
              <w:t>Print job aid</w:t>
            </w:r>
          </w:p>
        </w:tc>
        <w:tc>
          <w:tcPr>
            <w:tcW w:w="900" w:type="dxa"/>
            <w:shd w:val="clear" w:color="auto" w:fill="1F3864"/>
            <w:tcMar>
              <w:top w:w="50" w:type="dxa"/>
              <w:left w:w="80" w:type="dxa"/>
              <w:bottom w:w="50" w:type="dxa"/>
              <w:right w:w="80" w:type="dxa"/>
            </w:tcMar>
            <w:vAlign w:val="center"/>
          </w:tcPr>
          <w:p w14:paraId="08C2D11A" w14:textId="77777777" w:rsidR="006C4FB2" w:rsidRDefault="00000000">
            <w:pPr>
              <w:spacing w:before="20" w:after="20"/>
            </w:pPr>
            <w:r>
              <w:rPr>
                <w:b/>
                <w:bCs/>
                <w:color w:val="FFFFFF"/>
                <w:sz w:val="14"/>
                <w:szCs w:val="14"/>
              </w:rPr>
              <w:t>Peer / family</w:t>
            </w:r>
          </w:p>
        </w:tc>
        <w:tc>
          <w:tcPr>
            <w:tcW w:w="850" w:type="dxa"/>
            <w:shd w:val="clear" w:color="auto" w:fill="1F3864"/>
            <w:tcMar>
              <w:top w:w="50" w:type="dxa"/>
              <w:left w:w="80" w:type="dxa"/>
              <w:bottom w:w="50" w:type="dxa"/>
              <w:right w:w="80" w:type="dxa"/>
            </w:tcMar>
            <w:vAlign w:val="center"/>
          </w:tcPr>
          <w:p w14:paraId="34DC8120" w14:textId="77777777" w:rsidR="006C4FB2" w:rsidRDefault="00000000">
            <w:pPr>
              <w:spacing w:before="20" w:after="20"/>
            </w:pPr>
            <w:r>
              <w:rPr>
                <w:b/>
                <w:bCs/>
                <w:color w:val="FFFFFF"/>
                <w:sz w:val="14"/>
                <w:szCs w:val="14"/>
              </w:rPr>
              <w:t>Payment desk</w:t>
            </w:r>
          </w:p>
        </w:tc>
      </w:tr>
      <w:tr w:rsidR="001520B3" w14:paraId="279F9E28" w14:textId="77777777">
        <w:trPr>
          <w:gridAfter w:val="6"/>
          <w:wAfter w:w="4750" w:type="dxa"/>
          <w:cantSplit/>
        </w:trPr>
        <w:tc>
          <w:tcPr>
            <w:tcW w:w="2246" w:type="dxa"/>
            <w:shd w:val="clear" w:color="auto" w:fill="FFFFFF"/>
            <w:tcMar>
              <w:top w:w="40" w:type="dxa"/>
              <w:left w:w="80" w:type="dxa"/>
              <w:bottom w:w="40" w:type="dxa"/>
              <w:right w:w="80" w:type="dxa"/>
            </w:tcMar>
            <w:vAlign w:val="center"/>
          </w:tcPr>
          <w:p w14:paraId="1B52762C" w14:textId="77777777" w:rsidR="001520B3" w:rsidRDefault="001520B3">
            <w:pPr>
              <w:spacing w:before="20" w:after="20"/>
            </w:pPr>
            <w:r>
              <w:rPr>
                <w:sz w:val="14"/>
                <w:szCs w:val="14"/>
              </w:rPr>
              <w:t>Awareness and invitation</w:t>
            </w:r>
          </w:p>
        </w:tc>
        <w:tc>
          <w:tcPr>
            <w:tcW w:w="900" w:type="dxa"/>
            <w:shd w:val="clear" w:color="auto" w:fill="FFFFFF"/>
            <w:tcMar>
              <w:top w:w="40" w:type="dxa"/>
              <w:left w:w="80" w:type="dxa"/>
              <w:bottom w:w="40" w:type="dxa"/>
              <w:right w:w="80" w:type="dxa"/>
            </w:tcMar>
            <w:vAlign w:val="center"/>
          </w:tcPr>
          <w:p w14:paraId="458C2C3C" w14:textId="77777777" w:rsidR="001520B3" w:rsidRDefault="001520B3">
            <w:pPr>
              <w:spacing w:before="20" w:after="20"/>
            </w:pPr>
          </w:p>
        </w:tc>
        <w:tc>
          <w:tcPr>
            <w:tcW w:w="1000" w:type="dxa"/>
            <w:shd w:val="clear" w:color="auto" w:fill="FFFFFF"/>
            <w:tcMar>
              <w:top w:w="40" w:type="dxa"/>
              <w:left w:w="80" w:type="dxa"/>
              <w:bottom w:w="40" w:type="dxa"/>
              <w:right w:w="80" w:type="dxa"/>
            </w:tcMar>
            <w:vAlign w:val="center"/>
          </w:tcPr>
          <w:p w14:paraId="2D89C0C1" w14:textId="77777777" w:rsidR="001520B3" w:rsidRDefault="001520B3">
            <w:pPr>
              <w:spacing w:before="20" w:after="20"/>
            </w:pPr>
          </w:p>
        </w:tc>
        <w:tc>
          <w:tcPr>
            <w:tcW w:w="850" w:type="dxa"/>
            <w:shd w:val="clear" w:color="auto" w:fill="FFFFFF"/>
            <w:tcMar>
              <w:top w:w="40" w:type="dxa"/>
              <w:left w:w="80" w:type="dxa"/>
              <w:bottom w:w="40" w:type="dxa"/>
              <w:right w:w="80" w:type="dxa"/>
            </w:tcMar>
            <w:vAlign w:val="center"/>
          </w:tcPr>
          <w:p w14:paraId="497EFC3D" w14:textId="77777777" w:rsidR="001520B3" w:rsidRDefault="001520B3">
            <w:pPr>
              <w:spacing w:before="20" w:after="20"/>
            </w:pPr>
          </w:p>
        </w:tc>
      </w:tr>
      <w:tr w:rsidR="001520B3" w14:paraId="2E056B7D" w14:textId="77777777">
        <w:trPr>
          <w:gridAfter w:val="9"/>
          <w:wAfter w:w="7500" w:type="dxa"/>
          <w:cantSplit/>
        </w:trPr>
        <w:tc>
          <w:tcPr>
            <w:tcW w:w="2246" w:type="dxa"/>
            <w:shd w:val="clear" w:color="auto" w:fill="F4F7FB"/>
            <w:tcMar>
              <w:top w:w="40" w:type="dxa"/>
              <w:left w:w="80" w:type="dxa"/>
              <w:bottom w:w="40" w:type="dxa"/>
              <w:right w:w="80" w:type="dxa"/>
            </w:tcMar>
            <w:vAlign w:val="center"/>
          </w:tcPr>
          <w:p w14:paraId="318330E2" w14:textId="77777777" w:rsidR="001520B3" w:rsidRDefault="001520B3">
            <w:pPr>
              <w:spacing w:before="20" w:after="20"/>
            </w:pPr>
            <w:r>
              <w:rPr>
                <w:sz w:val="14"/>
                <w:szCs w:val="14"/>
              </w:rPr>
              <w:t>SIM custody and activity</w:t>
            </w:r>
          </w:p>
        </w:tc>
      </w:tr>
      <w:tr w:rsidR="001520B3" w14:paraId="4530D5CB" w14:textId="77777777">
        <w:trPr>
          <w:gridAfter w:val="9"/>
          <w:wAfter w:w="7500" w:type="dxa"/>
          <w:cantSplit/>
        </w:trPr>
        <w:tc>
          <w:tcPr>
            <w:tcW w:w="2246" w:type="dxa"/>
            <w:shd w:val="clear" w:color="auto" w:fill="FFFFFF"/>
            <w:tcMar>
              <w:top w:w="40" w:type="dxa"/>
              <w:left w:w="80" w:type="dxa"/>
              <w:bottom w:w="40" w:type="dxa"/>
              <w:right w:w="80" w:type="dxa"/>
            </w:tcMar>
            <w:vAlign w:val="center"/>
          </w:tcPr>
          <w:p w14:paraId="20F977B3" w14:textId="77777777" w:rsidR="001520B3" w:rsidRDefault="001520B3">
            <w:pPr>
              <w:spacing w:before="20" w:after="20"/>
            </w:pPr>
            <w:r>
              <w:rPr>
                <w:sz w:val="14"/>
                <w:szCs w:val="14"/>
              </w:rPr>
              <w:t>PIN and OTP secrecy</w:t>
            </w:r>
          </w:p>
        </w:tc>
      </w:tr>
      <w:tr w:rsidR="001520B3" w14:paraId="3DEDECB1" w14:textId="77777777">
        <w:trPr>
          <w:gridAfter w:val="9"/>
          <w:wAfter w:w="7500" w:type="dxa"/>
          <w:cantSplit/>
        </w:trPr>
        <w:tc>
          <w:tcPr>
            <w:tcW w:w="2246" w:type="dxa"/>
            <w:shd w:val="clear" w:color="auto" w:fill="F4F7FB"/>
            <w:tcMar>
              <w:top w:w="40" w:type="dxa"/>
              <w:left w:w="80" w:type="dxa"/>
              <w:bottom w:w="40" w:type="dxa"/>
              <w:right w:w="80" w:type="dxa"/>
            </w:tcMar>
            <w:vAlign w:val="center"/>
          </w:tcPr>
          <w:p w14:paraId="7D86B75E" w14:textId="77777777" w:rsidR="001520B3" w:rsidRDefault="001520B3">
            <w:pPr>
              <w:spacing w:before="20" w:after="20"/>
            </w:pPr>
            <w:r>
              <w:rPr>
                <w:sz w:val="14"/>
                <w:szCs w:val="14"/>
              </w:rPr>
              <w:t>Scam recognition; 8171 verification</w:t>
            </w:r>
          </w:p>
        </w:tc>
      </w:tr>
      <w:tr w:rsidR="001520B3" w14:paraId="296360E6" w14:textId="77777777">
        <w:trPr>
          <w:gridAfter w:val="9"/>
          <w:wAfter w:w="7500" w:type="dxa"/>
          <w:cantSplit/>
        </w:trPr>
        <w:tc>
          <w:tcPr>
            <w:tcW w:w="2246" w:type="dxa"/>
            <w:shd w:val="clear" w:color="auto" w:fill="FFFFFF"/>
            <w:tcMar>
              <w:top w:w="40" w:type="dxa"/>
              <w:left w:w="80" w:type="dxa"/>
              <w:bottom w:w="40" w:type="dxa"/>
              <w:right w:w="80" w:type="dxa"/>
            </w:tcMar>
            <w:vAlign w:val="center"/>
          </w:tcPr>
          <w:p w14:paraId="6B9E1E03" w14:textId="77777777" w:rsidR="001520B3" w:rsidRDefault="001520B3">
            <w:pPr>
              <w:spacing w:before="20" w:after="20"/>
            </w:pPr>
            <w:r>
              <w:rPr>
                <w:sz w:val="14"/>
                <w:szCs w:val="14"/>
              </w:rPr>
              <w:t>Balance check (USSD or app)</w:t>
            </w:r>
          </w:p>
        </w:tc>
      </w:tr>
      <w:tr w:rsidR="001520B3" w14:paraId="7C67661F" w14:textId="77777777">
        <w:trPr>
          <w:gridAfter w:val="9"/>
          <w:wAfter w:w="7500" w:type="dxa"/>
          <w:cantSplit/>
        </w:trPr>
        <w:tc>
          <w:tcPr>
            <w:tcW w:w="2246" w:type="dxa"/>
            <w:shd w:val="clear" w:color="auto" w:fill="F4F7FB"/>
            <w:tcMar>
              <w:top w:w="40" w:type="dxa"/>
              <w:left w:w="80" w:type="dxa"/>
              <w:bottom w:w="40" w:type="dxa"/>
              <w:right w:w="80" w:type="dxa"/>
            </w:tcMar>
            <w:vAlign w:val="center"/>
          </w:tcPr>
          <w:p w14:paraId="64893284" w14:textId="77777777" w:rsidR="001520B3" w:rsidRDefault="001520B3">
            <w:pPr>
              <w:spacing w:before="20" w:after="20"/>
            </w:pPr>
            <w:r>
              <w:rPr>
                <w:sz w:val="14"/>
                <w:szCs w:val="14"/>
              </w:rPr>
              <w:t>Zero-fee cash-out; three counter checks</w:t>
            </w:r>
          </w:p>
        </w:tc>
      </w:tr>
      <w:tr w:rsidR="001520B3" w14:paraId="32F9E392" w14:textId="77777777">
        <w:trPr>
          <w:gridAfter w:val="9"/>
          <w:wAfter w:w="7500" w:type="dxa"/>
          <w:cantSplit/>
        </w:trPr>
        <w:tc>
          <w:tcPr>
            <w:tcW w:w="2246" w:type="dxa"/>
            <w:shd w:val="clear" w:color="auto" w:fill="FFFFFF"/>
            <w:tcMar>
              <w:top w:w="40" w:type="dxa"/>
              <w:left w:w="80" w:type="dxa"/>
              <w:bottom w:w="40" w:type="dxa"/>
              <w:right w:w="80" w:type="dxa"/>
            </w:tcMar>
            <w:vAlign w:val="center"/>
          </w:tcPr>
          <w:p w14:paraId="25C5A35B" w14:textId="77777777" w:rsidR="001520B3" w:rsidRDefault="001520B3">
            <w:pPr>
              <w:spacing w:before="20" w:after="20"/>
            </w:pPr>
            <w:r>
              <w:rPr>
                <w:sz w:val="14"/>
                <w:szCs w:val="14"/>
              </w:rPr>
              <w:t>Transfers and bill payment</w:t>
            </w:r>
          </w:p>
        </w:tc>
      </w:tr>
      <w:tr w:rsidR="001520B3" w14:paraId="0FFBE7E8" w14:textId="77777777">
        <w:trPr>
          <w:gridAfter w:val="9"/>
          <w:wAfter w:w="7500" w:type="dxa"/>
          <w:cantSplit/>
        </w:trPr>
        <w:tc>
          <w:tcPr>
            <w:tcW w:w="2246" w:type="dxa"/>
            <w:shd w:val="clear" w:color="auto" w:fill="F4F7FB"/>
            <w:tcMar>
              <w:top w:w="40" w:type="dxa"/>
              <w:left w:w="80" w:type="dxa"/>
              <w:bottom w:w="40" w:type="dxa"/>
              <w:right w:w="80" w:type="dxa"/>
            </w:tcMar>
            <w:vAlign w:val="center"/>
          </w:tcPr>
          <w:p w14:paraId="379C1B53" w14:textId="77777777" w:rsidR="001520B3" w:rsidRDefault="001520B3">
            <w:pPr>
              <w:spacing w:before="20" w:after="20"/>
            </w:pPr>
            <w:r>
              <w:rPr>
                <w:sz w:val="14"/>
                <w:szCs w:val="14"/>
              </w:rPr>
              <w:t>Saving in the wallet</w:t>
            </w:r>
          </w:p>
        </w:tc>
      </w:tr>
      <w:tr w:rsidR="001520B3" w14:paraId="3DD15F46" w14:textId="77777777">
        <w:trPr>
          <w:gridAfter w:val="9"/>
          <w:wAfter w:w="7500" w:type="dxa"/>
          <w:cantSplit/>
        </w:trPr>
        <w:tc>
          <w:tcPr>
            <w:tcW w:w="2246" w:type="dxa"/>
            <w:shd w:val="clear" w:color="auto" w:fill="FFFFFF"/>
            <w:tcMar>
              <w:top w:w="40" w:type="dxa"/>
              <w:left w:w="80" w:type="dxa"/>
              <w:bottom w:w="40" w:type="dxa"/>
              <w:right w:w="80" w:type="dxa"/>
            </w:tcMar>
            <w:vAlign w:val="center"/>
          </w:tcPr>
          <w:p w14:paraId="4DFC787C" w14:textId="77777777" w:rsidR="001520B3" w:rsidRDefault="001520B3">
            <w:pPr>
              <w:spacing w:before="20" w:after="20"/>
            </w:pPr>
            <w:r>
              <w:rPr>
                <w:sz w:val="14"/>
                <w:szCs w:val="14"/>
              </w:rPr>
              <w:t>Grievance redressal</w:t>
            </w:r>
          </w:p>
        </w:tc>
      </w:tr>
      <w:tr w:rsidR="001520B3" w14:paraId="4AFED108" w14:textId="77777777">
        <w:trPr>
          <w:gridAfter w:val="9"/>
          <w:wAfter w:w="7500" w:type="dxa"/>
          <w:cantSplit/>
        </w:trPr>
        <w:tc>
          <w:tcPr>
            <w:tcW w:w="2246" w:type="dxa"/>
            <w:shd w:val="clear" w:color="auto" w:fill="F4F7FB"/>
            <w:tcMar>
              <w:top w:w="40" w:type="dxa"/>
              <w:left w:w="80" w:type="dxa"/>
              <w:bottom w:w="40" w:type="dxa"/>
              <w:right w:w="80" w:type="dxa"/>
            </w:tcMar>
            <w:vAlign w:val="center"/>
          </w:tcPr>
          <w:p w14:paraId="2440C631" w14:textId="77777777" w:rsidR="001520B3" w:rsidRDefault="001520B3">
            <w:pPr>
              <w:spacing w:before="20" w:after="20"/>
            </w:pPr>
            <w:r>
              <w:rPr>
                <w:sz w:val="14"/>
                <w:szCs w:val="14"/>
              </w:rPr>
              <w:t>Household dynamics; her control of her account</w:t>
            </w:r>
          </w:p>
        </w:tc>
      </w:tr>
    </w:tbl>
    <w:p w14:paraId="2CA6025D" w14:textId="77777777" w:rsidR="006C4FB2" w:rsidRDefault="00000000">
      <w:pPr>
        <w:pStyle w:val="Heading3"/>
        <w:keepNext/>
      </w:pPr>
      <w:r>
        <w:t>(iii) Sequencing across the beneficiary journey</w:t>
      </w:r>
    </w:p>
    <w:p w14:paraId="77B5772F" w14:textId="77777777" w:rsidR="006C4FB2" w:rsidRDefault="00000000">
      <w:pPr>
        <w:spacing w:after="100" w:line="264" w:lineRule="auto"/>
        <w:jc w:val="both"/>
      </w:pPr>
      <w:r>
        <w:t>Figure 12 shows how physical, voice, smartphone, community and data touchpoints interact from mobilisation to sustained use. Digital awareness precedes the session; reinforcement is triggered automatically within two hours of the attendance record; and the journey closes at the tranche window and the 90-day mark, when sustained usage is measured.</w:t>
      </w:r>
    </w:p>
    <w:p w14:paraId="07AA3845" w14:textId="77777777" w:rsidR="006C4FB2" w:rsidRDefault="00000000">
      <w:pPr>
        <w:keepNext/>
        <w:spacing w:before="80" w:after="40"/>
        <w:jc w:val="center"/>
      </w:pPr>
      <w:r>
        <w:rPr>
          <w:noProof/>
        </w:rPr>
        <w:lastRenderedPageBreak/>
        <w:drawing>
          <wp:inline distT="0" distB="0" distL="0" distR="0" wp14:anchorId="6EC91D58" wp14:editId="3477B640">
            <wp:extent cx="6124575" cy="4838700"/>
            <wp:effectExtent l="0" t="0" r="0" b="0"/>
            <wp:docPr id="1748394761" name="fig12" descr="Beneficiary journey and sequencing map" title="Beneficiary journey and sequencing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4838700"/>
                    </a:xfrm>
                    <a:prstGeom prst="rect">
                      <a:avLst/>
                    </a:prstGeom>
                  </pic:spPr>
                </pic:pic>
              </a:graphicData>
            </a:graphic>
          </wp:inline>
        </w:drawing>
      </w:r>
    </w:p>
    <w:p w14:paraId="283D5BA7"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12: </w:t>
      </w:r>
      <w:r>
        <w:rPr>
          <w:color w:val="52514E"/>
          <w:sz w:val="16"/>
          <w:szCs w:val="16"/>
        </w:rPr>
        <w:t>Beneficiary journey and sequencing map</w:t>
      </w:r>
    </w:p>
    <w:p w14:paraId="54F1CC11" w14:textId="77777777" w:rsidR="006C4FB2" w:rsidRDefault="00000000">
      <w:pPr>
        <w:pStyle w:val="Heading3"/>
        <w:keepNext/>
      </w:pPr>
      <w:r>
        <w:t>Technical feasibility and offline-first contingency</w:t>
      </w:r>
    </w:p>
    <w:p w14:paraId="5B2E7D11" w14:textId="77777777" w:rsidR="006C4FB2" w:rsidRDefault="00000000">
      <w:pPr>
        <w:spacing w:after="100" w:line="264" w:lineRule="auto"/>
        <w:jc w:val="both"/>
      </w:pPr>
      <w:r>
        <w:t>Feasibility rests on channels that work on any handset. IVR uses keypad input and runs on 2G; SMS needs no data; video is compressed to 2 MB or less (about two to three minutes at low resolution) and is also screened at venues, including the LED screens installed at Benazir Nashonuma centres. Because beneficiaries’ numbers are spread across all four mobile operators, SDPI will procure IVR and SMS routing from all of them.</w:t>
      </w:r>
      <w:r>
        <w:rPr>
          <w:rStyle w:val="FootnoteReference"/>
        </w:rPr>
        <w:footnoteReference w:id="6"/>
      </w:r>
      <w:r>
        <w:t xml:space="preserve"> Each tehsil is assigned a connectivity band from DFLT App synchronisation logs and published coverage (Table 11).</w:t>
      </w:r>
    </w:p>
    <w:p w14:paraId="2180EDAA"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11: </w:t>
      </w:r>
      <w:r>
        <w:rPr>
          <w:b/>
          <w:bCs/>
          <w:color w:val="1F3864"/>
          <w:sz w:val="16"/>
          <w:szCs w:val="16"/>
        </w:rPr>
        <w:t>Connectivity bands and delivery adjustments</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700"/>
        <w:gridCol w:w="2700"/>
        <w:gridCol w:w="3846"/>
        <w:gridCol w:w="2500"/>
      </w:tblGrid>
      <w:tr w:rsidR="006C4FB2" w14:paraId="5DBE5050" w14:textId="77777777">
        <w:trPr>
          <w:cantSplit/>
          <w:tblHeader/>
        </w:trPr>
        <w:tc>
          <w:tcPr>
            <w:tcW w:w="700" w:type="dxa"/>
            <w:shd w:val="clear" w:color="auto" w:fill="1F3864"/>
            <w:tcMar>
              <w:top w:w="50" w:type="dxa"/>
              <w:left w:w="80" w:type="dxa"/>
              <w:bottom w:w="50" w:type="dxa"/>
              <w:right w:w="80" w:type="dxa"/>
            </w:tcMar>
            <w:vAlign w:val="center"/>
          </w:tcPr>
          <w:p w14:paraId="6A2A493A" w14:textId="77777777" w:rsidR="006C4FB2" w:rsidRDefault="00000000">
            <w:pPr>
              <w:spacing w:before="20" w:after="20"/>
            </w:pPr>
            <w:r>
              <w:rPr>
                <w:b/>
                <w:bCs/>
                <w:color w:val="FFFFFF"/>
                <w:sz w:val="15"/>
                <w:szCs w:val="15"/>
              </w:rPr>
              <w:t>Band</w:t>
            </w:r>
          </w:p>
        </w:tc>
        <w:tc>
          <w:tcPr>
            <w:tcW w:w="2700" w:type="dxa"/>
            <w:shd w:val="clear" w:color="auto" w:fill="1F3864"/>
            <w:tcMar>
              <w:top w:w="50" w:type="dxa"/>
              <w:left w:w="80" w:type="dxa"/>
              <w:bottom w:w="50" w:type="dxa"/>
              <w:right w:w="80" w:type="dxa"/>
            </w:tcMar>
            <w:vAlign w:val="center"/>
          </w:tcPr>
          <w:p w14:paraId="7348384B" w14:textId="77777777" w:rsidR="006C4FB2" w:rsidRDefault="00000000">
            <w:pPr>
              <w:spacing w:before="20" w:after="20"/>
            </w:pPr>
            <w:r>
              <w:rPr>
                <w:b/>
                <w:bCs/>
                <w:color w:val="FFFFFF"/>
                <w:sz w:val="15"/>
                <w:szCs w:val="15"/>
              </w:rPr>
              <w:t>Definition</w:t>
            </w:r>
          </w:p>
        </w:tc>
        <w:tc>
          <w:tcPr>
            <w:tcW w:w="3846" w:type="dxa"/>
            <w:shd w:val="clear" w:color="auto" w:fill="1F3864"/>
            <w:tcMar>
              <w:top w:w="50" w:type="dxa"/>
              <w:left w:w="80" w:type="dxa"/>
              <w:bottom w:w="50" w:type="dxa"/>
              <w:right w:w="80" w:type="dxa"/>
            </w:tcMar>
            <w:vAlign w:val="center"/>
          </w:tcPr>
          <w:p w14:paraId="34A4899C" w14:textId="77777777" w:rsidR="006C4FB2" w:rsidRDefault="00000000">
            <w:pPr>
              <w:spacing w:before="20" w:after="20"/>
            </w:pPr>
            <w:r>
              <w:rPr>
                <w:b/>
                <w:bCs/>
                <w:color w:val="FFFFFF"/>
                <w:sz w:val="15"/>
                <w:szCs w:val="15"/>
              </w:rPr>
              <w:t>Delivery adjustment</w:t>
            </w:r>
          </w:p>
        </w:tc>
        <w:tc>
          <w:tcPr>
            <w:tcW w:w="2500" w:type="dxa"/>
            <w:shd w:val="clear" w:color="auto" w:fill="1F3864"/>
            <w:tcMar>
              <w:top w:w="50" w:type="dxa"/>
              <w:left w:w="80" w:type="dxa"/>
              <w:bottom w:w="50" w:type="dxa"/>
              <w:right w:w="80" w:type="dxa"/>
            </w:tcMar>
            <w:vAlign w:val="center"/>
          </w:tcPr>
          <w:p w14:paraId="274002F6" w14:textId="77777777" w:rsidR="006C4FB2" w:rsidRDefault="00000000">
            <w:pPr>
              <w:spacing w:before="20" w:after="20"/>
            </w:pPr>
            <w:r>
              <w:rPr>
                <w:b/>
                <w:bCs/>
                <w:color w:val="FFFFFF"/>
                <w:sz w:val="15"/>
                <w:szCs w:val="15"/>
              </w:rPr>
              <w:t>Data capture</w:t>
            </w:r>
          </w:p>
        </w:tc>
      </w:tr>
      <w:tr w:rsidR="006C4FB2" w14:paraId="4179D304" w14:textId="77777777">
        <w:trPr>
          <w:cantSplit/>
        </w:trPr>
        <w:tc>
          <w:tcPr>
            <w:tcW w:w="700" w:type="dxa"/>
            <w:shd w:val="clear" w:color="auto" w:fill="FFFFFF"/>
            <w:tcMar>
              <w:top w:w="40" w:type="dxa"/>
              <w:left w:w="80" w:type="dxa"/>
              <w:bottom w:w="40" w:type="dxa"/>
              <w:right w:w="80" w:type="dxa"/>
            </w:tcMar>
            <w:vAlign w:val="center"/>
          </w:tcPr>
          <w:p w14:paraId="691BE8B3" w14:textId="77777777" w:rsidR="006C4FB2" w:rsidRDefault="00000000">
            <w:pPr>
              <w:spacing w:before="20" w:after="20"/>
            </w:pPr>
            <w:r>
              <w:rPr>
                <w:sz w:val="15"/>
                <w:szCs w:val="15"/>
              </w:rPr>
              <w:t>A</w:t>
            </w:r>
          </w:p>
        </w:tc>
        <w:tc>
          <w:tcPr>
            <w:tcW w:w="2700" w:type="dxa"/>
            <w:shd w:val="clear" w:color="auto" w:fill="FFFFFF"/>
            <w:tcMar>
              <w:top w:w="40" w:type="dxa"/>
              <w:left w:w="80" w:type="dxa"/>
              <w:bottom w:w="40" w:type="dxa"/>
              <w:right w:w="80" w:type="dxa"/>
            </w:tcMar>
            <w:vAlign w:val="center"/>
          </w:tcPr>
          <w:p w14:paraId="6EBAFA7C" w14:textId="77777777" w:rsidR="006C4FB2" w:rsidRDefault="00000000">
            <w:pPr>
              <w:spacing w:before="20" w:after="20"/>
            </w:pPr>
            <w:r>
              <w:rPr>
                <w:sz w:val="15"/>
                <w:szCs w:val="15"/>
              </w:rPr>
              <w:t>Dependable 3G/4G at the venue and in households</w:t>
            </w:r>
          </w:p>
        </w:tc>
        <w:tc>
          <w:tcPr>
            <w:tcW w:w="3846" w:type="dxa"/>
            <w:shd w:val="clear" w:color="auto" w:fill="FFFFFF"/>
            <w:tcMar>
              <w:top w:w="40" w:type="dxa"/>
              <w:left w:w="80" w:type="dxa"/>
              <w:bottom w:w="40" w:type="dxa"/>
              <w:right w:w="80" w:type="dxa"/>
            </w:tcMar>
            <w:vAlign w:val="center"/>
          </w:tcPr>
          <w:p w14:paraId="162850A0" w14:textId="77777777" w:rsidR="006C4FB2" w:rsidRDefault="00000000">
            <w:pPr>
              <w:spacing w:before="20" w:after="20"/>
            </w:pPr>
            <w:r>
              <w:rPr>
                <w:sz w:val="15"/>
                <w:szCs w:val="15"/>
              </w:rPr>
              <w:t>Full channel package including WhatsApp video and live clinics</w:t>
            </w:r>
          </w:p>
        </w:tc>
        <w:tc>
          <w:tcPr>
            <w:tcW w:w="2500" w:type="dxa"/>
            <w:shd w:val="clear" w:color="auto" w:fill="FFFFFF"/>
            <w:tcMar>
              <w:top w:w="40" w:type="dxa"/>
              <w:left w:w="80" w:type="dxa"/>
              <w:bottom w:w="40" w:type="dxa"/>
              <w:right w:w="80" w:type="dxa"/>
            </w:tcMar>
            <w:vAlign w:val="center"/>
          </w:tcPr>
          <w:p w14:paraId="23A9BB0E" w14:textId="77777777" w:rsidR="006C4FB2" w:rsidRDefault="00000000">
            <w:pPr>
              <w:spacing w:before="20" w:after="20"/>
            </w:pPr>
            <w:r>
              <w:rPr>
                <w:sz w:val="15"/>
                <w:szCs w:val="15"/>
              </w:rPr>
              <w:t>Near real-time sync</w:t>
            </w:r>
          </w:p>
        </w:tc>
      </w:tr>
      <w:tr w:rsidR="006C4FB2" w14:paraId="71B42708" w14:textId="77777777">
        <w:trPr>
          <w:cantSplit/>
        </w:trPr>
        <w:tc>
          <w:tcPr>
            <w:tcW w:w="700" w:type="dxa"/>
            <w:shd w:val="clear" w:color="auto" w:fill="F4F7FB"/>
            <w:tcMar>
              <w:top w:w="40" w:type="dxa"/>
              <w:left w:w="80" w:type="dxa"/>
              <w:bottom w:w="40" w:type="dxa"/>
              <w:right w:w="80" w:type="dxa"/>
            </w:tcMar>
            <w:vAlign w:val="center"/>
          </w:tcPr>
          <w:p w14:paraId="79A10C81" w14:textId="77777777" w:rsidR="006C4FB2" w:rsidRDefault="00000000">
            <w:pPr>
              <w:spacing w:before="20" w:after="20"/>
            </w:pPr>
            <w:r>
              <w:rPr>
                <w:sz w:val="15"/>
                <w:szCs w:val="15"/>
              </w:rPr>
              <w:t>B</w:t>
            </w:r>
          </w:p>
        </w:tc>
        <w:tc>
          <w:tcPr>
            <w:tcW w:w="2700" w:type="dxa"/>
            <w:shd w:val="clear" w:color="auto" w:fill="F4F7FB"/>
            <w:tcMar>
              <w:top w:w="40" w:type="dxa"/>
              <w:left w:w="80" w:type="dxa"/>
              <w:bottom w:w="40" w:type="dxa"/>
              <w:right w:w="80" w:type="dxa"/>
            </w:tcMar>
            <w:vAlign w:val="center"/>
          </w:tcPr>
          <w:p w14:paraId="326998B7" w14:textId="77777777" w:rsidR="006C4FB2" w:rsidRDefault="00000000">
            <w:pPr>
              <w:spacing w:before="20" w:after="20"/>
            </w:pPr>
            <w:r>
              <w:rPr>
                <w:sz w:val="15"/>
                <w:szCs w:val="15"/>
              </w:rPr>
              <w:t>Intermittent data</w:t>
            </w:r>
          </w:p>
        </w:tc>
        <w:tc>
          <w:tcPr>
            <w:tcW w:w="3846" w:type="dxa"/>
            <w:shd w:val="clear" w:color="auto" w:fill="F4F7FB"/>
            <w:tcMar>
              <w:top w:w="40" w:type="dxa"/>
              <w:left w:w="80" w:type="dxa"/>
              <w:bottom w:w="40" w:type="dxa"/>
              <w:right w:w="80" w:type="dxa"/>
            </w:tcMar>
            <w:vAlign w:val="center"/>
          </w:tcPr>
          <w:p w14:paraId="181474E2" w14:textId="77777777" w:rsidR="006C4FB2" w:rsidRDefault="00000000">
            <w:pPr>
              <w:spacing w:before="20" w:after="20"/>
            </w:pPr>
            <w:r>
              <w:rPr>
                <w:sz w:val="15"/>
                <w:szCs w:val="15"/>
              </w:rPr>
              <w:t>Videos side-loaded at the venue from the trainer’s device; IVR and SMS carry reinforcement</w:t>
            </w:r>
          </w:p>
        </w:tc>
        <w:tc>
          <w:tcPr>
            <w:tcW w:w="2500" w:type="dxa"/>
            <w:shd w:val="clear" w:color="auto" w:fill="F4F7FB"/>
            <w:tcMar>
              <w:top w:w="40" w:type="dxa"/>
              <w:left w:w="80" w:type="dxa"/>
              <w:bottom w:w="40" w:type="dxa"/>
              <w:right w:w="80" w:type="dxa"/>
            </w:tcMar>
            <w:vAlign w:val="center"/>
          </w:tcPr>
          <w:p w14:paraId="63D4B1C1" w14:textId="77777777" w:rsidR="006C4FB2" w:rsidRDefault="00000000">
            <w:pPr>
              <w:spacing w:before="20" w:after="20"/>
            </w:pPr>
            <w:r>
              <w:rPr>
                <w:sz w:val="15"/>
                <w:szCs w:val="15"/>
              </w:rPr>
              <w:t>Offline capture, delayed sync with embedded timestamps</w:t>
            </w:r>
          </w:p>
        </w:tc>
      </w:tr>
      <w:tr w:rsidR="006C4FB2" w14:paraId="7FE2BBD1" w14:textId="77777777">
        <w:trPr>
          <w:cantSplit/>
        </w:trPr>
        <w:tc>
          <w:tcPr>
            <w:tcW w:w="700" w:type="dxa"/>
            <w:shd w:val="clear" w:color="auto" w:fill="FFFFFF"/>
            <w:tcMar>
              <w:top w:w="40" w:type="dxa"/>
              <w:left w:w="80" w:type="dxa"/>
              <w:bottom w:w="40" w:type="dxa"/>
              <w:right w:w="80" w:type="dxa"/>
            </w:tcMar>
            <w:vAlign w:val="center"/>
          </w:tcPr>
          <w:p w14:paraId="274A49A8" w14:textId="77777777" w:rsidR="006C4FB2" w:rsidRDefault="00000000">
            <w:pPr>
              <w:spacing w:before="20" w:after="20"/>
            </w:pPr>
            <w:r>
              <w:rPr>
                <w:sz w:val="15"/>
                <w:szCs w:val="15"/>
              </w:rPr>
              <w:t>C</w:t>
            </w:r>
          </w:p>
        </w:tc>
        <w:tc>
          <w:tcPr>
            <w:tcW w:w="2700" w:type="dxa"/>
            <w:shd w:val="clear" w:color="auto" w:fill="FFFFFF"/>
            <w:tcMar>
              <w:top w:w="40" w:type="dxa"/>
              <w:left w:w="80" w:type="dxa"/>
              <w:bottom w:w="40" w:type="dxa"/>
              <w:right w:w="80" w:type="dxa"/>
            </w:tcMar>
            <w:vAlign w:val="center"/>
          </w:tcPr>
          <w:p w14:paraId="67F86D26" w14:textId="77777777" w:rsidR="006C4FB2" w:rsidRDefault="00000000">
            <w:pPr>
              <w:spacing w:before="20" w:after="20"/>
            </w:pPr>
            <w:r>
              <w:rPr>
                <w:sz w:val="15"/>
                <w:szCs w:val="15"/>
              </w:rPr>
              <w:t>No dependable data</w:t>
            </w:r>
          </w:p>
        </w:tc>
        <w:tc>
          <w:tcPr>
            <w:tcW w:w="3846" w:type="dxa"/>
            <w:shd w:val="clear" w:color="auto" w:fill="FFFFFF"/>
            <w:tcMar>
              <w:top w:w="40" w:type="dxa"/>
              <w:left w:w="80" w:type="dxa"/>
              <w:bottom w:w="40" w:type="dxa"/>
              <w:right w:w="80" w:type="dxa"/>
            </w:tcMar>
            <w:vAlign w:val="center"/>
          </w:tcPr>
          <w:p w14:paraId="408030B5" w14:textId="77777777" w:rsidR="006C4FB2" w:rsidRDefault="00000000">
            <w:pPr>
              <w:spacing w:before="20" w:after="20"/>
            </w:pPr>
            <w:r>
              <w:rPr>
                <w:sz w:val="15"/>
                <w:szCs w:val="15"/>
              </w:rPr>
              <w:t>IVR, SMS and pre-loaded content only; an additional physical follow-up replaces part of the digital load</w:t>
            </w:r>
          </w:p>
        </w:tc>
        <w:tc>
          <w:tcPr>
            <w:tcW w:w="2500" w:type="dxa"/>
            <w:shd w:val="clear" w:color="auto" w:fill="FFFFFF"/>
            <w:tcMar>
              <w:top w:w="40" w:type="dxa"/>
              <w:left w:w="80" w:type="dxa"/>
              <w:bottom w:w="40" w:type="dxa"/>
              <w:right w:w="80" w:type="dxa"/>
            </w:tcMar>
            <w:vAlign w:val="center"/>
          </w:tcPr>
          <w:p w14:paraId="10D96ACC" w14:textId="77777777" w:rsidR="006C4FB2" w:rsidRDefault="00000000">
            <w:pPr>
              <w:spacing w:before="20" w:after="20"/>
            </w:pPr>
            <w:r>
              <w:rPr>
                <w:sz w:val="15"/>
                <w:szCs w:val="15"/>
              </w:rPr>
              <w:t>Offline capture; sync at zonal hub</w:t>
            </w:r>
          </w:p>
        </w:tc>
      </w:tr>
    </w:tbl>
    <w:p w14:paraId="384C4B78" w14:textId="77777777" w:rsidR="006C4FB2" w:rsidRDefault="00000000">
      <w:pPr>
        <w:spacing w:after="100" w:line="264" w:lineRule="auto"/>
        <w:jc w:val="both"/>
      </w:pPr>
      <w:r>
        <w:t>Contingencies are pre-defined: a WhatsApp failure reroutes the lesson to IVR; three unanswered IVR attempts trigger an SMS and a Peer Rahnuma visit; an outage switches the app to offline mode without loss of records; and if the 8171 channel is unavailable, a PTA-registered masked sender ID agreed with BISP is used.</w:t>
      </w:r>
    </w:p>
    <w:p w14:paraId="61F80EE3" w14:textId="77777777" w:rsidR="006C4FB2" w:rsidRDefault="00000000">
      <w:pPr>
        <w:pStyle w:val="Heading2"/>
        <w:keepNext/>
      </w:pPr>
      <w:bookmarkStart w:id="49" w:name="_Toc242799505"/>
      <w:r>
        <w:lastRenderedPageBreak/>
        <w:t>4.7 Training deployment model</w:t>
      </w:r>
      <w:bookmarkEnd w:id="49"/>
    </w:p>
    <w:p w14:paraId="04600192" w14:textId="77777777" w:rsidR="006C4FB2" w:rsidRDefault="00000000">
      <w:pPr>
        <w:pStyle w:val="Heading3"/>
        <w:keepNext/>
      </w:pPr>
      <w:r>
        <w:t>Trainer allocation</w:t>
      </w:r>
    </w:p>
    <w:p w14:paraId="7228EF1D" w14:textId="77777777" w:rsidR="006C4FB2" w:rsidRDefault="00000000">
      <w:pPr>
        <w:spacing w:after="100" w:line="264" w:lineRule="auto"/>
        <w:jc w:val="both"/>
      </w:pPr>
      <w:r>
        <w:t xml:space="preserve">Each trainer will deliver one session a day to a cohort of 30 on four days a week, or </w:t>
      </w:r>
      <w:r>
        <w:rPr>
          <w:b/>
          <w:bCs/>
        </w:rPr>
        <w:t>16 sessions a month</w:t>
      </w:r>
      <w:r>
        <w:t>. Because each woman attends two sessions, a trainer graduates 720 women in Phase 1 (three months) and 960 in each of Phases 2 and 3 (four months). The requirement is therefore Trainers = zone target ÷ (30 × 16 × months ÷ 2), giving 353, 419 and 368 trainers by phase (Table 12).</w:t>
      </w:r>
      <w:r>
        <w:rPr>
          <w:rStyle w:val="FootnoteReference"/>
        </w:rPr>
        <w:footnoteReference w:id="7"/>
      </w:r>
      <w:r>
        <w:t xml:space="preserve"> SDPI will hire a standing corps of 440 (the Phase 2 peak plus a 5% reserve): 374 before Phase 1 and 66 more in Month 10; in Phase 3, 51 trainers are redeployed to tranche-window and sustained-usage support. The plan provisions two in-person sessions for every woman; time released where segment A women complete the digital track (about 10% of sessions nationally) is reserved for make-up sessions and family sessions, protecting delivery against attendance shocks.</w:t>
      </w:r>
    </w:p>
    <w:p w14:paraId="276A2AC4"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12: </w:t>
      </w:r>
      <w:r>
        <w:rPr>
          <w:b/>
          <w:bCs/>
          <w:color w:val="1F3864"/>
          <w:sz w:val="16"/>
          <w:szCs w:val="16"/>
        </w:rPr>
        <w:t>Zone-wise targets, trainers and Implementation Coordinators</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546"/>
        <w:gridCol w:w="1050"/>
        <w:gridCol w:w="850"/>
        <w:gridCol w:w="1050"/>
        <w:gridCol w:w="850"/>
        <w:gridCol w:w="1050"/>
        <w:gridCol w:w="850"/>
        <w:gridCol w:w="1500"/>
      </w:tblGrid>
      <w:tr w:rsidR="006C4FB2" w14:paraId="68A385C7" w14:textId="77777777">
        <w:trPr>
          <w:cantSplit/>
          <w:tblHeader/>
        </w:trPr>
        <w:tc>
          <w:tcPr>
            <w:tcW w:w="2546" w:type="dxa"/>
            <w:shd w:val="clear" w:color="auto" w:fill="1F3864"/>
            <w:tcMar>
              <w:top w:w="50" w:type="dxa"/>
              <w:left w:w="80" w:type="dxa"/>
              <w:bottom w:w="50" w:type="dxa"/>
              <w:right w:w="80" w:type="dxa"/>
            </w:tcMar>
            <w:vAlign w:val="center"/>
          </w:tcPr>
          <w:p w14:paraId="2EF76504" w14:textId="77777777" w:rsidR="006C4FB2" w:rsidRDefault="00000000">
            <w:pPr>
              <w:spacing w:before="20" w:after="20"/>
            </w:pPr>
            <w:r>
              <w:rPr>
                <w:b/>
                <w:bCs/>
                <w:color w:val="FFFFFF"/>
                <w:sz w:val="15"/>
                <w:szCs w:val="15"/>
              </w:rPr>
              <w:t>Zone</w:t>
            </w:r>
          </w:p>
        </w:tc>
        <w:tc>
          <w:tcPr>
            <w:tcW w:w="1050" w:type="dxa"/>
            <w:shd w:val="clear" w:color="auto" w:fill="1F3864"/>
            <w:tcMar>
              <w:top w:w="50" w:type="dxa"/>
              <w:left w:w="80" w:type="dxa"/>
              <w:bottom w:w="50" w:type="dxa"/>
              <w:right w:w="80" w:type="dxa"/>
            </w:tcMar>
            <w:vAlign w:val="center"/>
          </w:tcPr>
          <w:p w14:paraId="63EB0CB0" w14:textId="77777777" w:rsidR="006C4FB2" w:rsidRDefault="00000000">
            <w:pPr>
              <w:spacing w:before="20" w:after="20"/>
            </w:pPr>
            <w:r>
              <w:rPr>
                <w:b/>
                <w:bCs/>
                <w:color w:val="FFFFFF"/>
                <w:sz w:val="15"/>
                <w:szCs w:val="15"/>
              </w:rPr>
              <w:t>Phase 1 target</w:t>
            </w:r>
          </w:p>
        </w:tc>
        <w:tc>
          <w:tcPr>
            <w:tcW w:w="850" w:type="dxa"/>
            <w:shd w:val="clear" w:color="auto" w:fill="1F3864"/>
            <w:tcMar>
              <w:top w:w="50" w:type="dxa"/>
              <w:left w:w="80" w:type="dxa"/>
              <w:bottom w:w="50" w:type="dxa"/>
              <w:right w:w="80" w:type="dxa"/>
            </w:tcMar>
            <w:vAlign w:val="center"/>
          </w:tcPr>
          <w:p w14:paraId="4B52ABA8" w14:textId="77777777" w:rsidR="006C4FB2" w:rsidRDefault="00000000">
            <w:pPr>
              <w:spacing w:before="20" w:after="20"/>
            </w:pPr>
            <w:r>
              <w:rPr>
                <w:b/>
                <w:bCs/>
                <w:color w:val="FFFFFF"/>
                <w:sz w:val="15"/>
                <w:szCs w:val="15"/>
              </w:rPr>
              <w:t>Trainers</w:t>
            </w:r>
          </w:p>
        </w:tc>
        <w:tc>
          <w:tcPr>
            <w:tcW w:w="1050" w:type="dxa"/>
            <w:shd w:val="clear" w:color="auto" w:fill="1F3864"/>
            <w:tcMar>
              <w:top w:w="50" w:type="dxa"/>
              <w:left w:w="80" w:type="dxa"/>
              <w:bottom w:w="50" w:type="dxa"/>
              <w:right w:w="80" w:type="dxa"/>
            </w:tcMar>
            <w:vAlign w:val="center"/>
          </w:tcPr>
          <w:p w14:paraId="3D901F34" w14:textId="77777777" w:rsidR="006C4FB2" w:rsidRDefault="00000000">
            <w:pPr>
              <w:spacing w:before="20" w:after="20"/>
            </w:pPr>
            <w:r>
              <w:rPr>
                <w:b/>
                <w:bCs/>
                <w:color w:val="FFFFFF"/>
                <w:sz w:val="15"/>
                <w:szCs w:val="15"/>
              </w:rPr>
              <w:t>Phase 2 target</w:t>
            </w:r>
          </w:p>
        </w:tc>
        <w:tc>
          <w:tcPr>
            <w:tcW w:w="850" w:type="dxa"/>
            <w:shd w:val="clear" w:color="auto" w:fill="1F3864"/>
            <w:tcMar>
              <w:top w:w="50" w:type="dxa"/>
              <w:left w:w="80" w:type="dxa"/>
              <w:bottom w:w="50" w:type="dxa"/>
              <w:right w:w="80" w:type="dxa"/>
            </w:tcMar>
            <w:vAlign w:val="center"/>
          </w:tcPr>
          <w:p w14:paraId="5D09D931" w14:textId="77777777" w:rsidR="006C4FB2" w:rsidRDefault="00000000">
            <w:pPr>
              <w:spacing w:before="20" w:after="20"/>
            </w:pPr>
            <w:r>
              <w:rPr>
                <w:b/>
                <w:bCs/>
                <w:color w:val="FFFFFF"/>
                <w:sz w:val="15"/>
                <w:szCs w:val="15"/>
              </w:rPr>
              <w:t>Trainers</w:t>
            </w:r>
          </w:p>
        </w:tc>
        <w:tc>
          <w:tcPr>
            <w:tcW w:w="1050" w:type="dxa"/>
            <w:shd w:val="clear" w:color="auto" w:fill="1F3864"/>
            <w:tcMar>
              <w:top w:w="50" w:type="dxa"/>
              <w:left w:w="80" w:type="dxa"/>
              <w:bottom w:w="50" w:type="dxa"/>
              <w:right w:w="80" w:type="dxa"/>
            </w:tcMar>
            <w:vAlign w:val="center"/>
          </w:tcPr>
          <w:p w14:paraId="5DDE1BB1" w14:textId="77777777" w:rsidR="006C4FB2" w:rsidRDefault="00000000">
            <w:pPr>
              <w:spacing w:before="20" w:after="20"/>
            </w:pPr>
            <w:r>
              <w:rPr>
                <w:b/>
                <w:bCs/>
                <w:color w:val="FFFFFF"/>
                <w:sz w:val="15"/>
                <w:szCs w:val="15"/>
              </w:rPr>
              <w:t>Phase 3 target</w:t>
            </w:r>
          </w:p>
        </w:tc>
        <w:tc>
          <w:tcPr>
            <w:tcW w:w="850" w:type="dxa"/>
            <w:shd w:val="clear" w:color="auto" w:fill="1F3864"/>
            <w:tcMar>
              <w:top w:w="50" w:type="dxa"/>
              <w:left w:w="80" w:type="dxa"/>
              <w:bottom w:w="50" w:type="dxa"/>
              <w:right w:w="80" w:type="dxa"/>
            </w:tcMar>
            <w:vAlign w:val="center"/>
          </w:tcPr>
          <w:p w14:paraId="2CD94EE9" w14:textId="77777777" w:rsidR="006C4FB2" w:rsidRDefault="00000000">
            <w:pPr>
              <w:spacing w:before="20" w:after="20"/>
            </w:pPr>
            <w:r>
              <w:rPr>
                <w:b/>
                <w:bCs/>
                <w:color w:val="FFFFFF"/>
                <w:sz w:val="15"/>
                <w:szCs w:val="15"/>
              </w:rPr>
              <w:t>Trainers</w:t>
            </w:r>
          </w:p>
        </w:tc>
        <w:tc>
          <w:tcPr>
            <w:tcW w:w="1500" w:type="dxa"/>
            <w:shd w:val="clear" w:color="auto" w:fill="1F3864"/>
            <w:tcMar>
              <w:top w:w="50" w:type="dxa"/>
              <w:left w:w="80" w:type="dxa"/>
              <w:bottom w:w="50" w:type="dxa"/>
              <w:right w:w="80" w:type="dxa"/>
            </w:tcMar>
            <w:vAlign w:val="center"/>
          </w:tcPr>
          <w:p w14:paraId="27B512EB" w14:textId="77777777" w:rsidR="006C4FB2" w:rsidRDefault="00000000">
            <w:pPr>
              <w:spacing w:before="20" w:after="20"/>
            </w:pPr>
            <w:r>
              <w:rPr>
                <w:b/>
                <w:bCs/>
                <w:color w:val="FFFFFF"/>
                <w:sz w:val="15"/>
                <w:szCs w:val="15"/>
              </w:rPr>
              <w:t>ICs (peak)</w:t>
            </w:r>
          </w:p>
        </w:tc>
      </w:tr>
      <w:tr w:rsidR="006C4FB2" w14:paraId="7B107550" w14:textId="77777777">
        <w:trPr>
          <w:cantSplit/>
        </w:trPr>
        <w:tc>
          <w:tcPr>
            <w:tcW w:w="2546" w:type="dxa"/>
            <w:shd w:val="clear" w:color="auto" w:fill="FFFFFF"/>
            <w:tcMar>
              <w:top w:w="40" w:type="dxa"/>
              <w:left w:w="80" w:type="dxa"/>
              <w:bottom w:w="40" w:type="dxa"/>
              <w:right w:w="80" w:type="dxa"/>
            </w:tcMar>
            <w:vAlign w:val="center"/>
          </w:tcPr>
          <w:p w14:paraId="64501D46" w14:textId="77777777" w:rsidR="006C4FB2" w:rsidRDefault="00000000">
            <w:pPr>
              <w:spacing w:before="20" w:after="20"/>
            </w:pPr>
            <w:r>
              <w:rPr>
                <w:sz w:val="15"/>
                <w:szCs w:val="15"/>
              </w:rPr>
              <w:t>North Punjab</w:t>
            </w:r>
          </w:p>
        </w:tc>
        <w:tc>
          <w:tcPr>
            <w:tcW w:w="1050" w:type="dxa"/>
            <w:shd w:val="clear" w:color="auto" w:fill="FFFFFF"/>
            <w:tcMar>
              <w:top w:w="40" w:type="dxa"/>
              <w:left w:w="80" w:type="dxa"/>
              <w:bottom w:w="40" w:type="dxa"/>
              <w:right w:w="80" w:type="dxa"/>
            </w:tcMar>
            <w:vAlign w:val="center"/>
          </w:tcPr>
          <w:p w14:paraId="707FFB8A" w14:textId="77777777" w:rsidR="006C4FB2" w:rsidRDefault="00000000">
            <w:pPr>
              <w:spacing w:before="20" w:after="20"/>
            </w:pPr>
            <w:r>
              <w:rPr>
                <w:sz w:val="15"/>
                <w:szCs w:val="15"/>
              </w:rPr>
              <w:t>45,529</w:t>
            </w:r>
          </w:p>
        </w:tc>
        <w:tc>
          <w:tcPr>
            <w:tcW w:w="850" w:type="dxa"/>
            <w:shd w:val="clear" w:color="auto" w:fill="FFFFFF"/>
            <w:tcMar>
              <w:top w:w="40" w:type="dxa"/>
              <w:left w:w="80" w:type="dxa"/>
              <w:bottom w:w="40" w:type="dxa"/>
              <w:right w:w="80" w:type="dxa"/>
            </w:tcMar>
            <w:vAlign w:val="center"/>
          </w:tcPr>
          <w:p w14:paraId="78E1D9A9" w14:textId="77777777" w:rsidR="006C4FB2" w:rsidRDefault="00000000">
            <w:pPr>
              <w:spacing w:before="20" w:after="20"/>
            </w:pPr>
            <w:r>
              <w:rPr>
                <w:sz w:val="15"/>
                <w:szCs w:val="15"/>
              </w:rPr>
              <w:t>64</w:t>
            </w:r>
          </w:p>
        </w:tc>
        <w:tc>
          <w:tcPr>
            <w:tcW w:w="1050" w:type="dxa"/>
            <w:shd w:val="clear" w:color="auto" w:fill="FFFFFF"/>
            <w:tcMar>
              <w:top w:w="40" w:type="dxa"/>
              <w:left w:w="80" w:type="dxa"/>
              <w:bottom w:w="40" w:type="dxa"/>
              <w:right w:w="80" w:type="dxa"/>
            </w:tcMar>
            <w:vAlign w:val="center"/>
          </w:tcPr>
          <w:p w14:paraId="0B682441" w14:textId="77777777" w:rsidR="006C4FB2" w:rsidRDefault="00000000">
            <w:pPr>
              <w:spacing w:before="20" w:after="20"/>
            </w:pPr>
            <w:r>
              <w:rPr>
                <w:sz w:val="15"/>
                <w:szCs w:val="15"/>
              </w:rPr>
              <w:t>72,846</w:t>
            </w:r>
          </w:p>
        </w:tc>
        <w:tc>
          <w:tcPr>
            <w:tcW w:w="850" w:type="dxa"/>
            <w:shd w:val="clear" w:color="auto" w:fill="FFFFFF"/>
            <w:tcMar>
              <w:top w:w="40" w:type="dxa"/>
              <w:left w:w="80" w:type="dxa"/>
              <w:bottom w:w="40" w:type="dxa"/>
              <w:right w:w="80" w:type="dxa"/>
            </w:tcMar>
            <w:vAlign w:val="center"/>
          </w:tcPr>
          <w:p w14:paraId="35438ED5" w14:textId="77777777" w:rsidR="006C4FB2" w:rsidRDefault="00000000">
            <w:pPr>
              <w:spacing w:before="20" w:after="20"/>
            </w:pPr>
            <w:r>
              <w:rPr>
                <w:sz w:val="15"/>
                <w:szCs w:val="15"/>
              </w:rPr>
              <w:t>76</w:t>
            </w:r>
          </w:p>
        </w:tc>
        <w:tc>
          <w:tcPr>
            <w:tcW w:w="1050" w:type="dxa"/>
            <w:shd w:val="clear" w:color="auto" w:fill="FFFFFF"/>
            <w:tcMar>
              <w:top w:w="40" w:type="dxa"/>
              <w:left w:w="80" w:type="dxa"/>
              <w:bottom w:w="40" w:type="dxa"/>
              <w:right w:w="80" w:type="dxa"/>
            </w:tcMar>
            <w:vAlign w:val="center"/>
          </w:tcPr>
          <w:p w14:paraId="7BCB4436" w14:textId="77777777" w:rsidR="006C4FB2" w:rsidRDefault="00000000">
            <w:pPr>
              <w:spacing w:before="20" w:after="20"/>
            </w:pPr>
            <w:r>
              <w:rPr>
                <w:sz w:val="15"/>
                <w:szCs w:val="15"/>
              </w:rPr>
              <w:t>63,740</w:t>
            </w:r>
          </w:p>
        </w:tc>
        <w:tc>
          <w:tcPr>
            <w:tcW w:w="850" w:type="dxa"/>
            <w:shd w:val="clear" w:color="auto" w:fill="FFFFFF"/>
            <w:tcMar>
              <w:top w:w="40" w:type="dxa"/>
              <w:left w:w="80" w:type="dxa"/>
              <w:bottom w:w="40" w:type="dxa"/>
              <w:right w:w="80" w:type="dxa"/>
            </w:tcMar>
            <w:vAlign w:val="center"/>
          </w:tcPr>
          <w:p w14:paraId="4004CCB8" w14:textId="77777777" w:rsidR="006C4FB2" w:rsidRDefault="00000000">
            <w:pPr>
              <w:spacing w:before="20" w:after="20"/>
            </w:pPr>
            <w:r>
              <w:rPr>
                <w:sz w:val="15"/>
                <w:szCs w:val="15"/>
              </w:rPr>
              <w:t>67</w:t>
            </w:r>
          </w:p>
        </w:tc>
        <w:tc>
          <w:tcPr>
            <w:tcW w:w="1500" w:type="dxa"/>
            <w:shd w:val="clear" w:color="auto" w:fill="FFFFFF"/>
            <w:tcMar>
              <w:top w:w="40" w:type="dxa"/>
              <w:left w:w="80" w:type="dxa"/>
              <w:bottom w:w="40" w:type="dxa"/>
              <w:right w:w="80" w:type="dxa"/>
            </w:tcMar>
            <w:vAlign w:val="center"/>
          </w:tcPr>
          <w:p w14:paraId="132E877D" w14:textId="77777777" w:rsidR="006C4FB2" w:rsidRDefault="00000000">
            <w:pPr>
              <w:spacing w:before="20" w:after="20"/>
            </w:pPr>
            <w:r>
              <w:rPr>
                <w:sz w:val="15"/>
                <w:szCs w:val="15"/>
              </w:rPr>
              <w:t>6</w:t>
            </w:r>
          </w:p>
        </w:tc>
      </w:tr>
      <w:tr w:rsidR="006C4FB2" w14:paraId="05DD4BAF" w14:textId="77777777">
        <w:trPr>
          <w:cantSplit/>
        </w:trPr>
        <w:tc>
          <w:tcPr>
            <w:tcW w:w="2546" w:type="dxa"/>
            <w:shd w:val="clear" w:color="auto" w:fill="F4F7FB"/>
            <w:tcMar>
              <w:top w:w="40" w:type="dxa"/>
              <w:left w:w="80" w:type="dxa"/>
              <w:bottom w:w="40" w:type="dxa"/>
              <w:right w:w="80" w:type="dxa"/>
            </w:tcMar>
            <w:vAlign w:val="center"/>
          </w:tcPr>
          <w:p w14:paraId="41717307" w14:textId="77777777" w:rsidR="006C4FB2" w:rsidRDefault="00000000">
            <w:pPr>
              <w:spacing w:before="20" w:after="20"/>
            </w:pPr>
            <w:r>
              <w:rPr>
                <w:sz w:val="15"/>
                <w:szCs w:val="15"/>
              </w:rPr>
              <w:t>Central Punjab</w:t>
            </w:r>
          </w:p>
        </w:tc>
        <w:tc>
          <w:tcPr>
            <w:tcW w:w="1050" w:type="dxa"/>
            <w:shd w:val="clear" w:color="auto" w:fill="F4F7FB"/>
            <w:tcMar>
              <w:top w:w="40" w:type="dxa"/>
              <w:left w:w="80" w:type="dxa"/>
              <w:bottom w:w="40" w:type="dxa"/>
              <w:right w:w="80" w:type="dxa"/>
            </w:tcMar>
            <w:vAlign w:val="center"/>
          </w:tcPr>
          <w:p w14:paraId="38569BD9" w14:textId="77777777" w:rsidR="006C4FB2" w:rsidRDefault="00000000">
            <w:pPr>
              <w:spacing w:before="20" w:after="20"/>
            </w:pPr>
            <w:r>
              <w:rPr>
                <w:sz w:val="15"/>
                <w:szCs w:val="15"/>
              </w:rPr>
              <w:t>45,529</w:t>
            </w:r>
          </w:p>
        </w:tc>
        <w:tc>
          <w:tcPr>
            <w:tcW w:w="850" w:type="dxa"/>
            <w:shd w:val="clear" w:color="auto" w:fill="F4F7FB"/>
            <w:tcMar>
              <w:top w:w="40" w:type="dxa"/>
              <w:left w:w="80" w:type="dxa"/>
              <w:bottom w:w="40" w:type="dxa"/>
              <w:right w:w="80" w:type="dxa"/>
            </w:tcMar>
            <w:vAlign w:val="center"/>
          </w:tcPr>
          <w:p w14:paraId="6DA5B888" w14:textId="77777777" w:rsidR="006C4FB2" w:rsidRDefault="00000000">
            <w:pPr>
              <w:spacing w:before="20" w:after="20"/>
            </w:pPr>
            <w:r>
              <w:rPr>
                <w:sz w:val="15"/>
                <w:szCs w:val="15"/>
              </w:rPr>
              <w:t>64</w:t>
            </w:r>
          </w:p>
        </w:tc>
        <w:tc>
          <w:tcPr>
            <w:tcW w:w="1050" w:type="dxa"/>
            <w:shd w:val="clear" w:color="auto" w:fill="F4F7FB"/>
            <w:tcMar>
              <w:top w:w="40" w:type="dxa"/>
              <w:left w:w="80" w:type="dxa"/>
              <w:bottom w:w="40" w:type="dxa"/>
              <w:right w:w="80" w:type="dxa"/>
            </w:tcMar>
            <w:vAlign w:val="center"/>
          </w:tcPr>
          <w:p w14:paraId="09A53E68" w14:textId="77777777" w:rsidR="006C4FB2" w:rsidRDefault="00000000">
            <w:pPr>
              <w:spacing w:before="20" w:after="20"/>
            </w:pPr>
            <w:r>
              <w:rPr>
                <w:sz w:val="15"/>
                <w:szCs w:val="15"/>
              </w:rPr>
              <w:t>72,846</w:t>
            </w:r>
          </w:p>
        </w:tc>
        <w:tc>
          <w:tcPr>
            <w:tcW w:w="850" w:type="dxa"/>
            <w:shd w:val="clear" w:color="auto" w:fill="F4F7FB"/>
            <w:tcMar>
              <w:top w:w="40" w:type="dxa"/>
              <w:left w:w="80" w:type="dxa"/>
              <w:bottom w:w="40" w:type="dxa"/>
              <w:right w:w="80" w:type="dxa"/>
            </w:tcMar>
            <w:vAlign w:val="center"/>
          </w:tcPr>
          <w:p w14:paraId="2357DF25" w14:textId="77777777" w:rsidR="006C4FB2" w:rsidRDefault="00000000">
            <w:pPr>
              <w:spacing w:before="20" w:after="20"/>
            </w:pPr>
            <w:r>
              <w:rPr>
                <w:sz w:val="15"/>
                <w:szCs w:val="15"/>
              </w:rPr>
              <w:t>76</w:t>
            </w:r>
          </w:p>
        </w:tc>
        <w:tc>
          <w:tcPr>
            <w:tcW w:w="1050" w:type="dxa"/>
            <w:shd w:val="clear" w:color="auto" w:fill="F4F7FB"/>
            <w:tcMar>
              <w:top w:w="40" w:type="dxa"/>
              <w:left w:w="80" w:type="dxa"/>
              <w:bottom w:w="40" w:type="dxa"/>
              <w:right w:w="80" w:type="dxa"/>
            </w:tcMar>
            <w:vAlign w:val="center"/>
          </w:tcPr>
          <w:p w14:paraId="7D184D3A" w14:textId="77777777" w:rsidR="006C4FB2" w:rsidRDefault="00000000">
            <w:pPr>
              <w:spacing w:before="20" w:after="20"/>
            </w:pPr>
            <w:r>
              <w:rPr>
                <w:sz w:val="15"/>
                <w:szCs w:val="15"/>
              </w:rPr>
              <w:t>63,740</w:t>
            </w:r>
          </w:p>
        </w:tc>
        <w:tc>
          <w:tcPr>
            <w:tcW w:w="850" w:type="dxa"/>
            <w:shd w:val="clear" w:color="auto" w:fill="F4F7FB"/>
            <w:tcMar>
              <w:top w:w="40" w:type="dxa"/>
              <w:left w:w="80" w:type="dxa"/>
              <w:bottom w:w="40" w:type="dxa"/>
              <w:right w:w="80" w:type="dxa"/>
            </w:tcMar>
            <w:vAlign w:val="center"/>
          </w:tcPr>
          <w:p w14:paraId="2857B284" w14:textId="77777777" w:rsidR="006C4FB2" w:rsidRDefault="00000000">
            <w:pPr>
              <w:spacing w:before="20" w:after="20"/>
            </w:pPr>
            <w:r>
              <w:rPr>
                <w:sz w:val="15"/>
                <w:szCs w:val="15"/>
              </w:rPr>
              <w:t>67</w:t>
            </w:r>
          </w:p>
        </w:tc>
        <w:tc>
          <w:tcPr>
            <w:tcW w:w="1500" w:type="dxa"/>
            <w:shd w:val="clear" w:color="auto" w:fill="F4F7FB"/>
            <w:tcMar>
              <w:top w:w="40" w:type="dxa"/>
              <w:left w:w="80" w:type="dxa"/>
              <w:bottom w:w="40" w:type="dxa"/>
              <w:right w:w="80" w:type="dxa"/>
            </w:tcMar>
            <w:vAlign w:val="center"/>
          </w:tcPr>
          <w:p w14:paraId="476842F3" w14:textId="77777777" w:rsidR="006C4FB2" w:rsidRDefault="00000000">
            <w:pPr>
              <w:spacing w:before="20" w:after="20"/>
            </w:pPr>
            <w:r>
              <w:rPr>
                <w:sz w:val="15"/>
                <w:szCs w:val="15"/>
              </w:rPr>
              <w:t>6</w:t>
            </w:r>
          </w:p>
        </w:tc>
      </w:tr>
      <w:tr w:rsidR="006C4FB2" w14:paraId="32390B60" w14:textId="77777777">
        <w:trPr>
          <w:cantSplit/>
        </w:trPr>
        <w:tc>
          <w:tcPr>
            <w:tcW w:w="2546" w:type="dxa"/>
            <w:shd w:val="clear" w:color="auto" w:fill="FFFFFF"/>
            <w:tcMar>
              <w:top w:w="40" w:type="dxa"/>
              <w:left w:w="80" w:type="dxa"/>
              <w:bottom w:w="40" w:type="dxa"/>
              <w:right w:w="80" w:type="dxa"/>
            </w:tcMar>
            <w:vAlign w:val="center"/>
          </w:tcPr>
          <w:p w14:paraId="15AD1F2A" w14:textId="77777777" w:rsidR="006C4FB2" w:rsidRDefault="00000000">
            <w:pPr>
              <w:spacing w:before="20" w:after="20"/>
            </w:pPr>
            <w:r>
              <w:rPr>
                <w:sz w:val="15"/>
                <w:szCs w:val="15"/>
              </w:rPr>
              <w:t>South Punjab</w:t>
            </w:r>
          </w:p>
        </w:tc>
        <w:tc>
          <w:tcPr>
            <w:tcW w:w="1050" w:type="dxa"/>
            <w:shd w:val="clear" w:color="auto" w:fill="FFFFFF"/>
            <w:tcMar>
              <w:top w:w="40" w:type="dxa"/>
              <w:left w:w="80" w:type="dxa"/>
              <w:bottom w:w="40" w:type="dxa"/>
              <w:right w:w="80" w:type="dxa"/>
            </w:tcMar>
            <w:vAlign w:val="center"/>
          </w:tcPr>
          <w:p w14:paraId="2D9156A4" w14:textId="77777777" w:rsidR="006C4FB2" w:rsidRDefault="00000000">
            <w:pPr>
              <w:spacing w:before="20" w:after="20"/>
            </w:pPr>
            <w:r>
              <w:rPr>
                <w:sz w:val="15"/>
                <w:szCs w:val="15"/>
              </w:rPr>
              <w:t>45,528</w:t>
            </w:r>
          </w:p>
        </w:tc>
        <w:tc>
          <w:tcPr>
            <w:tcW w:w="850" w:type="dxa"/>
            <w:shd w:val="clear" w:color="auto" w:fill="FFFFFF"/>
            <w:tcMar>
              <w:top w:w="40" w:type="dxa"/>
              <w:left w:w="80" w:type="dxa"/>
              <w:bottom w:w="40" w:type="dxa"/>
              <w:right w:w="80" w:type="dxa"/>
            </w:tcMar>
            <w:vAlign w:val="center"/>
          </w:tcPr>
          <w:p w14:paraId="3BB596E3" w14:textId="77777777" w:rsidR="006C4FB2" w:rsidRDefault="00000000">
            <w:pPr>
              <w:spacing w:before="20" w:after="20"/>
            </w:pPr>
            <w:r>
              <w:rPr>
                <w:sz w:val="15"/>
                <w:szCs w:val="15"/>
              </w:rPr>
              <w:t>64</w:t>
            </w:r>
          </w:p>
        </w:tc>
        <w:tc>
          <w:tcPr>
            <w:tcW w:w="1050" w:type="dxa"/>
            <w:shd w:val="clear" w:color="auto" w:fill="FFFFFF"/>
            <w:tcMar>
              <w:top w:w="40" w:type="dxa"/>
              <w:left w:w="80" w:type="dxa"/>
              <w:bottom w:w="40" w:type="dxa"/>
              <w:right w:w="80" w:type="dxa"/>
            </w:tcMar>
            <w:vAlign w:val="center"/>
          </w:tcPr>
          <w:p w14:paraId="406A5CFB" w14:textId="77777777" w:rsidR="006C4FB2" w:rsidRDefault="00000000">
            <w:pPr>
              <w:spacing w:before="20" w:after="20"/>
            </w:pPr>
            <w:r>
              <w:rPr>
                <w:sz w:val="15"/>
                <w:szCs w:val="15"/>
              </w:rPr>
              <w:t>72,845</w:t>
            </w:r>
          </w:p>
        </w:tc>
        <w:tc>
          <w:tcPr>
            <w:tcW w:w="850" w:type="dxa"/>
            <w:shd w:val="clear" w:color="auto" w:fill="FFFFFF"/>
            <w:tcMar>
              <w:top w:w="40" w:type="dxa"/>
              <w:left w:w="80" w:type="dxa"/>
              <w:bottom w:w="40" w:type="dxa"/>
              <w:right w:w="80" w:type="dxa"/>
            </w:tcMar>
            <w:vAlign w:val="center"/>
          </w:tcPr>
          <w:p w14:paraId="4B7DCCD8" w14:textId="77777777" w:rsidR="006C4FB2" w:rsidRDefault="00000000">
            <w:pPr>
              <w:spacing w:before="20" w:after="20"/>
            </w:pPr>
            <w:r>
              <w:rPr>
                <w:sz w:val="15"/>
                <w:szCs w:val="15"/>
              </w:rPr>
              <w:t>76</w:t>
            </w:r>
          </w:p>
        </w:tc>
        <w:tc>
          <w:tcPr>
            <w:tcW w:w="1050" w:type="dxa"/>
            <w:shd w:val="clear" w:color="auto" w:fill="FFFFFF"/>
            <w:tcMar>
              <w:top w:w="40" w:type="dxa"/>
              <w:left w:w="80" w:type="dxa"/>
              <w:bottom w:w="40" w:type="dxa"/>
              <w:right w:w="80" w:type="dxa"/>
            </w:tcMar>
            <w:vAlign w:val="center"/>
          </w:tcPr>
          <w:p w14:paraId="34285522" w14:textId="77777777" w:rsidR="006C4FB2" w:rsidRDefault="00000000">
            <w:pPr>
              <w:spacing w:before="20" w:after="20"/>
            </w:pPr>
            <w:r>
              <w:rPr>
                <w:sz w:val="15"/>
                <w:szCs w:val="15"/>
              </w:rPr>
              <w:t>63,740</w:t>
            </w:r>
          </w:p>
        </w:tc>
        <w:tc>
          <w:tcPr>
            <w:tcW w:w="850" w:type="dxa"/>
            <w:shd w:val="clear" w:color="auto" w:fill="FFFFFF"/>
            <w:tcMar>
              <w:top w:w="40" w:type="dxa"/>
              <w:left w:w="80" w:type="dxa"/>
              <w:bottom w:w="40" w:type="dxa"/>
              <w:right w:w="80" w:type="dxa"/>
            </w:tcMar>
            <w:vAlign w:val="center"/>
          </w:tcPr>
          <w:p w14:paraId="0A56CAF4" w14:textId="77777777" w:rsidR="006C4FB2" w:rsidRDefault="00000000">
            <w:pPr>
              <w:spacing w:before="20" w:after="20"/>
            </w:pPr>
            <w:r>
              <w:rPr>
                <w:sz w:val="15"/>
                <w:szCs w:val="15"/>
              </w:rPr>
              <w:t>67</w:t>
            </w:r>
          </w:p>
        </w:tc>
        <w:tc>
          <w:tcPr>
            <w:tcW w:w="1500" w:type="dxa"/>
            <w:shd w:val="clear" w:color="auto" w:fill="FFFFFF"/>
            <w:tcMar>
              <w:top w:w="40" w:type="dxa"/>
              <w:left w:w="80" w:type="dxa"/>
              <w:bottom w:w="40" w:type="dxa"/>
              <w:right w:w="80" w:type="dxa"/>
            </w:tcMar>
            <w:vAlign w:val="center"/>
          </w:tcPr>
          <w:p w14:paraId="3EB49EB3" w14:textId="77777777" w:rsidR="006C4FB2" w:rsidRDefault="00000000">
            <w:pPr>
              <w:spacing w:before="20" w:after="20"/>
            </w:pPr>
            <w:r>
              <w:rPr>
                <w:sz w:val="15"/>
                <w:szCs w:val="15"/>
              </w:rPr>
              <w:t>6</w:t>
            </w:r>
          </w:p>
        </w:tc>
      </w:tr>
      <w:tr w:rsidR="006C4FB2" w14:paraId="795E7B88" w14:textId="77777777">
        <w:trPr>
          <w:cantSplit/>
        </w:trPr>
        <w:tc>
          <w:tcPr>
            <w:tcW w:w="2546" w:type="dxa"/>
            <w:shd w:val="clear" w:color="auto" w:fill="F4F7FB"/>
            <w:tcMar>
              <w:top w:w="40" w:type="dxa"/>
              <w:left w:w="80" w:type="dxa"/>
              <w:bottom w:w="40" w:type="dxa"/>
              <w:right w:w="80" w:type="dxa"/>
            </w:tcMar>
            <w:vAlign w:val="center"/>
          </w:tcPr>
          <w:p w14:paraId="51762D41" w14:textId="77777777" w:rsidR="006C4FB2" w:rsidRDefault="00000000">
            <w:pPr>
              <w:spacing w:before="20" w:after="20"/>
            </w:pPr>
            <w:r>
              <w:rPr>
                <w:sz w:val="15"/>
                <w:szCs w:val="15"/>
              </w:rPr>
              <w:t>Upper Sindh</w:t>
            </w:r>
          </w:p>
        </w:tc>
        <w:tc>
          <w:tcPr>
            <w:tcW w:w="1050" w:type="dxa"/>
            <w:shd w:val="clear" w:color="auto" w:fill="F4F7FB"/>
            <w:tcMar>
              <w:top w:w="40" w:type="dxa"/>
              <w:left w:w="80" w:type="dxa"/>
              <w:bottom w:w="40" w:type="dxa"/>
              <w:right w:w="80" w:type="dxa"/>
            </w:tcMar>
            <w:vAlign w:val="center"/>
          </w:tcPr>
          <w:p w14:paraId="3DB2E61D" w14:textId="77777777" w:rsidR="006C4FB2" w:rsidRDefault="00000000">
            <w:pPr>
              <w:spacing w:before="20" w:after="20"/>
            </w:pPr>
            <w:r>
              <w:rPr>
                <w:sz w:val="15"/>
                <w:szCs w:val="15"/>
              </w:rPr>
              <w:t>31,839</w:t>
            </w:r>
          </w:p>
        </w:tc>
        <w:tc>
          <w:tcPr>
            <w:tcW w:w="850" w:type="dxa"/>
            <w:shd w:val="clear" w:color="auto" w:fill="F4F7FB"/>
            <w:tcMar>
              <w:top w:w="40" w:type="dxa"/>
              <w:left w:w="80" w:type="dxa"/>
              <w:bottom w:w="40" w:type="dxa"/>
              <w:right w:w="80" w:type="dxa"/>
            </w:tcMar>
            <w:vAlign w:val="center"/>
          </w:tcPr>
          <w:p w14:paraId="1332B5AA" w14:textId="77777777" w:rsidR="006C4FB2" w:rsidRDefault="00000000">
            <w:pPr>
              <w:spacing w:before="20" w:after="20"/>
            </w:pPr>
            <w:r>
              <w:rPr>
                <w:sz w:val="15"/>
                <w:szCs w:val="15"/>
              </w:rPr>
              <w:t>45</w:t>
            </w:r>
          </w:p>
        </w:tc>
        <w:tc>
          <w:tcPr>
            <w:tcW w:w="1050" w:type="dxa"/>
            <w:shd w:val="clear" w:color="auto" w:fill="F4F7FB"/>
            <w:tcMar>
              <w:top w:w="40" w:type="dxa"/>
              <w:left w:w="80" w:type="dxa"/>
              <w:bottom w:w="40" w:type="dxa"/>
              <w:right w:w="80" w:type="dxa"/>
            </w:tcMar>
            <w:vAlign w:val="center"/>
          </w:tcPr>
          <w:p w14:paraId="1B6FE70B" w14:textId="77777777" w:rsidR="006C4FB2" w:rsidRDefault="00000000">
            <w:pPr>
              <w:spacing w:before="20" w:after="20"/>
            </w:pPr>
            <w:r>
              <w:rPr>
                <w:sz w:val="15"/>
                <w:szCs w:val="15"/>
              </w:rPr>
              <w:t>50,942</w:t>
            </w:r>
          </w:p>
        </w:tc>
        <w:tc>
          <w:tcPr>
            <w:tcW w:w="850" w:type="dxa"/>
            <w:shd w:val="clear" w:color="auto" w:fill="F4F7FB"/>
            <w:tcMar>
              <w:top w:w="40" w:type="dxa"/>
              <w:left w:w="80" w:type="dxa"/>
              <w:bottom w:w="40" w:type="dxa"/>
              <w:right w:w="80" w:type="dxa"/>
            </w:tcMar>
            <w:vAlign w:val="center"/>
          </w:tcPr>
          <w:p w14:paraId="2EFF51E3" w14:textId="77777777" w:rsidR="006C4FB2" w:rsidRDefault="00000000">
            <w:pPr>
              <w:spacing w:before="20" w:after="20"/>
            </w:pPr>
            <w:r>
              <w:rPr>
                <w:sz w:val="15"/>
                <w:szCs w:val="15"/>
              </w:rPr>
              <w:t>54</w:t>
            </w:r>
          </w:p>
        </w:tc>
        <w:tc>
          <w:tcPr>
            <w:tcW w:w="1050" w:type="dxa"/>
            <w:shd w:val="clear" w:color="auto" w:fill="F4F7FB"/>
            <w:tcMar>
              <w:top w:w="40" w:type="dxa"/>
              <w:left w:w="80" w:type="dxa"/>
              <w:bottom w:w="40" w:type="dxa"/>
              <w:right w:w="80" w:type="dxa"/>
            </w:tcMar>
            <w:vAlign w:val="center"/>
          </w:tcPr>
          <w:p w14:paraId="13F5307C" w14:textId="77777777" w:rsidR="006C4FB2" w:rsidRDefault="00000000">
            <w:pPr>
              <w:spacing w:before="20" w:after="20"/>
            </w:pPr>
            <w:r>
              <w:rPr>
                <w:sz w:val="15"/>
                <w:szCs w:val="15"/>
              </w:rPr>
              <w:t>44,575</w:t>
            </w:r>
          </w:p>
        </w:tc>
        <w:tc>
          <w:tcPr>
            <w:tcW w:w="850" w:type="dxa"/>
            <w:shd w:val="clear" w:color="auto" w:fill="F4F7FB"/>
            <w:tcMar>
              <w:top w:w="40" w:type="dxa"/>
              <w:left w:w="80" w:type="dxa"/>
              <w:bottom w:w="40" w:type="dxa"/>
              <w:right w:w="80" w:type="dxa"/>
            </w:tcMar>
            <w:vAlign w:val="center"/>
          </w:tcPr>
          <w:p w14:paraId="4051AF4F" w14:textId="77777777" w:rsidR="006C4FB2" w:rsidRDefault="00000000">
            <w:pPr>
              <w:spacing w:before="20" w:after="20"/>
            </w:pPr>
            <w:r>
              <w:rPr>
                <w:sz w:val="15"/>
                <w:szCs w:val="15"/>
              </w:rPr>
              <w:t>47</w:t>
            </w:r>
          </w:p>
        </w:tc>
        <w:tc>
          <w:tcPr>
            <w:tcW w:w="1500" w:type="dxa"/>
            <w:shd w:val="clear" w:color="auto" w:fill="F4F7FB"/>
            <w:tcMar>
              <w:top w:w="40" w:type="dxa"/>
              <w:left w:w="80" w:type="dxa"/>
              <w:bottom w:w="40" w:type="dxa"/>
              <w:right w:w="80" w:type="dxa"/>
            </w:tcMar>
            <w:vAlign w:val="center"/>
          </w:tcPr>
          <w:p w14:paraId="18BF2E43" w14:textId="77777777" w:rsidR="006C4FB2" w:rsidRDefault="00000000">
            <w:pPr>
              <w:spacing w:before="20" w:after="20"/>
            </w:pPr>
            <w:r>
              <w:rPr>
                <w:sz w:val="15"/>
                <w:szCs w:val="15"/>
              </w:rPr>
              <w:t>5</w:t>
            </w:r>
          </w:p>
        </w:tc>
      </w:tr>
      <w:tr w:rsidR="006C4FB2" w14:paraId="1E3AEB9F" w14:textId="77777777">
        <w:trPr>
          <w:cantSplit/>
        </w:trPr>
        <w:tc>
          <w:tcPr>
            <w:tcW w:w="2546" w:type="dxa"/>
            <w:shd w:val="clear" w:color="auto" w:fill="FFFFFF"/>
            <w:tcMar>
              <w:top w:w="40" w:type="dxa"/>
              <w:left w:w="80" w:type="dxa"/>
              <w:bottom w:w="40" w:type="dxa"/>
              <w:right w:w="80" w:type="dxa"/>
            </w:tcMar>
            <w:vAlign w:val="center"/>
          </w:tcPr>
          <w:p w14:paraId="38B5FD47" w14:textId="77777777" w:rsidR="006C4FB2" w:rsidRDefault="00000000">
            <w:pPr>
              <w:spacing w:before="20" w:after="20"/>
            </w:pPr>
            <w:r>
              <w:rPr>
                <w:sz w:val="15"/>
                <w:szCs w:val="15"/>
              </w:rPr>
              <w:t>Lower Sindh &amp; Karachi</w:t>
            </w:r>
          </w:p>
        </w:tc>
        <w:tc>
          <w:tcPr>
            <w:tcW w:w="1050" w:type="dxa"/>
            <w:shd w:val="clear" w:color="auto" w:fill="FFFFFF"/>
            <w:tcMar>
              <w:top w:w="40" w:type="dxa"/>
              <w:left w:w="80" w:type="dxa"/>
              <w:bottom w:w="40" w:type="dxa"/>
              <w:right w:w="80" w:type="dxa"/>
            </w:tcMar>
            <w:vAlign w:val="center"/>
          </w:tcPr>
          <w:p w14:paraId="38C263C9" w14:textId="77777777" w:rsidR="006C4FB2" w:rsidRDefault="00000000">
            <w:pPr>
              <w:spacing w:before="20" w:after="20"/>
            </w:pPr>
            <w:r>
              <w:rPr>
                <w:sz w:val="15"/>
                <w:szCs w:val="15"/>
              </w:rPr>
              <w:t>31,839</w:t>
            </w:r>
          </w:p>
        </w:tc>
        <w:tc>
          <w:tcPr>
            <w:tcW w:w="850" w:type="dxa"/>
            <w:shd w:val="clear" w:color="auto" w:fill="FFFFFF"/>
            <w:tcMar>
              <w:top w:w="40" w:type="dxa"/>
              <w:left w:w="80" w:type="dxa"/>
              <w:bottom w:w="40" w:type="dxa"/>
              <w:right w:w="80" w:type="dxa"/>
            </w:tcMar>
            <w:vAlign w:val="center"/>
          </w:tcPr>
          <w:p w14:paraId="147AEB71" w14:textId="77777777" w:rsidR="006C4FB2" w:rsidRDefault="00000000">
            <w:pPr>
              <w:spacing w:before="20" w:after="20"/>
            </w:pPr>
            <w:r>
              <w:rPr>
                <w:sz w:val="15"/>
                <w:szCs w:val="15"/>
              </w:rPr>
              <w:t>45</w:t>
            </w:r>
          </w:p>
        </w:tc>
        <w:tc>
          <w:tcPr>
            <w:tcW w:w="1050" w:type="dxa"/>
            <w:shd w:val="clear" w:color="auto" w:fill="FFFFFF"/>
            <w:tcMar>
              <w:top w:w="40" w:type="dxa"/>
              <w:left w:w="80" w:type="dxa"/>
              <w:bottom w:w="40" w:type="dxa"/>
              <w:right w:w="80" w:type="dxa"/>
            </w:tcMar>
            <w:vAlign w:val="center"/>
          </w:tcPr>
          <w:p w14:paraId="4AA70439" w14:textId="77777777" w:rsidR="006C4FB2" w:rsidRDefault="00000000">
            <w:pPr>
              <w:spacing w:before="20" w:after="20"/>
            </w:pPr>
            <w:r>
              <w:rPr>
                <w:sz w:val="15"/>
                <w:szCs w:val="15"/>
              </w:rPr>
              <w:t>50,942</w:t>
            </w:r>
          </w:p>
        </w:tc>
        <w:tc>
          <w:tcPr>
            <w:tcW w:w="850" w:type="dxa"/>
            <w:shd w:val="clear" w:color="auto" w:fill="FFFFFF"/>
            <w:tcMar>
              <w:top w:w="40" w:type="dxa"/>
              <w:left w:w="80" w:type="dxa"/>
              <w:bottom w:w="40" w:type="dxa"/>
              <w:right w:w="80" w:type="dxa"/>
            </w:tcMar>
            <w:vAlign w:val="center"/>
          </w:tcPr>
          <w:p w14:paraId="0459E510" w14:textId="77777777" w:rsidR="006C4FB2" w:rsidRDefault="00000000">
            <w:pPr>
              <w:spacing w:before="20" w:after="20"/>
            </w:pPr>
            <w:r>
              <w:rPr>
                <w:sz w:val="15"/>
                <w:szCs w:val="15"/>
              </w:rPr>
              <w:t>54</w:t>
            </w:r>
          </w:p>
        </w:tc>
        <w:tc>
          <w:tcPr>
            <w:tcW w:w="1050" w:type="dxa"/>
            <w:shd w:val="clear" w:color="auto" w:fill="FFFFFF"/>
            <w:tcMar>
              <w:top w:w="40" w:type="dxa"/>
              <w:left w:w="80" w:type="dxa"/>
              <w:bottom w:w="40" w:type="dxa"/>
              <w:right w:w="80" w:type="dxa"/>
            </w:tcMar>
            <w:vAlign w:val="center"/>
          </w:tcPr>
          <w:p w14:paraId="07B54EF0" w14:textId="77777777" w:rsidR="006C4FB2" w:rsidRDefault="00000000">
            <w:pPr>
              <w:spacing w:before="20" w:after="20"/>
            </w:pPr>
            <w:r>
              <w:rPr>
                <w:sz w:val="15"/>
                <w:szCs w:val="15"/>
              </w:rPr>
              <w:t>44,574</w:t>
            </w:r>
          </w:p>
        </w:tc>
        <w:tc>
          <w:tcPr>
            <w:tcW w:w="850" w:type="dxa"/>
            <w:shd w:val="clear" w:color="auto" w:fill="FFFFFF"/>
            <w:tcMar>
              <w:top w:w="40" w:type="dxa"/>
              <w:left w:w="80" w:type="dxa"/>
              <w:bottom w:w="40" w:type="dxa"/>
              <w:right w:w="80" w:type="dxa"/>
            </w:tcMar>
            <w:vAlign w:val="center"/>
          </w:tcPr>
          <w:p w14:paraId="51A20289" w14:textId="77777777" w:rsidR="006C4FB2" w:rsidRDefault="00000000">
            <w:pPr>
              <w:spacing w:before="20" w:after="20"/>
            </w:pPr>
            <w:r>
              <w:rPr>
                <w:sz w:val="15"/>
                <w:szCs w:val="15"/>
              </w:rPr>
              <w:t>47</w:t>
            </w:r>
          </w:p>
        </w:tc>
        <w:tc>
          <w:tcPr>
            <w:tcW w:w="1500" w:type="dxa"/>
            <w:shd w:val="clear" w:color="auto" w:fill="FFFFFF"/>
            <w:tcMar>
              <w:top w:w="40" w:type="dxa"/>
              <w:left w:w="80" w:type="dxa"/>
              <w:bottom w:w="40" w:type="dxa"/>
              <w:right w:w="80" w:type="dxa"/>
            </w:tcMar>
            <w:vAlign w:val="center"/>
          </w:tcPr>
          <w:p w14:paraId="4F482832" w14:textId="77777777" w:rsidR="006C4FB2" w:rsidRDefault="00000000">
            <w:pPr>
              <w:spacing w:before="20" w:after="20"/>
            </w:pPr>
            <w:r>
              <w:rPr>
                <w:sz w:val="15"/>
                <w:szCs w:val="15"/>
              </w:rPr>
              <w:t>5</w:t>
            </w:r>
          </w:p>
        </w:tc>
      </w:tr>
      <w:tr w:rsidR="006C4FB2" w14:paraId="2C6AC7A7" w14:textId="77777777">
        <w:trPr>
          <w:cantSplit/>
        </w:trPr>
        <w:tc>
          <w:tcPr>
            <w:tcW w:w="2546" w:type="dxa"/>
            <w:shd w:val="clear" w:color="auto" w:fill="F4F7FB"/>
            <w:tcMar>
              <w:top w:w="40" w:type="dxa"/>
              <w:left w:w="80" w:type="dxa"/>
              <w:bottom w:w="40" w:type="dxa"/>
              <w:right w:w="80" w:type="dxa"/>
            </w:tcMar>
            <w:vAlign w:val="center"/>
          </w:tcPr>
          <w:p w14:paraId="556DE3FD" w14:textId="77777777" w:rsidR="006C4FB2" w:rsidRDefault="00000000">
            <w:pPr>
              <w:spacing w:before="20" w:after="20"/>
            </w:pPr>
            <w:r>
              <w:rPr>
                <w:sz w:val="15"/>
                <w:szCs w:val="15"/>
              </w:rPr>
              <w:t>North KP (Hazara–Malakand)</w:t>
            </w:r>
          </w:p>
        </w:tc>
        <w:tc>
          <w:tcPr>
            <w:tcW w:w="1050" w:type="dxa"/>
            <w:shd w:val="clear" w:color="auto" w:fill="F4F7FB"/>
            <w:tcMar>
              <w:top w:w="40" w:type="dxa"/>
              <w:left w:w="80" w:type="dxa"/>
              <w:bottom w:w="40" w:type="dxa"/>
              <w:right w:w="80" w:type="dxa"/>
            </w:tcMar>
            <w:vAlign w:val="center"/>
          </w:tcPr>
          <w:p w14:paraId="73D047B5" w14:textId="77777777" w:rsidR="006C4FB2" w:rsidRDefault="00000000">
            <w:pPr>
              <w:spacing w:before="20" w:after="20"/>
            </w:pPr>
            <w:r>
              <w:rPr>
                <w:sz w:val="15"/>
                <w:szCs w:val="15"/>
              </w:rPr>
              <w:t>19,785</w:t>
            </w:r>
          </w:p>
        </w:tc>
        <w:tc>
          <w:tcPr>
            <w:tcW w:w="850" w:type="dxa"/>
            <w:shd w:val="clear" w:color="auto" w:fill="F4F7FB"/>
            <w:tcMar>
              <w:top w:w="40" w:type="dxa"/>
              <w:left w:w="80" w:type="dxa"/>
              <w:bottom w:w="40" w:type="dxa"/>
              <w:right w:w="80" w:type="dxa"/>
            </w:tcMar>
            <w:vAlign w:val="center"/>
          </w:tcPr>
          <w:p w14:paraId="185BF30D" w14:textId="77777777" w:rsidR="006C4FB2" w:rsidRDefault="00000000">
            <w:pPr>
              <w:spacing w:before="20" w:after="20"/>
            </w:pPr>
            <w:r>
              <w:rPr>
                <w:sz w:val="15"/>
                <w:szCs w:val="15"/>
              </w:rPr>
              <w:t>28</w:t>
            </w:r>
          </w:p>
        </w:tc>
        <w:tc>
          <w:tcPr>
            <w:tcW w:w="1050" w:type="dxa"/>
            <w:shd w:val="clear" w:color="auto" w:fill="F4F7FB"/>
            <w:tcMar>
              <w:top w:w="40" w:type="dxa"/>
              <w:left w:w="80" w:type="dxa"/>
              <w:bottom w:w="40" w:type="dxa"/>
              <w:right w:w="80" w:type="dxa"/>
            </w:tcMar>
            <w:vAlign w:val="center"/>
          </w:tcPr>
          <w:p w14:paraId="1A87FCC9" w14:textId="77777777" w:rsidR="006C4FB2" w:rsidRDefault="00000000">
            <w:pPr>
              <w:spacing w:before="20" w:after="20"/>
            </w:pPr>
            <w:r>
              <w:rPr>
                <w:sz w:val="15"/>
                <w:szCs w:val="15"/>
              </w:rPr>
              <w:t>31,656</w:t>
            </w:r>
          </w:p>
        </w:tc>
        <w:tc>
          <w:tcPr>
            <w:tcW w:w="850" w:type="dxa"/>
            <w:shd w:val="clear" w:color="auto" w:fill="F4F7FB"/>
            <w:tcMar>
              <w:top w:w="40" w:type="dxa"/>
              <w:left w:w="80" w:type="dxa"/>
              <w:bottom w:w="40" w:type="dxa"/>
              <w:right w:w="80" w:type="dxa"/>
            </w:tcMar>
            <w:vAlign w:val="center"/>
          </w:tcPr>
          <w:p w14:paraId="6DF9744C" w14:textId="77777777" w:rsidR="006C4FB2" w:rsidRDefault="00000000">
            <w:pPr>
              <w:spacing w:before="20" w:after="20"/>
            </w:pPr>
            <w:r>
              <w:rPr>
                <w:sz w:val="15"/>
                <w:szCs w:val="15"/>
              </w:rPr>
              <w:t>33</w:t>
            </w:r>
          </w:p>
        </w:tc>
        <w:tc>
          <w:tcPr>
            <w:tcW w:w="1050" w:type="dxa"/>
            <w:shd w:val="clear" w:color="auto" w:fill="F4F7FB"/>
            <w:tcMar>
              <w:top w:w="40" w:type="dxa"/>
              <w:left w:w="80" w:type="dxa"/>
              <w:bottom w:w="40" w:type="dxa"/>
              <w:right w:w="80" w:type="dxa"/>
            </w:tcMar>
            <w:vAlign w:val="center"/>
          </w:tcPr>
          <w:p w14:paraId="15EF7A2D" w14:textId="77777777" w:rsidR="006C4FB2" w:rsidRDefault="00000000">
            <w:pPr>
              <w:spacing w:before="20" w:after="20"/>
            </w:pPr>
            <w:r>
              <w:rPr>
                <w:sz w:val="15"/>
                <w:szCs w:val="15"/>
              </w:rPr>
              <w:t>27,699</w:t>
            </w:r>
          </w:p>
        </w:tc>
        <w:tc>
          <w:tcPr>
            <w:tcW w:w="850" w:type="dxa"/>
            <w:shd w:val="clear" w:color="auto" w:fill="F4F7FB"/>
            <w:tcMar>
              <w:top w:w="40" w:type="dxa"/>
              <w:left w:w="80" w:type="dxa"/>
              <w:bottom w:w="40" w:type="dxa"/>
              <w:right w:w="80" w:type="dxa"/>
            </w:tcMar>
            <w:vAlign w:val="center"/>
          </w:tcPr>
          <w:p w14:paraId="1F2EDFD9" w14:textId="77777777" w:rsidR="006C4FB2" w:rsidRDefault="00000000">
            <w:pPr>
              <w:spacing w:before="20" w:after="20"/>
            </w:pPr>
            <w:r>
              <w:rPr>
                <w:sz w:val="15"/>
                <w:szCs w:val="15"/>
              </w:rPr>
              <w:t>29</w:t>
            </w:r>
          </w:p>
        </w:tc>
        <w:tc>
          <w:tcPr>
            <w:tcW w:w="1500" w:type="dxa"/>
            <w:shd w:val="clear" w:color="auto" w:fill="F4F7FB"/>
            <w:tcMar>
              <w:top w:w="40" w:type="dxa"/>
              <w:left w:w="80" w:type="dxa"/>
              <w:bottom w:w="40" w:type="dxa"/>
              <w:right w:w="80" w:type="dxa"/>
            </w:tcMar>
            <w:vAlign w:val="center"/>
          </w:tcPr>
          <w:p w14:paraId="644E56F4" w14:textId="77777777" w:rsidR="006C4FB2" w:rsidRDefault="00000000">
            <w:pPr>
              <w:spacing w:before="20" w:after="20"/>
            </w:pPr>
            <w:r>
              <w:rPr>
                <w:sz w:val="15"/>
                <w:szCs w:val="15"/>
              </w:rPr>
              <w:t>3</w:t>
            </w:r>
          </w:p>
        </w:tc>
      </w:tr>
      <w:tr w:rsidR="006C4FB2" w14:paraId="73F0E681" w14:textId="77777777">
        <w:trPr>
          <w:cantSplit/>
        </w:trPr>
        <w:tc>
          <w:tcPr>
            <w:tcW w:w="2546" w:type="dxa"/>
            <w:shd w:val="clear" w:color="auto" w:fill="FFFFFF"/>
            <w:tcMar>
              <w:top w:w="40" w:type="dxa"/>
              <w:left w:w="80" w:type="dxa"/>
              <w:bottom w:w="40" w:type="dxa"/>
              <w:right w:w="80" w:type="dxa"/>
            </w:tcMar>
            <w:vAlign w:val="center"/>
          </w:tcPr>
          <w:p w14:paraId="177A128F" w14:textId="77777777" w:rsidR="006C4FB2" w:rsidRDefault="00000000">
            <w:pPr>
              <w:spacing w:before="20" w:after="20"/>
            </w:pPr>
            <w:r>
              <w:rPr>
                <w:sz w:val="15"/>
                <w:szCs w:val="15"/>
              </w:rPr>
              <w:t>Central &amp; South KP</w:t>
            </w:r>
          </w:p>
        </w:tc>
        <w:tc>
          <w:tcPr>
            <w:tcW w:w="1050" w:type="dxa"/>
            <w:shd w:val="clear" w:color="auto" w:fill="FFFFFF"/>
            <w:tcMar>
              <w:top w:w="40" w:type="dxa"/>
              <w:left w:w="80" w:type="dxa"/>
              <w:bottom w:w="40" w:type="dxa"/>
              <w:right w:w="80" w:type="dxa"/>
            </w:tcMar>
            <w:vAlign w:val="center"/>
          </w:tcPr>
          <w:p w14:paraId="4126B6F7" w14:textId="77777777" w:rsidR="006C4FB2" w:rsidRDefault="00000000">
            <w:pPr>
              <w:spacing w:before="20" w:after="20"/>
            </w:pPr>
            <w:r>
              <w:rPr>
                <w:sz w:val="15"/>
                <w:szCs w:val="15"/>
              </w:rPr>
              <w:t>19,785</w:t>
            </w:r>
          </w:p>
        </w:tc>
        <w:tc>
          <w:tcPr>
            <w:tcW w:w="850" w:type="dxa"/>
            <w:shd w:val="clear" w:color="auto" w:fill="FFFFFF"/>
            <w:tcMar>
              <w:top w:w="40" w:type="dxa"/>
              <w:left w:w="80" w:type="dxa"/>
              <w:bottom w:w="40" w:type="dxa"/>
              <w:right w:w="80" w:type="dxa"/>
            </w:tcMar>
            <w:vAlign w:val="center"/>
          </w:tcPr>
          <w:p w14:paraId="0545F25B" w14:textId="77777777" w:rsidR="006C4FB2" w:rsidRDefault="00000000">
            <w:pPr>
              <w:spacing w:before="20" w:after="20"/>
            </w:pPr>
            <w:r>
              <w:rPr>
                <w:sz w:val="15"/>
                <w:szCs w:val="15"/>
              </w:rPr>
              <w:t>28</w:t>
            </w:r>
          </w:p>
        </w:tc>
        <w:tc>
          <w:tcPr>
            <w:tcW w:w="1050" w:type="dxa"/>
            <w:shd w:val="clear" w:color="auto" w:fill="FFFFFF"/>
            <w:tcMar>
              <w:top w:w="40" w:type="dxa"/>
              <w:left w:w="80" w:type="dxa"/>
              <w:bottom w:w="40" w:type="dxa"/>
              <w:right w:w="80" w:type="dxa"/>
            </w:tcMar>
            <w:vAlign w:val="center"/>
          </w:tcPr>
          <w:p w14:paraId="676F519E" w14:textId="77777777" w:rsidR="006C4FB2" w:rsidRDefault="00000000">
            <w:pPr>
              <w:spacing w:before="20" w:after="20"/>
            </w:pPr>
            <w:r>
              <w:rPr>
                <w:sz w:val="15"/>
                <w:szCs w:val="15"/>
              </w:rPr>
              <w:t>31,656</w:t>
            </w:r>
          </w:p>
        </w:tc>
        <w:tc>
          <w:tcPr>
            <w:tcW w:w="850" w:type="dxa"/>
            <w:shd w:val="clear" w:color="auto" w:fill="FFFFFF"/>
            <w:tcMar>
              <w:top w:w="40" w:type="dxa"/>
              <w:left w:w="80" w:type="dxa"/>
              <w:bottom w:w="40" w:type="dxa"/>
              <w:right w:w="80" w:type="dxa"/>
            </w:tcMar>
            <w:vAlign w:val="center"/>
          </w:tcPr>
          <w:p w14:paraId="349AFBF5" w14:textId="77777777" w:rsidR="006C4FB2" w:rsidRDefault="00000000">
            <w:pPr>
              <w:spacing w:before="20" w:after="20"/>
            </w:pPr>
            <w:r>
              <w:rPr>
                <w:sz w:val="15"/>
                <w:szCs w:val="15"/>
              </w:rPr>
              <w:t>33</w:t>
            </w:r>
          </w:p>
        </w:tc>
        <w:tc>
          <w:tcPr>
            <w:tcW w:w="1050" w:type="dxa"/>
            <w:shd w:val="clear" w:color="auto" w:fill="FFFFFF"/>
            <w:tcMar>
              <w:top w:w="40" w:type="dxa"/>
              <w:left w:w="80" w:type="dxa"/>
              <w:bottom w:w="40" w:type="dxa"/>
              <w:right w:w="80" w:type="dxa"/>
            </w:tcMar>
            <w:vAlign w:val="center"/>
          </w:tcPr>
          <w:p w14:paraId="38C0AC83" w14:textId="77777777" w:rsidR="006C4FB2" w:rsidRDefault="00000000">
            <w:pPr>
              <w:spacing w:before="20" w:after="20"/>
            </w:pPr>
            <w:r>
              <w:rPr>
                <w:sz w:val="15"/>
                <w:szCs w:val="15"/>
              </w:rPr>
              <w:t>27,699</w:t>
            </w:r>
          </w:p>
        </w:tc>
        <w:tc>
          <w:tcPr>
            <w:tcW w:w="850" w:type="dxa"/>
            <w:shd w:val="clear" w:color="auto" w:fill="FFFFFF"/>
            <w:tcMar>
              <w:top w:w="40" w:type="dxa"/>
              <w:left w:w="80" w:type="dxa"/>
              <w:bottom w:w="40" w:type="dxa"/>
              <w:right w:w="80" w:type="dxa"/>
            </w:tcMar>
            <w:vAlign w:val="center"/>
          </w:tcPr>
          <w:p w14:paraId="52A6F481" w14:textId="77777777" w:rsidR="006C4FB2" w:rsidRDefault="00000000">
            <w:pPr>
              <w:spacing w:before="20" w:after="20"/>
            </w:pPr>
            <w:r>
              <w:rPr>
                <w:sz w:val="15"/>
                <w:szCs w:val="15"/>
              </w:rPr>
              <w:t>29</w:t>
            </w:r>
          </w:p>
        </w:tc>
        <w:tc>
          <w:tcPr>
            <w:tcW w:w="1500" w:type="dxa"/>
            <w:shd w:val="clear" w:color="auto" w:fill="FFFFFF"/>
            <w:tcMar>
              <w:top w:w="40" w:type="dxa"/>
              <w:left w:w="80" w:type="dxa"/>
              <w:bottom w:w="40" w:type="dxa"/>
              <w:right w:w="80" w:type="dxa"/>
            </w:tcMar>
            <w:vAlign w:val="center"/>
          </w:tcPr>
          <w:p w14:paraId="69FEEDAD" w14:textId="77777777" w:rsidR="006C4FB2" w:rsidRDefault="00000000">
            <w:pPr>
              <w:spacing w:before="20" w:after="20"/>
            </w:pPr>
            <w:r>
              <w:rPr>
                <w:sz w:val="15"/>
                <w:szCs w:val="15"/>
              </w:rPr>
              <w:t>3</w:t>
            </w:r>
          </w:p>
        </w:tc>
      </w:tr>
      <w:tr w:rsidR="006C4FB2" w14:paraId="656509D2" w14:textId="77777777">
        <w:trPr>
          <w:cantSplit/>
        </w:trPr>
        <w:tc>
          <w:tcPr>
            <w:tcW w:w="2546" w:type="dxa"/>
            <w:shd w:val="clear" w:color="auto" w:fill="F4F7FB"/>
            <w:tcMar>
              <w:top w:w="40" w:type="dxa"/>
              <w:left w:w="80" w:type="dxa"/>
              <w:bottom w:w="40" w:type="dxa"/>
              <w:right w:w="80" w:type="dxa"/>
            </w:tcMar>
            <w:vAlign w:val="center"/>
          </w:tcPr>
          <w:p w14:paraId="7BC7C8D6" w14:textId="77777777" w:rsidR="006C4FB2" w:rsidRDefault="00000000">
            <w:pPr>
              <w:spacing w:before="20" w:after="20"/>
            </w:pPr>
            <w:r>
              <w:rPr>
                <w:sz w:val="15"/>
                <w:szCs w:val="15"/>
              </w:rPr>
              <w:t>Balochistan (Quetta–Zhob–Hub–Chaman)</w:t>
            </w:r>
          </w:p>
        </w:tc>
        <w:tc>
          <w:tcPr>
            <w:tcW w:w="1050" w:type="dxa"/>
            <w:shd w:val="clear" w:color="auto" w:fill="F4F7FB"/>
            <w:tcMar>
              <w:top w:w="40" w:type="dxa"/>
              <w:left w:w="80" w:type="dxa"/>
              <w:bottom w:w="40" w:type="dxa"/>
              <w:right w:w="80" w:type="dxa"/>
            </w:tcMar>
            <w:vAlign w:val="center"/>
          </w:tcPr>
          <w:p w14:paraId="3A70C230" w14:textId="77777777" w:rsidR="006C4FB2" w:rsidRDefault="00000000">
            <w:pPr>
              <w:spacing w:before="20" w:after="20"/>
            </w:pPr>
            <w:r>
              <w:rPr>
                <w:sz w:val="15"/>
                <w:szCs w:val="15"/>
              </w:rPr>
              <w:t>10,166</w:t>
            </w:r>
          </w:p>
        </w:tc>
        <w:tc>
          <w:tcPr>
            <w:tcW w:w="850" w:type="dxa"/>
            <w:shd w:val="clear" w:color="auto" w:fill="F4F7FB"/>
            <w:tcMar>
              <w:top w:w="40" w:type="dxa"/>
              <w:left w:w="80" w:type="dxa"/>
              <w:bottom w:w="40" w:type="dxa"/>
              <w:right w:w="80" w:type="dxa"/>
            </w:tcMar>
            <w:vAlign w:val="center"/>
          </w:tcPr>
          <w:p w14:paraId="12D67C70" w14:textId="77777777" w:rsidR="006C4FB2" w:rsidRDefault="00000000">
            <w:pPr>
              <w:spacing w:before="20" w:after="20"/>
            </w:pPr>
            <w:r>
              <w:rPr>
                <w:sz w:val="15"/>
                <w:szCs w:val="15"/>
              </w:rPr>
              <w:t>15</w:t>
            </w:r>
          </w:p>
        </w:tc>
        <w:tc>
          <w:tcPr>
            <w:tcW w:w="1050" w:type="dxa"/>
            <w:shd w:val="clear" w:color="auto" w:fill="F4F7FB"/>
            <w:tcMar>
              <w:top w:w="40" w:type="dxa"/>
              <w:left w:w="80" w:type="dxa"/>
              <w:bottom w:w="40" w:type="dxa"/>
              <w:right w:w="80" w:type="dxa"/>
            </w:tcMar>
            <w:vAlign w:val="center"/>
          </w:tcPr>
          <w:p w14:paraId="497095BA" w14:textId="77777777" w:rsidR="006C4FB2" w:rsidRDefault="00000000">
            <w:pPr>
              <w:spacing w:before="20" w:after="20"/>
            </w:pPr>
            <w:r>
              <w:rPr>
                <w:sz w:val="15"/>
                <w:szCs w:val="15"/>
              </w:rPr>
              <w:t>16,267</w:t>
            </w:r>
          </w:p>
        </w:tc>
        <w:tc>
          <w:tcPr>
            <w:tcW w:w="850" w:type="dxa"/>
            <w:shd w:val="clear" w:color="auto" w:fill="F4F7FB"/>
            <w:tcMar>
              <w:top w:w="40" w:type="dxa"/>
              <w:left w:w="80" w:type="dxa"/>
              <w:bottom w:w="40" w:type="dxa"/>
              <w:right w:w="80" w:type="dxa"/>
            </w:tcMar>
            <w:vAlign w:val="center"/>
          </w:tcPr>
          <w:p w14:paraId="7F2CCD85" w14:textId="77777777" w:rsidR="006C4FB2" w:rsidRDefault="00000000">
            <w:pPr>
              <w:spacing w:before="20" w:after="20"/>
            </w:pPr>
            <w:r>
              <w:rPr>
                <w:sz w:val="15"/>
                <w:szCs w:val="15"/>
              </w:rPr>
              <w:t>17</w:t>
            </w:r>
          </w:p>
        </w:tc>
        <w:tc>
          <w:tcPr>
            <w:tcW w:w="1050" w:type="dxa"/>
            <w:shd w:val="clear" w:color="auto" w:fill="F4F7FB"/>
            <w:tcMar>
              <w:top w:w="40" w:type="dxa"/>
              <w:left w:w="80" w:type="dxa"/>
              <w:bottom w:w="40" w:type="dxa"/>
              <w:right w:w="80" w:type="dxa"/>
            </w:tcMar>
            <w:vAlign w:val="center"/>
          </w:tcPr>
          <w:p w14:paraId="74D5560F" w14:textId="77777777" w:rsidR="006C4FB2" w:rsidRDefault="00000000">
            <w:pPr>
              <w:spacing w:before="20" w:after="20"/>
            </w:pPr>
            <w:r>
              <w:rPr>
                <w:sz w:val="15"/>
                <w:szCs w:val="15"/>
              </w:rPr>
              <w:t>14,233</w:t>
            </w:r>
          </w:p>
        </w:tc>
        <w:tc>
          <w:tcPr>
            <w:tcW w:w="850" w:type="dxa"/>
            <w:shd w:val="clear" w:color="auto" w:fill="F4F7FB"/>
            <w:tcMar>
              <w:top w:w="40" w:type="dxa"/>
              <w:left w:w="80" w:type="dxa"/>
              <w:bottom w:w="40" w:type="dxa"/>
              <w:right w:w="80" w:type="dxa"/>
            </w:tcMar>
            <w:vAlign w:val="center"/>
          </w:tcPr>
          <w:p w14:paraId="3753691F" w14:textId="77777777" w:rsidR="006C4FB2" w:rsidRDefault="00000000">
            <w:pPr>
              <w:spacing w:before="20" w:after="20"/>
            </w:pPr>
            <w:r>
              <w:rPr>
                <w:sz w:val="15"/>
                <w:szCs w:val="15"/>
              </w:rPr>
              <w:t>15</w:t>
            </w:r>
          </w:p>
        </w:tc>
        <w:tc>
          <w:tcPr>
            <w:tcW w:w="1500" w:type="dxa"/>
            <w:shd w:val="clear" w:color="auto" w:fill="F4F7FB"/>
            <w:tcMar>
              <w:top w:w="40" w:type="dxa"/>
              <w:left w:w="80" w:type="dxa"/>
              <w:bottom w:w="40" w:type="dxa"/>
              <w:right w:w="80" w:type="dxa"/>
            </w:tcMar>
            <w:vAlign w:val="center"/>
          </w:tcPr>
          <w:p w14:paraId="15F4A4DA" w14:textId="77777777" w:rsidR="006C4FB2" w:rsidRDefault="00000000">
            <w:pPr>
              <w:spacing w:before="20" w:after="20"/>
            </w:pPr>
            <w:r>
              <w:rPr>
                <w:sz w:val="15"/>
                <w:szCs w:val="15"/>
              </w:rPr>
              <w:t>2</w:t>
            </w:r>
          </w:p>
        </w:tc>
      </w:tr>
      <w:tr w:rsidR="006C4FB2" w14:paraId="6B970477" w14:textId="77777777">
        <w:trPr>
          <w:cantSplit/>
        </w:trPr>
        <w:tc>
          <w:tcPr>
            <w:tcW w:w="2546" w:type="dxa"/>
            <w:shd w:val="clear" w:color="auto" w:fill="FFFFFF"/>
            <w:tcMar>
              <w:top w:w="40" w:type="dxa"/>
              <w:left w:w="80" w:type="dxa"/>
              <w:bottom w:w="40" w:type="dxa"/>
              <w:right w:w="80" w:type="dxa"/>
            </w:tcMar>
            <w:vAlign w:val="center"/>
          </w:tcPr>
          <w:p w14:paraId="7036BA31" w14:textId="77777777" w:rsidR="006C4FB2" w:rsidRDefault="00000000">
            <w:pPr>
              <w:spacing w:before="20" w:after="20"/>
            </w:pPr>
            <w:r>
              <w:rPr>
                <w:b/>
                <w:bCs/>
                <w:sz w:val="15"/>
                <w:szCs w:val="15"/>
              </w:rPr>
              <w:t>Total</w:t>
            </w:r>
          </w:p>
        </w:tc>
        <w:tc>
          <w:tcPr>
            <w:tcW w:w="1050" w:type="dxa"/>
            <w:shd w:val="clear" w:color="auto" w:fill="FFFFFF"/>
            <w:tcMar>
              <w:top w:w="40" w:type="dxa"/>
              <w:left w:w="80" w:type="dxa"/>
              <w:bottom w:w="40" w:type="dxa"/>
              <w:right w:w="80" w:type="dxa"/>
            </w:tcMar>
            <w:vAlign w:val="center"/>
          </w:tcPr>
          <w:p w14:paraId="7E91E222" w14:textId="77777777" w:rsidR="006C4FB2" w:rsidRDefault="00000000">
            <w:pPr>
              <w:spacing w:before="20" w:after="20"/>
            </w:pPr>
            <w:r>
              <w:rPr>
                <w:b/>
                <w:bCs/>
                <w:sz w:val="15"/>
                <w:szCs w:val="15"/>
              </w:rPr>
              <w:t>250,000</w:t>
            </w:r>
          </w:p>
        </w:tc>
        <w:tc>
          <w:tcPr>
            <w:tcW w:w="850" w:type="dxa"/>
            <w:shd w:val="clear" w:color="auto" w:fill="FFFFFF"/>
            <w:tcMar>
              <w:top w:w="40" w:type="dxa"/>
              <w:left w:w="80" w:type="dxa"/>
              <w:bottom w:w="40" w:type="dxa"/>
              <w:right w:w="80" w:type="dxa"/>
            </w:tcMar>
            <w:vAlign w:val="center"/>
          </w:tcPr>
          <w:p w14:paraId="3D9D279D" w14:textId="77777777" w:rsidR="006C4FB2" w:rsidRDefault="00000000">
            <w:pPr>
              <w:spacing w:before="20" w:after="20"/>
            </w:pPr>
            <w:r>
              <w:rPr>
                <w:b/>
                <w:bCs/>
                <w:sz w:val="15"/>
                <w:szCs w:val="15"/>
              </w:rPr>
              <w:t>353</w:t>
            </w:r>
          </w:p>
        </w:tc>
        <w:tc>
          <w:tcPr>
            <w:tcW w:w="1050" w:type="dxa"/>
            <w:shd w:val="clear" w:color="auto" w:fill="FFFFFF"/>
            <w:tcMar>
              <w:top w:w="40" w:type="dxa"/>
              <w:left w:w="80" w:type="dxa"/>
              <w:bottom w:w="40" w:type="dxa"/>
              <w:right w:w="80" w:type="dxa"/>
            </w:tcMar>
            <w:vAlign w:val="center"/>
          </w:tcPr>
          <w:p w14:paraId="51059637" w14:textId="77777777" w:rsidR="006C4FB2" w:rsidRDefault="00000000">
            <w:pPr>
              <w:spacing w:before="20" w:after="20"/>
            </w:pPr>
            <w:r>
              <w:rPr>
                <w:b/>
                <w:bCs/>
                <w:sz w:val="15"/>
                <w:szCs w:val="15"/>
              </w:rPr>
              <w:t>400,000</w:t>
            </w:r>
          </w:p>
        </w:tc>
        <w:tc>
          <w:tcPr>
            <w:tcW w:w="850" w:type="dxa"/>
            <w:shd w:val="clear" w:color="auto" w:fill="FFFFFF"/>
            <w:tcMar>
              <w:top w:w="40" w:type="dxa"/>
              <w:left w:w="80" w:type="dxa"/>
              <w:bottom w:w="40" w:type="dxa"/>
              <w:right w:w="80" w:type="dxa"/>
            </w:tcMar>
            <w:vAlign w:val="center"/>
          </w:tcPr>
          <w:p w14:paraId="5E609033" w14:textId="77777777" w:rsidR="006C4FB2" w:rsidRDefault="00000000">
            <w:pPr>
              <w:spacing w:before="20" w:after="20"/>
            </w:pPr>
            <w:r>
              <w:rPr>
                <w:b/>
                <w:bCs/>
                <w:sz w:val="15"/>
                <w:szCs w:val="15"/>
              </w:rPr>
              <w:t>419</w:t>
            </w:r>
          </w:p>
        </w:tc>
        <w:tc>
          <w:tcPr>
            <w:tcW w:w="1050" w:type="dxa"/>
            <w:shd w:val="clear" w:color="auto" w:fill="FFFFFF"/>
            <w:tcMar>
              <w:top w:w="40" w:type="dxa"/>
              <w:left w:w="80" w:type="dxa"/>
              <w:bottom w:w="40" w:type="dxa"/>
              <w:right w:w="80" w:type="dxa"/>
            </w:tcMar>
            <w:vAlign w:val="center"/>
          </w:tcPr>
          <w:p w14:paraId="3988D4A9" w14:textId="77777777" w:rsidR="006C4FB2" w:rsidRDefault="00000000">
            <w:pPr>
              <w:spacing w:before="20" w:after="20"/>
            </w:pPr>
            <w:r>
              <w:rPr>
                <w:b/>
                <w:bCs/>
                <w:sz w:val="15"/>
                <w:szCs w:val="15"/>
              </w:rPr>
              <w:t>350,000</w:t>
            </w:r>
          </w:p>
        </w:tc>
        <w:tc>
          <w:tcPr>
            <w:tcW w:w="850" w:type="dxa"/>
            <w:shd w:val="clear" w:color="auto" w:fill="FFFFFF"/>
            <w:tcMar>
              <w:top w:w="40" w:type="dxa"/>
              <w:left w:w="80" w:type="dxa"/>
              <w:bottom w:w="40" w:type="dxa"/>
              <w:right w:w="80" w:type="dxa"/>
            </w:tcMar>
            <w:vAlign w:val="center"/>
          </w:tcPr>
          <w:p w14:paraId="515332F5" w14:textId="77777777" w:rsidR="006C4FB2" w:rsidRDefault="00000000">
            <w:pPr>
              <w:spacing w:before="20" w:after="20"/>
            </w:pPr>
            <w:r>
              <w:rPr>
                <w:b/>
                <w:bCs/>
                <w:sz w:val="15"/>
                <w:szCs w:val="15"/>
              </w:rPr>
              <w:t>368</w:t>
            </w:r>
          </w:p>
        </w:tc>
        <w:tc>
          <w:tcPr>
            <w:tcW w:w="1500" w:type="dxa"/>
            <w:shd w:val="clear" w:color="auto" w:fill="FFFFFF"/>
            <w:tcMar>
              <w:top w:w="40" w:type="dxa"/>
              <w:left w:w="80" w:type="dxa"/>
              <w:bottom w:w="40" w:type="dxa"/>
              <w:right w:w="80" w:type="dxa"/>
            </w:tcMar>
            <w:vAlign w:val="center"/>
          </w:tcPr>
          <w:p w14:paraId="7FD6B97E" w14:textId="77777777" w:rsidR="006C4FB2" w:rsidRDefault="00000000">
            <w:pPr>
              <w:spacing w:before="20" w:after="20"/>
            </w:pPr>
            <w:r>
              <w:rPr>
                <w:b/>
                <w:bCs/>
                <w:sz w:val="15"/>
                <w:szCs w:val="15"/>
              </w:rPr>
              <w:t>36</w:t>
            </w:r>
          </w:p>
        </w:tc>
      </w:tr>
    </w:tbl>
    <w:p w14:paraId="1B934670" w14:textId="77777777" w:rsidR="006C4FB2" w:rsidRDefault="00000000">
      <w:pPr>
        <w:spacing w:before="30" w:after="120"/>
      </w:pPr>
      <w:r>
        <w:rPr>
          <w:i/>
          <w:iCs/>
          <w:color w:val="8A8984"/>
          <w:sz w:val="13"/>
          <w:szCs w:val="13"/>
        </w:rPr>
        <w:t>Capacity per trainer: 720 women in Phase 1, 960 in Phases 2 and 3. Implementation Coordinators at one per 12 trainers per zone (minimum two): 29, 36 and 32 in Phases 1–3.</w:t>
      </w:r>
    </w:p>
    <w:p w14:paraId="7C01FE3E" w14:textId="77777777" w:rsidR="006C4FB2" w:rsidRDefault="00000000">
      <w:pPr>
        <w:pStyle w:val="Heading3"/>
        <w:keepNext/>
      </w:pPr>
      <w:r>
        <w:t>Recruitment, ToT and field coordination</w:t>
      </w:r>
    </w:p>
    <w:p w14:paraId="73837C44" w14:textId="77777777" w:rsidR="006C4FB2" w:rsidRDefault="00000000">
      <w:pPr>
        <w:spacing w:after="100" w:line="264" w:lineRule="auto"/>
        <w:jc w:val="both"/>
      </w:pPr>
      <w:r>
        <w:t xml:space="preserve">SDPI will recruit trainers on a merit framework agreed with BISP, drawing first on its pool of 649 trained DFLT facilitators (237 from the BISP chapter and 412 from the SSPA chapter) and a 9,734-applicant pipeline, with preference for women fluent in the local language. </w:t>
      </w:r>
      <w:r>
        <w:rPr>
          <w:b/>
          <w:bCs/>
        </w:rPr>
        <w:t>One ToT will be held in each of the eight zones</w:t>
      </w:r>
      <w:r>
        <w:t xml:space="preserve"> in Month 5, so that every zone’s trainers are trained together on local languages, venues and payment arrangements (run in batches of up to 35 where a zone’s cohort is larger), followed by refresher ToTs in Months 10 and 16 that carry the course corrections. Coordination runs through Provincial Coordinators (4), Zonal Coordinators (8) and Implementation Coordinators, who conduct a mix of in-person and phone spot checks, liaise with BISP tehsil Assistant Directors and resolve venue and list issues within 48 hours (Figure 16, Section 9). Certified BISP master trainers co-facilitate sessions in their tehsils alongside SDPI trainers, so that at least 80% deliver one or more sessions during the programme, as required by the success measures.</w:t>
      </w:r>
    </w:p>
    <w:p w14:paraId="1643448D" w14:textId="77777777" w:rsidR="006C4FB2" w:rsidRDefault="00000000">
      <w:pPr>
        <w:pStyle w:val="Heading3"/>
        <w:keepNext/>
      </w:pPr>
      <w:r>
        <w:t>Weekly operating rhythm, venues and onboarding support</w:t>
      </w:r>
    </w:p>
    <w:p w14:paraId="2DA994D7"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13: </w:t>
      </w:r>
      <w:r>
        <w:rPr>
          <w:b/>
          <w:bCs/>
          <w:color w:val="1F3864"/>
          <w:sz w:val="16"/>
          <w:szCs w:val="16"/>
        </w:rPr>
        <w:t>Weekly operating rhythm of a field trainer</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700"/>
        <w:gridCol w:w="7046"/>
      </w:tblGrid>
      <w:tr w:rsidR="006C4FB2" w14:paraId="531C7FF2" w14:textId="77777777">
        <w:trPr>
          <w:cantSplit/>
          <w:tblHeader/>
        </w:trPr>
        <w:tc>
          <w:tcPr>
            <w:tcW w:w="2700" w:type="dxa"/>
            <w:shd w:val="clear" w:color="auto" w:fill="1F3864"/>
            <w:tcMar>
              <w:top w:w="50" w:type="dxa"/>
              <w:left w:w="80" w:type="dxa"/>
              <w:bottom w:w="50" w:type="dxa"/>
              <w:right w:w="80" w:type="dxa"/>
            </w:tcMar>
            <w:vAlign w:val="center"/>
          </w:tcPr>
          <w:p w14:paraId="5DBFB7BF" w14:textId="77777777" w:rsidR="006C4FB2" w:rsidRDefault="00000000">
            <w:pPr>
              <w:spacing w:before="20" w:after="20"/>
            </w:pPr>
            <w:r>
              <w:rPr>
                <w:b/>
                <w:bCs/>
                <w:color w:val="FFFFFF"/>
                <w:sz w:val="15"/>
                <w:szCs w:val="15"/>
              </w:rPr>
              <w:t>Day</w:t>
            </w:r>
          </w:p>
        </w:tc>
        <w:tc>
          <w:tcPr>
            <w:tcW w:w="7046" w:type="dxa"/>
            <w:shd w:val="clear" w:color="auto" w:fill="1F3864"/>
            <w:tcMar>
              <w:top w:w="50" w:type="dxa"/>
              <w:left w:w="80" w:type="dxa"/>
              <w:bottom w:w="50" w:type="dxa"/>
              <w:right w:w="80" w:type="dxa"/>
            </w:tcMar>
            <w:vAlign w:val="center"/>
          </w:tcPr>
          <w:p w14:paraId="1EF90AB5" w14:textId="77777777" w:rsidR="006C4FB2" w:rsidRDefault="00000000">
            <w:pPr>
              <w:spacing w:before="20" w:after="20"/>
            </w:pPr>
            <w:r>
              <w:rPr>
                <w:b/>
                <w:bCs/>
                <w:color w:val="FFFFFF"/>
                <w:sz w:val="15"/>
                <w:szCs w:val="15"/>
              </w:rPr>
              <w:t>Activity</w:t>
            </w:r>
          </w:p>
        </w:tc>
      </w:tr>
      <w:tr w:rsidR="006C4FB2" w14:paraId="6C936ABF" w14:textId="77777777">
        <w:trPr>
          <w:cantSplit/>
        </w:trPr>
        <w:tc>
          <w:tcPr>
            <w:tcW w:w="2700" w:type="dxa"/>
            <w:shd w:val="clear" w:color="auto" w:fill="FFFFFF"/>
            <w:tcMar>
              <w:top w:w="40" w:type="dxa"/>
              <w:left w:w="80" w:type="dxa"/>
              <w:bottom w:w="40" w:type="dxa"/>
              <w:right w:w="80" w:type="dxa"/>
            </w:tcMar>
            <w:vAlign w:val="center"/>
          </w:tcPr>
          <w:p w14:paraId="0765379E" w14:textId="77777777" w:rsidR="006C4FB2" w:rsidRDefault="00000000">
            <w:pPr>
              <w:spacing w:before="20" w:after="20"/>
            </w:pPr>
            <w:r>
              <w:rPr>
                <w:sz w:val="15"/>
                <w:szCs w:val="15"/>
              </w:rPr>
              <w:t>Monday, Tuesday, Thursday, Friday</w:t>
            </w:r>
          </w:p>
        </w:tc>
        <w:tc>
          <w:tcPr>
            <w:tcW w:w="7046" w:type="dxa"/>
            <w:shd w:val="clear" w:color="auto" w:fill="FFFFFF"/>
            <w:tcMar>
              <w:top w:w="40" w:type="dxa"/>
              <w:left w:w="80" w:type="dxa"/>
              <w:bottom w:w="40" w:type="dxa"/>
              <w:right w:w="80" w:type="dxa"/>
            </w:tcMar>
            <w:vAlign w:val="center"/>
          </w:tcPr>
          <w:p w14:paraId="51134D90" w14:textId="77777777" w:rsidR="006C4FB2" w:rsidRDefault="00000000">
            <w:pPr>
              <w:spacing w:before="20" w:after="20"/>
            </w:pPr>
            <w:r>
              <w:rPr>
                <w:sz w:val="15"/>
                <w:szCs w:val="15"/>
              </w:rPr>
              <w:t>One cohort session (10:00–13:00) at the BISP venue; afternoon follow-up calls to absentees, assisted first transactions and sync of records</w:t>
            </w:r>
          </w:p>
        </w:tc>
      </w:tr>
      <w:tr w:rsidR="006C4FB2" w14:paraId="1518C12C" w14:textId="77777777">
        <w:trPr>
          <w:cantSplit/>
        </w:trPr>
        <w:tc>
          <w:tcPr>
            <w:tcW w:w="2700" w:type="dxa"/>
            <w:shd w:val="clear" w:color="auto" w:fill="F4F7FB"/>
            <w:tcMar>
              <w:top w:w="40" w:type="dxa"/>
              <w:left w:w="80" w:type="dxa"/>
              <w:bottom w:w="40" w:type="dxa"/>
              <w:right w:w="80" w:type="dxa"/>
            </w:tcMar>
            <w:vAlign w:val="center"/>
          </w:tcPr>
          <w:p w14:paraId="6E730EA1" w14:textId="77777777" w:rsidR="006C4FB2" w:rsidRDefault="00000000">
            <w:pPr>
              <w:spacing w:before="20" w:after="20"/>
            </w:pPr>
            <w:r>
              <w:rPr>
                <w:sz w:val="15"/>
                <w:szCs w:val="15"/>
              </w:rPr>
              <w:t>Wednesday</w:t>
            </w:r>
          </w:p>
        </w:tc>
        <w:tc>
          <w:tcPr>
            <w:tcW w:w="7046" w:type="dxa"/>
            <w:shd w:val="clear" w:color="auto" w:fill="F4F7FB"/>
            <w:tcMar>
              <w:top w:w="40" w:type="dxa"/>
              <w:left w:w="80" w:type="dxa"/>
              <w:bottom w:w="40" w:type="dxa"/>
              <w:right w:w="80" w:type="dxa"/>
            </w:tcMar>
            <w:vAlign w:val="center"/>
          </w:tcPr>
          <w:p w14:paraId="4F05303F" w14:textId="77777777" w:rsidR="006C4FB2" w:rsidRDefault="00000000">
            <w:pPr>
              <w:spacing w:before="20" w:after="20"/>
            </w:pPr>
            <w:r>
              <w:rPr>
                <w:sz w:val="15"/>
                <w:szCs w:val="15"/>
              </w:rPr>
              <w:t>Mobilisation with the BISP tehsil office; venue checks; family sessions and make-up sessions; mid-phase tranche support when a payment falls in the week</w:t>
            </w:r>
          </w:p>
        </w:tc>
      </w:tr>
      <w:tr w:rsidR="006C4FB2" w14:paraId="4C7B22BF" w14:textId="77777777">
        <w:trPr>
          <w:cantSplit/>
        </w:trPr>
        <w:tc>
          <w:tcPr>
            <w:tcW w:w="2700" w:type="dxa"/>
            <w:shd w:val="clear" w:color="auto" w:fill="FFFFFF"/>
            <w:tcMar>
              <w:top w:w="40" w:type="dxa"/>
              <w:left w:w="80" w:type="dxa"/>
              <w:bottom w:w="40" w:type="dxa"/>
              <w:right w:w="80" w:type="dxa"/>
            </w:tcMar>
            <w:vAlign w:val="center"/>
          </w:tcPr>
          <w:p w14:paraId="71B7781E" w14:textId="77777777" w:rsidR="006C4FB2" w:rsidRDefault="00000000">
            <w:pPr>
              <w:spacing w:before="20" w:after="20"/>
            </w:pPr>
            <w:r>
              <w:rPr>
                <w:sz w:val="15"/>
                <w:szCs w:val="15"/>
              </w:rPr>
              <w:t>Saturday</w:t>
            </w:r>
          </w:p>
        </w:tc>
        <w:tc>
          <w:tcPr>
            <w:tcW w:w="7046" w:type="dxa"/>
            <w:shd w:val="clear" w:color="auto" w:fill="FFFFFF"/>
            <w:tcMar>
              <w:top w:w="40" w:type="dxa"/>
              <w:left w:w="80" w:type="dxa"/>
              <w:bottom w:w="40" w:type="dxa"/>
              <w:right w:w="80" w:type="dxa"/>
            </w:tcMar>
            <w:vAlign w:val="center"/>
          </w:tcPr>
          <w:p w14:paraId="26880D83" w14:textId="77777777" w:rsidR="006C4FB2" w:rsidRDefault="00000000">
            <w:pPr>
              <w:spacing w:before="20" w:after="20"/>
            </w:pPr>
            <w:r>
              <w:rPr>
                <w:sz w:val="15"/>
                <w:szCs w:val="15"/>
              </w:rPr>
              <w:t>Data reconciliation, QA feedback from the previous week’s audio audits, 15-minute micro-refresher and virtual zonal huddle</w:t>
            </w:r>
          </w:p>
        </w:tc>
      </w:tr>
      <w:tr w:rsidR="006C4FB2" w14:paraId="69DB41E5" w14:textId="77777777">
        <w:trPr>
          <w:cantSplit/>
        </w:trPr>
        <w:tc>
          <w:tcPr>
            <w:tcW w:w="2700" w:type="dxa"/>
            <w:shd w:val="clear" w:color="auto" w:fill="F4F7FB"/>
            <w:tcMar>
              <w:top w:w="40" w:type="dxa"/>
              <w:left w:w="80" w:type="dxa"/>
              <w:bottom w:w="40" w:type="dxa"/>
              <w:right w:w="80" w:type="dxa"/>
            </w:tcMar>
            <w:vAlign w:val="center"/>
          </w:tcPr>
          <w:p w14:paraId="2AF0D028" w14:textId="77777777" w:rsidR="006C4FB2" w:rsidRDefault="00000000">
            <w:pPr>
              <w:spacing w:before="20" w:after="20"/>
            </w:pPr>
            <w:r>
              <w:rPr>
                <w:sz w:val="15"/>
                <w:szCs w:val="15"/>
              </w:rPr>
              <w:t>Tranche windows (10–14 days)</w:t>
            </w:r>
          </w:p>
        </w:tc>
        <w:tc>
          <w:tcPr>
            <w:tcW w:w="7046" w:type="dxa"/>
            <w:shd w:val="clear" w:color="auto" w:fill="F4F7FB"/>
            <w:tcMar>
              <w:top w:w="40" w:type="dxa"/>
              <w:left w:w="80" w:type="dxa"/>
              <w:bottom w:w="40" w:type="dxa"/>
              <w:right w:w="80" w:type="dxa"/>
            </w:tcMar>
            <w:vAlign w:val="center"/>
          </w:tcPr>
          <w:p w14:paraId="736E4F0B" w14:textId="77777777" w:rsidR="006C4FB2" w:rsidRDefault="00000000">
            <w:pPr>
              <w:spacing w:before="20" w:after="20"/>
            </w:pPr>
            <w:r>
              <w:rPr>
                <w:sz w:val="15"/>
                <w:szCs w:val="15"/>
              </w:rPr>
              <w:t>Classroom sessions pause; trainers staff Assisted Support Desks at BISP offices, campsites and high-volume agent clusters</w:t>
            </w:r>
          </w:p>
        </w:tc>
      </w:tr>
    </w:tbl>
    <w:p w14:paraId="1B7BD36C" w14:textId="77777777" w:rsidR="006C4FB2" w:rsidRDefault="00000000">
      <w:pPr>
        <w:spacing w:after="100" w:line="264" w:lineRule="auto"/>
        <w:jc w:val="both"/>
      </w:pPr>
      <w:r>
        <w:rPr>
          <w:b/>
          <w:bCs/>
        </w:rPr>
        <w:lastRenderedPageBreak/>
        <w:t>Venues</w:t>
      </w:r>
      <w:r>
        <w:t xml:space="preserve"> are drawn first from BISP tehsil offices and Benazir Nashonuma centres, then government schools and community halls. Every venue is verified in advance against a checklist (privacy, seating for 30, power for screening, distance, washroom) and stored in a venue registry before the phase starts. </w:t>
      </w:r>
      <w:r>
        <w:rPr>
          <w:b/>
          <w:bCs/>
        </w:rPr>
        <w:t>Onboarding support</w:t>
      </w:r>
      <w:r>
        <w:t xml:space="preserve"> is built into each Session A through a five-point SIM and wallet check (SIM in her own handset; SIM active; wallet activated; PIN set privately by her; balance checked by her). Account-level problems such as failed activation, blocked SIMs and PIN resets are referred to BISP and the account-holding institution through an agreed escalation sheet, in line with the division of responsibility set out in the EOI clarifications. </w:t>
      </w:r>
      <w:r>
        <w:rPr>
          <w:b/>
          <w:bCs/>
        </w:rPr>
        <w:t>Integration with payment touchpoints</w:t>
      </w:r>
      <w:r>
        <w:t xml:space="preserve"> is described in Section 5.4.</w:t>
      </w:r>
    </w:p>
    <w:p w14:paraId="786A98EB" w14:textId="77777777" w:rsidR="006C4FB2" w:rsidRDefault="00000000">
      <w:pPr>
        <w:pStyle w:val="Heading2"/>
        <w:keepNext/>
      </w:pPr>
      <w:bookmarkStart w:id="50" w:name="_Toc242799506"/>
      <w:r>
        <w:t>4.8 Behavioural reinforcement, quality assurance and governance</w:t>
      </w:r>
      <w:bookmarkEnd w:id="50"/>
    </w:p>
    <w:p w14:paraId="2C79628A" w14:textId="77777777" w:rsidR="006C4FB2" w:rsidRDefault="00000000">
      <w:pPr>
        <w:spacing w:after="100" w:line="264" w:lineRule="auto"/>
        <w:jc w:val="both"/>
      </w:pPr>
      <w:r>
        <w:t>The GTM strategy carries three cross-cutting systems detailed elsewhere in this proposal: the sequenced behavioural reinforcement programme across digital and community channels (Section 5.5); the quality-assurance stack of geofenced attendance, CNIC OCR, audio audits, IC spot checks and call-back verification (Section 6.3); and governance and reporting protocols, including the WhatsApp notification channel (Sections 6.6 and 9).</w:t>
      </w:r>
    </w:p>
    <w:p w14:paraId="47C602A7" w14:textId="77777777" w:rsidR="006C4FB2" w:rsidRDefault="00000000">
      <w:pPr>
        <w:pStyle w:val="Heading2"/>
        <w:keepNext/>
      </w:pPr>
      <w:bookmarkStart w:id="51" w:name="_Toc242799507"/>
      <w:r>
        <w:t>4.9 Risk management</w:t>
      </w:r>
      <w:bookmarkEnd w:id="51"/>
    </w:p>
    <w:p w14:paraId="12609531"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14: </w:t>
      </w:r>
      <w:r>
        <w:rPr>
          <w:b/>
          <w:bCs/>
          <w:color w:val="1F3864"/>
          <w:sz w:val="16"/>
          <w:szCs w:val="16"/>
        </w:rPr>
        <w:t>Assignment-specific risks and mitigation</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3000"/>
        <w:gridCol w:w="700"/>
        <w:gridCol w:w="6046"/>
      </w:tblGrid>
      <w:tr w:rsidR="006C4FB2" w14:paraId="6A0105A1" w14:textId="77777777">
        <w:trPr>
          <w:cantSplit/>
          <w:tblHeader/>
        </w:trPr>
        <w:tc>
          <w:tcPr>
            <w:tcW w:w="3000" w:type="dxa"/>
            <w:shd w:val="clear" w:color="auto" w:fill="1F3864"/>
            <w:tcMar>
              <w:top w:w="50" w:type="dxa"/>
              <w:left w:w="80" w:type="dxa"/>
              <w:bottom w:w="50" w:type="dxa"/>
              <w:right w:w="80" w:type="dxa"/>
            </w:tcMar>
            <w:vAlign w:val="center"/>
          </w:tcPr>
          <w:p w14:paraId="1E482815" w14:textId="77777777" w:rsidR="006C4FB2" w:rsidRDefault="00000000">
            <w:pPr>
              <w:spacing w:before="20" w:after="20"/>
            </w:pPr>
            <w:r>
              <w:rPr>
                <w:b/>
                <w:bCs/>
                <w:color w:val="FFFFFF"/>
                <w:sz w:val="15"/>
                <w:szCs w:val="15"/>
              </w:rPr>
              <w:t>Risk</w:t>
            </w:r>
          </w:p>
        </w:tc>
        <w:tc>
          <w:tcPr>
            <w:tcW w:w="700" w:type="dxa"/>
            <w:shd w:val="clear" w:color="auto" w:fill="1F3864"/>
            <w:tcMar>
              <w:top w:w="50" w:type="dxa"/>
              <w:left w:w="80" w:type="dxa"/>
              <w:bottom w:w="50" w:type="dxa"/>
              <w:right w:w="80" w:type="dxa"/>
            </w:tcMar>
            <w:vAlign w:val="center"/>
          </w:tcPr>
          <w:p w14:paraId="513678B5" w14:textId="77777777" w:rsidR="006C4FB2" w:rsidRDefault="00000000">
            <w:pPr>
              <w:spacing w:before="20" w:after="20"/>
            </w:pPr>
            <w:r>
              <w:rPr>
                <w:b/>
                <w:bCs/>
                <w:color w:val="FFFFFF"/>
                <w:sz w:val="15"/>
                <w:szCs w:val="15"/>
              </w:rPr>
              <w:t>L / I</w:t>
            </w:r>
          </w:p>
        </w:tc>
        <w:tc>
          <w:tcPr>
            <w:tcW w:w="6046" w:type="dxa"/>
            <w:shd w:val="clear" w:color="auto" w:fill="1F3864"/>
            <w:tcMar>
              <w:top w:w="50" w:type="dxa"/>
              <w:left w:w="80" w:type="dxa"/>
              <w:bottom w:w="50" w:type="dxa"/>
              <w:right w:w="80" w:type="dxa"/>
            </w:tcMar>
            <w:vAlign w:val="center"/>
          </w:tcPr>
          <w:p w14:paraId="31C191BE" w14:textId="77777777" w:rsidR="006C4FB2" w:rsidRDefault="00000000">
            <w:pPr>
              <w:spacing w:before="20" w:after="20"/>
            </w:pPr>
            <w:r>
              <w:rPr>
                <w:b/>
                <w:bCs/>
                <w:color w:val="FFFFFF"/>
                <w:sz w:val="15"/>
                <w:szCs w:val="15"/>
              </w:rPr>
              <w:t>Mitigation built into the design</w:t>
            </w:r>
          </w:p>
        </w:tc>
      </w:tr>
      <w:tr w:rsidR="006C4FB2" w14:paraId="3297E48A" w14:textId="77777777">
        <w:trPr>
          <w:cantSplit/>
        </w:trPr>
        <w:tc>
          <w:tcPr>
            <w:tcW w:w="3000" w:type="dxa"/>
            <w:shd w:val="clear" w:color="auto" w:fill="FFFFFF"/>
            <w:tcMar>
              <w:top w:w="40" w:type="dxa"/>
              <w:left w:w="80" w:type="dxa"/>
              <w:bottom w:w="40" w:type="dxa"/>
              <w:right w:w="80" w:type="dxa"/>
            </w:tcMar>
            <w:vAlign w:val="center"/>
          </w:tcPr>
          <w:p w14:paraId="4441E900" w14:textId="77777777" w:rsidR="006C4FB2" w:rsidRDefault="00000000">
            <w:pPr>
              <w:spacing w:before="20" w:after="20"/>
            </w:pPr>
            <w:r>
              <w:rPr>
                <w:sz w:val="15"/>
                <w:szCs w:val="15"/>
              </w:rPr>
              <w:t>Low attendance or failure to return for Session B (mobility, chores, travel cost)</w:t>
            </w:r>
          </w:p>
        </w:tc>
        <w:tc>
          <w:tcPr>
            <w:tcW w:w="700" w:type="dxa"/>
            <w:shd w:val="clear" w:color="auto" w:fill="FFFFFF"/>
            <w:tcMar>
              <w:top w:w="40" w:type="dxa"/>
              <w:left w:w="80" w:type="dxa"/>
              <w:bottom w:w="40" w:type="dxa"/>
              <w:right w:w="80" w:type="dxa"/>
            </w:tcMar>
            <w:vAlign w:val="center"/>
          </w:tcPr>
          <w:p w14:paraId="2F9473FA" w14:textId="77777777" w:rsidR="006C4FB2" w:rsidRDefault="00000000">
            <w:pPr>
              <w:spacing w:before="20" w:after="20"/>
            </w:pPr>
            <w:r>
              <w:rPr>
                <w:sz w:val="15"/>
                <w:szCs w:val="15"/>
              </w:rPr>
              <w:t>M / H</w:t>
            </w:r>
          </w:p>
        </w:tc>
        <w:tc>
          <w:tcPr>
            <w:tcW w:w="6046" w:type="dxa"/>
            <w:shd w:val="clear" w:color="auto" w:fill="FFFFFF"/>
            <w:tcMar>
              <w:top w:w="40" w:type="dxa"/>
              <w:left w:w="80" w:type="dxa"/>
              <w:bottom w:w="40" w:type="dxa"/>
              <w:right w:w="80" w:type="dxa"/>
            </w:tcMar>
            <w:vAlign w:val="center"/>
          </w:tcPr>
          <w:p w14:paraId="6D320287" w14:textId="77777777" w:rsidR="006C4FB2" w:rsidRDefault="00000000">
            <w:pPr>
              <w:spacing w:before="20" w:after="20"/>
            </w:pPr>
            <w:r>
              <w:rPr>
                <w:sz w:val="15"/>
                <w:szCs w:val="15"/>
              </w:rPr>
              <w:t>Venues within ~30 minutes; 10:00 start; same weekday and venue for Session B; 8171 and IVR reminders; Wednesday make-ups; daily absentee flags to trainers</w:t>
            </w:r>
          </w:p>
        </w:tc>
      </w:tr>
      <w:tr w:rsidR="006C4FB2" w14:paraId="7B5444D8" w14:textId="77777777">
        <w:trPr>
          <w:cantSplit/>
        </w:trPr>
        <w:tc>
          <w:tcPr>
            <w:tcW w:w="3000" w:type="dxa"/>
            <w:shd w:val="clear" w:color="auto" w:fill="F4F7FB"/>
            <w:tcMar>
              <w:top w:w="40" w:type="dxa"/>
              <w:left w:w="80" w:type="dxa"/>
              <w:bottom w:w="40" w:type="dxa"/>
              <w:right w:w="80" w:type="dxa"/>
            </w:tcMar>
            <w:vAlign w:val="center"/>
          </w:tcPr>
          <w:p w14:paraId="08274067" w14:textId="77777777" w:rsidR="006C4FB2" w:rsidRDefault="00000000">
            <w:pPr>
              <w:spacing w:before="20" w:after="20"/>
            </w:pPr>
            <w:r>
              <w:rPr>
                <w:sz w:val="15"/>
                <w:szCs w:val="15"/>
              </w:rPr>
              <w:t>Male gate-keeping and household resistance</w:t>
            </w:r>
          </w:p>
        </w:tc>
        <w:tc>
          <w:tcPr>
            <w:tcW w:w="700" w:type="dxa"/>
            <w:shd w:val="clear" w:color="auto" w:fill="F4F7FB"/>
            <w:tcMar>
              <w:top w:w="40" w:type="dxa"/>
              <w:left w:w="80" w:type="dxa"/>
              <w:bottom w:w="40" w:type="dxa"/>
              <w:right w:w="80" w:type="dxa"/>
            </w:tcMar>
            <w:vAlign w:val="center"/>
          </w:tcPr>
          <w:p w14:paraId="64DE60B8" w14:textId="77777777" w:rsidR="006C4FB2" w:rsidRDefault="00000000">
            <w:pPr>
              <w:spacing w:before="20" w:after="20"/>
            </w:pPr>
            <w:r>
              <w:rPr>
                <w:sz w:val="15"/>
                <w:szCs w:val="15"/>
              </w:rPr>
              <w:t>H / H</w:t>
            </w:r>
          </w:p>
        </w:tc>
        <w:tc>
          <w:tcPr>
            <w:tcW w:w="6046" w:type="dxa"/>
            <w:shd w:val="clear" w:color="auto" w:fill="F4F7FB"/>
            <w:tcMar>
              <w:top w:w="40" w:type="dxa"/>
              <w:left w:w="80" w:type="dxa"/>
              <w:bottom w:w="40" w:type="dxa"/>
              <w:right w:w="80" w:type="dxa"/>
            </w:tcMar>
            <w:vAlign w:val="center"/>
          </w:tcPr>
          <w:p w14:paraId="4231609D" w14:textId="77777777" w:rsidR="006C4FB2" w:rsidRDefault="00000000">
            <w:pPr>
              <w:spacing w:before="20" w:after="20"/>
            </w:pPr>
            <w:r>
              <w:rPr>
                <w:sz w:val="15"/>
                <w:szCs w:val="15"/>
              </w:rPr>
              <w:t>Family session for shared-device users; invitation call to male household members; content framed around household benefit and her legal right to her own account; female trainers</w:t>
            </w:r>
          </w:p>
        </w:tc>
      </w:tr>
      <w:tr w:rsidR="006C4FB2" w14:paraId="0FCD45F8" w14:textId="77777777">
        <w:trPr>
          <w:cantSplit/>
        </w:trPr>
        <w:tc>
          <w:tcPr>
            <w:tcW w:w="3000" w:type="dxa"/>
            <w:shd w:val="clear" w:color="auto" w:fill="FFFFFF"/>
            <w:tcMar>
              <w:top w:w="40" w:type="dxa"/>
              <w:left w:w="80" w:type="dxa"/>
              <w:bottom w:w="40" w:type="dxa"/>
              <w:right w:w="80" w:type="dxa"/>
            </w:tcMar>
            <w:vAlign w:val="center"/>
          </w:tcPr>
          <w:p w14:paraId="6AE1FC31" w14:textId="77777777" w:rsidR="006C4FB2" w:rsidRDefault="00000000">
            <w:pPr>
              <w:spacing w:before="20" w:after="20"/>
            </w:pPr>
            <w:r>
              <w:rPr>
                <w:sz w:val="15"/>
                <w:szCs w:val="15"/>
              </w:rPr>
              <w:t>Weak connectivity and limited device access</w:t>
            </w:r>
          </w:p>
        </w:tc>
        <w:tc>
          <w:tcPr>
            <w:tcW w:w="700" w:type="dxa"/>
            <w:shd w:val="clear" w:color="auto" w:fill="FFFFFF"/>
            <w:tcMar>
              <w:top w:w="40" w:type="dxa"/>
              <w:left w:w="80" w:type="dxa"/>
              <w:bottom w:w="40" w:type="dxa"/>
              <w:right w:w="80" w:type="dxa"/>
            </w:tcMar>
            <w:vAlign w:val="center"/>
          </w:tcPr>
          <w:p w14:paraId="7A94C907" w14:textId="77777777" w:rsidR="006C4FB2" w:rsidRDefault="00000000">
            <w:pPr>
              <w:spacing w:before="20" w:after="20"/>
            </w:pPr>
            <w:r>
              <w:rPr>
                <w:sz w:val="15"/>
                <w:szCs w:val="15"/>
              </w:rPr>
              <w:t>H / M</w:t>
            </w:r>
          </w:p>
        </w:tc>
        <w:tc>
          <w:tcPr>
            <w:tcW w:w="6046" w:type="dxa"/>
            <w:shd w:val="clear" w:color="auto" w:fill="FFFFFF"/>
            <w:tcMar>
              <w:top w:w="40" w:type="dxa"/>
              <w:left w:w="80" w:type="dxa"/>
              <w:bottom w:w="40" w:type="dxa"/>
              <w:right w:w="80" w:type="dxa"/>
            </w:tcMar>
            <w:vAlign w:val="center"/>
          </w:tcPr>
          <w:p w14:paraId="38F0FAAB" w14:textId="77777777" w:rsidR="006C4FB2" w:rsidRDefault="00000000">
            <w:pPr>
              <w:spacing w:before="20" w:after="20"/>
            </w:pPr>
            <w:r>
              <w:rPr>
                <w:sz w:val="15"/>
                <w:szCs w:val="15"/>
              </w:rPr>
              <w:t>Voice-first channels; connectivity bands; side-loaded video; group screening; offline-first app</w:t>
            </w:r>
          </w:p>
        </w:tc>
      </w:tr>
      <w:tr w:rsidR="006C4FB2" w14:paraId="17FBFF04" w14:textId="77777777">
        <w:trPr>
          <w:cantSplit/>
        </w:trPr>
        <w:tc>
          <w:tcPr>
            <w:tcW w:w="3000" w:type="dxa"/>
            <w:shd w:val="clear" w:color="auto" w:fill="F4F7FB"/>
            <w:tcMar>
              <w:top w:w="40" w:type="dxa"/>
              <w:left w:w="80" w:type="dxa"/>
              <w:bottom w:w="40" w:type="dxa"/>
              <w:right w:w="80" w:type="dxa"/>
            </w:tcMar>
            <w:vAlign w:val="center"/>
          </w:tcPr>
          <w:p w14:paraId="5101F862" w14:textId="77777777" w:rsidR="006C4FB2" w:rsidRDefault="00000000">
            <w:pPr>
              <w:spacing w:before="20" w:after="20"/>
            </w:pPr>
            <w:r>
              <w:rPr>
                <w:sz w:val="15"/>
                <w:szCs w:val="15"/>
              </w:rPr>
              <w:t>Literacy barriers</w:t>
            </w:r>
          </w:p>
        </w:tc>
        <w:tc>
          <w:tcPr>
            <w:tcW w:w="700" w:type="dxa"/>
            <w:shd w:val="clear" w:color="auto" w:fill="F4F7FB"/>
            <w:tcMar>
              <w:top w:w="40" w:type="dxa"/>
              <w:left w:w="80" w:type="dxa"/>
              <w:bottom w:w="40" w:type="dxa"/>
              <w:right w:w="80" w:type="dxa"/>
            </w:tcMar>
            <w:vAlign w:val="center"/>
          </w:tcPr>
          <w:p w14:paraId="53A2B7C5" w14:textId="77777777" w:rsidR="006C4FB2" w:rsidRDefault="00000000">
            <w:pPr>
              <w:spacing w:before="20" w:after="20"/>
            </w:pPr>
            <w:r>
              <w:rPr>
                <w:sz w:val="15"/>
                <w:szCs w:val="15"/>
              </w:rPr>
              <w:t>H / M</w:t>
            </w:r>
          </w:p>
        </w:tc>
        <w:tc>
          <w:tcPr>
            <w:tcW w:w="6046" w:type="dxa"/>
            <w:shd w:val="clear" w:color="auto" w:fill="F4F7FB"/>
            <w:tcMar>
              <w:top w:w="40" w:type="dxa"/>
              <w:left w:w="80" w:type="dxa"/>
              <w:bottom w:w="40" w:type="dxa"/>
              <w:right w:w="80" w:type="dxa"/>
            </w:tcMar>
            <w:vAlign w:val="center"/>
          </w:tcPr>
          <w:p w14:paraId="2470D72F" w14:textId="77777777" w:rsidR="006C4FB2" w:rsidRDefault="00000000">
            <w:pPr>
              <w:spacing w:before="20" w:after="20"/>
            </w:pPr>
            <w:r>
              <w:rPr>
                <w:sz w:val="15"/>
                <w:szCs w:val="15"/>
              </w:rPr>
              <w:t>Icon-based job aids; audio and role-play; no step depends on reading; read-aloud SMS for segment B</w:t>
            </w:r>
          </w:p>
        </w:tc>
      </w:tr>
      <w:tr w:rsidR="006C4FB2" w14:paraId="2BBD4A4F" w14:textId="77777777">
        <w:trPr>
          <w:cantSplit/>
        </w:trPr>
        <w:tc>
          <w:tcPr>
            <w:tcW w:w="3000" w:type="dxa"/>
            <w:shd w:val="clear" w:color="auto" w:fill="FFFFFF"/>
            <w:tcMar>
              <w:top w:w="40" w:type="dxa"/>
              <w:left w:w="80" w:type="dxa"/>
              <w:bottom w:w="40" w:type="dxa"/>
              <w:right w:w="80" w:type="dxa"/>
            </w:tcMar>
            <w:vAlign w:val="center"/>
          </w:tcPr>
          <w:p w14:paraId="3973073B" w14:textId="77777777" w:rsidR="006C4FB2" w:rsidRDefault="00000000">
            <w:pPr>
              <w:spacing w:before="20" w:after="20"/>
            </w:pPr>
            <w:r>
              <w:rPr>
                <w:sz w:val="15"/>
                <w:szCs w:val="15"/>
              </w:rPr>
              <w:t>Delays in BISP tranches or beneficiary lists</w:t>
            </w:r>
          </w:p>
        </w:tc>
        <w:tc>
          <w:tcPr>
            <w:tcW w:w="700" w:type="dxa"/>
            <w:shd w:val="clear" w:color="auto" w:fill="FFFFFF"/>
            <w:tcMar>
              <w:top w:w="40" w:type="dxa"/>
              <w:left w:w="80" w:type="dxa"/>
              <w:bottom w:w="40" w:type="dxa"/>
              <w:right w:w="80" w:type="dxa"/>
            </w:tcMar>
            <w:vAlign w:val="center"/>
          </w:tcPr>
          <w:p w14:paraId="0CE946EA" w14:textId="77777777" w:rsidR="006C4FB2" w:rsidRDefault="00000000">
            <w:pPr>
              <w:spacing w:before="20" w:after="20"/>
            </w:pPr>
            <w:r>
              <w:rPr>
                <w:sz w:val="15"/>
                <w:szCs w:val="15"/>
              </w:rPr>
              <w:t>M / H</w:t>
            </w:r>
          </w:p>
        </w:tc>
        <w:tc>
          <w:tcPr>
            <w:tcW w:w="6046" w:type="dxa"/>
            <w:shd w:val="clear" w:color="auto" w:fill="FFFFFF"/>
            <w:tcMar>
              <w:top w:w="40" w:type="dxa"/>
              <w:left w:w="80" w:type="dxa"/>
              <w:bottom w:w="40" w:type="dxa"/>
              <w:right w:w="80" w:type="dxa"/>
            </w:tcMar>
            <w:vAlign w:val="center"/>
          </w:tcPr>
          <w:p w14:paraId="6C5248BC" w14:textId="77777777" w:rsidR="006C4FB2" w:rsidRDefault="00000000">
            <w:pPr>
              <w:spacing w:before="20" w:after="20"/>
            </w:pPr>
            <w:r>
              <w:rPr>
                <w:sz w:val="15"/>
                <w:szCs w:val="15"/>
              </w:rPr>
              <w:t>Phase calendars re-anchored to confirmed tranche dates; reinforcement extended; incremental list sharing with automatic replenishment</w:t>
            </w:r>
          </w:p>
        </w:tc>
      </w:tr>
      <w:tr w:rsidR="006C4FB2" w14:paraId="50BFB14B" w14:textId="77777777">
        <w:trPr>
          <w:cantSplit/>
        </w:trPr>
        <w:tc>
          <w:tcPr>
            <w:tcW w:w="3000" w:type="dxa"/>
            <w:shd w:val="clear" w:color="auto" w:fill="F4F7FB"/>
            <w:tcMar>
              <w:top w:w="40" w:type="dxa"/>
              <w:left w:w="80" w:type="dxa"/>
              <w:bottom w:w="40" w:type="dxa"/>
              <w:right w:w="80" w:type="dxa"/>
            </w:tcMar>
            <w:vAlign w:val="center"/>
          </w:tcPr>
          <w:p w14:paraId="17D895D6" w14:textId="77777777" w:rsidR="006C4FB2" w:rsidRDefault="00000000">
            <w:pPr>
              <w:spacing w:before="20" w:after="20"/>
            </w:pPr>
            <w:r>
              <w:rPr>
                <w:sz w:val="15"/>
                <w:szCs w:val="15"/>
              </w:rPr>
              <w:t>Agent resistance or retaliation at counters</w:t>
            </w:r>
          </w:p>
        </w:tc>
        <w:tc>
          <w:tcPr>
            <w:tcW w:w="700" w:type="dxa"/>
            <w:shd w:val="clear" w:color="auto" w:fill="F4F7FB"/>
            <w:tcMar>
              <w:top w:w="40" w:type="dxa"/>
              <w:left w:w="80" w:type="dxa"/>
              <w:bottom w:w="40" w:type="dxa"/>
              <w:right w:w="80" w:type="dxa"/>
            </w:tcMar>
            <w:vAlign w:val="center"/>
          </w:tcPr>
          <w:p w14:paraId="6AF9041D" w14:textId="77777777" w:rsidR="006C4FB2" w:rsidRDefault="00000000">
            <w:pPr>
              <w:spacing w:before="20" w:after="20"/>
            </w:pPr>
            <w:r>
              <w:rPr>
                <w:sz w:val="15"/>
                <w:szCs w:val="15"/>
              </w:rPr>
              <w:t>M / H</w:t>
            </w:r>
          </w:p>
        </w:tc>
        <w:tc>
          <w:tcPr>
            <w:tcW w:w="6046" w:type="dxa"/>
            <w:shd w:val="clear" w:color="auto" w:fill="F4F7FB"/>
            <w:tcMar>
              <w:top w:w="40" w:type="dxa"/>
              <w:left w:w="80" w:type="dxa"/>
              <w:bottom w:w="40" w:type="dxa"/>
              <w:right w:w="80" w:type="dxa"/>
            </w:tcMar>
            <w:vAlign w:val="center"/>
          </w:tcPr>
          <w:p w14:paraId="6E1FB069" w14:textId="77777777" w:rsidR="006C4FB2" w:rsidRDefault="00000000">
            <w:pPr>
              <w:spacing w:before="20" w:after="20"/>
            </w:pPr>
            <w:r>
              <w:rPr>
                <w:sz w:val="15"/>
                <w:szCs w:val="15"/>
              </w:rPr>
              <w:t>Agent briefings and posters coordinated with BISP and banks; trainers at payment points; weekly deduction hotspot reports to BISP and FIs</w:t>
            </w:r>
          </w:p>
        </w:tc>
      </w:tr>
      <w:tr w:rsidR="006C4FB2" w14:paraId="738BA8EA" w14:textId="77777777">
        <w:trPr>
          <w:cantSplit/>
        </w:trPr>
        <w:tc>
          <w:tcPr>
            <w:tcW w:w="3000" w:type="dxa"/>
            <w:shd w:val="clear" w:color="auto" w:fill="FFFFFF"/>
            <w:tcMar>
              <w:top w:w="40" w:type="dxa"/>
              <w:left w:w="80" w:type="dxa"/>
              <w:bottom w:w="40" w:type="dxa"/>
              <w:right w:w="80" w:type="dxa"/>
            </w:tcMar>
            <w:vAlign w:val="center"/>
          </w:tcPr>
          <w:p w14:paraId="65015B8B" w14:textId="77777777" w:rsidR="006C4FB2" w:rsidRDefault="00000000">
            <w:pPr>
              <w:spacing w:before="20" w:after="20"/>
            </w:pPr>
            <w:r>
              <w:rPr>
                <w:sz w:val="15"/>
                <w:szCs w:val="15"/>
              </w:rPr>
              <w:t>Fraudsters impersonating the programme</w:t>
            </w:r>
          </w:p>
        </w:tc>
        <w:tc>
          <w:tcPr>
            <w:tcW w:w="700" w:type="dxa"/>
            <w:shd w:val="clear" w:color="auto" w:fill="FFFFFF"/>
            <w:tcMar>
              <w:top w:w="40" w:type="dxa"/>
              <w:left w:w="80" w:type="dxa"/>
              <w:bottom w:w="40" w:type="dxa"/>
              <w:right w:w="80" w:type="dxa"/>
            </w:tcMar>
            <w:vAlign w:val="center"/>
          </w:tcPr>
          <w:p w14:paraId="0021C069" w14:textId="77777777" w:rsidR="006C4FB2" w:rsidRDefault="00000000">
            <w:pPr>
              <w:spacing w:before="20" w:after="20"/>
            </w:pPr>
            <w:r>
              <w:rPr>
                <w:sz w:val="15"/>
                <w:szCs w:val="15"/>
              </w:rPr>
              <w:t>M / H</w:t>
            </w:r>
          </w:p>
        </w:tc>
        <w:tc>
          <w:tcPr>
            <w:tcW w:w="6046" w:type="dxa"/>
            <w:shd w:val="clear" w:color="auto" w:fill="FFFFFF"/>
            <w:tcMar>
              <w:top w:w="40" w:type="dxa"/>
              <w:left w:w="80" w:type="dxa"/>
              <w:bottom w:w="40" w:type="dxa"/>
              <w:right w:w="80" w:type="dxa"/>
            </w:tcMar>
            <w:vAlign w:val="center"/>
          </w:tcPr>
          <w:p w14:paraId="29DF389D" w14:textId="77777777" w:rsidR="006C4FB2" w:rsidRDefault="00000000">
            <w:pPr>
              <w:spacing w:before="20" w:after="20"/>
            </w:pPr>
            <w:r>
              <w:rPr>
                <w:sz w:val="15"/>
                <w:szCs w:val="15"/>
              </w:rPr>
              <w:t>Programme never asks for PIN, OTP or money; only 8171 and the announced caller ID; F1 fraud alerts within 24 hours of a new pattern</w:t>
            </w:r>
          </w:p>
        </w:tc>
      </w:tr>
      <w:tr w:rsidR="006C4FB2" w14:paraId="1C77BCCD" w14:textId="77777777">
        <w:trPr>
          <w:cantSplit/>
        </w:trPr>
        <w:tc>
          <w:tcPr>
            <w:tcW w:w="3000" w:type="dxa"/>
            <w:shd w:val="clear" w:color="auto" w:fill="F4F7FB"/>
            <w:tcMar>
              <w:top w:w="40" w:type="dxa"/>
              <w:left w:w="80" w:type="dxa"/>
              <w:bottom w:w="40" w:type="dxa"/>
              <w:right w:w="80" w:type="dxa"/>
            </w:tcMar>
            <w:vAlign w:val="center"/>
          </w:tcPr>
          <w:p w14:paraId="4FDC04FB" w14:textId="77777777" w:rsidR="006C4FB2" w:rsidRDefault="00000000">
            <w:pPr>
              <w:spacing w:before="20" w:after="20"/>
            </w:pPr>
            <w:r>
              <w:rPr>
                <w:sz w:val="15"/>
                <w:szCs w:val="15"/>
              </w:rPr>
              <w:t>Security in merged districts of KP and parts of Balochistan</w:t>
            </w:r>
          </w:p>
        </w:tc>
        <w:tc>
          <w:tcPr>
            <w:tcW w:w="700" w:type="dxa"/>
            <w:shd w:val="clear" w:color="auto" w:fill="F4F7FB"/>
            <w:tcMar>
              <w:top w:w="40" w:type="dxa"/>
              <w:left w:w="80" w:type="dxa"/>
              <w:bottom w:w="40" w:type="dxa"/>
              <w:right w:w="80" w:type="dxa"/>
            </w:tcMar>
            <w:vAlign w:val="center"/>
          </w:tcPr>
          <w:p w14:paraId="46B7E148" w14:textId="77777777" w:rsidR="006C4FB2" w:rsidRDefault="00000000">
            <w:pPr>
              <w:spacing w:before="20" w:after="20"/>
            </w:pPr>
            <w:r>
              <w:rPr>
                <w:sz w:val="15"/>
                <w:szCs w:val="15"/>
              </w:rPr>
              <w:t>M / H</w:t>
            </w:r>
          </w:p>
        </w:tc>
        <w:tc>
          <w:tcPr>
            <w:tcW w:w="6046" w:type="dxa"/>
            <w:shd w:val="clear" w:color="auto" w:fill="F4F7FB"/>
            <w:tcMar>
              <w:top w:w="40" w:type="dxa"/>
              <w:left w:w="80" w:type="dxa"/>
              <w:bottom w:w="40" w:type="dxa"/>
              <w:right w:w="80" w:type="dxa"/>
            </w:tcMar>
            <w:vAlign w:val="center"/>
          </w:tcPr>
          <w:p w14:paraId="174A67AB" w14:textId="77777777" w:rsidR="006C4FB2" w:rsidRDefault="00000000">
            <w:pPr>
              <w:spacing w:before="20" w:after="20"/>
            </w:pPr>
            <w:r>
              <w:rPr>
                <w:sz w:val="15"/>
                <w:szCs w:val="15"/>
              </w:rPr>
              <w:t>Local recruitment; clearance with BISP and district administrations; flexible scheduling; phone-based monitoring where movement is restricted</w:t>
            </w:r>
          </w:p>
        </w:tc>
      </w:tr>
      <w:tr w:rsidR="006C4FB2" w14:paraId="645247C0" w14:textId="77777777">
        <w:trPr>
          <w:cantSplit/>
        </w:trPr>
        <w:tc>
          <w:tcPr>
            <w:tcW w:w="3000" w:type="dxa"/>
            <w:shd w:val="clear" w:color="auto" w:fill="FFFFFF"/>
            <w:tcMar>
              <w:top w:w="40" w:type="dxa"/>
              <w:left w:w="80" w:type="dxa"/>
              <w:bottom w:w="40" w:type="dxa"/>
              <w:right w:w="80" w:type="dxa"/>
            </w:tcMar>
            <w:vAlign w:val="center"/>
          </w:tcPr>
          <w:p w14:paraId="3892C85C" w14:textId="77777777" w:rsidR="006C4FB2" w:rsidRDefault="00000000">
            <w:pPr>
              <w:spacing w:before="20" w:after="20"/>
            </w:pPr>
            <w:r>
              <w:rPr>
                <w:sz w:val="15"/>
                <w:szCs w:val="15"/>
              </w:rPr>
              <w:t>Floods, extreme heat and seasonal migration</w:t>
            </w:r>
          </w:p>
        </w:tc>
        <w:tc>
          <w:tcPr>
            <w:tcW w:w="700" w:type="dxa"/>
            <w:shd w:val="clear" w:color="auto" w:fill="FFFFFF"/>
            <w:tcMar>
              <w:top w:w="40" w:type="dxa"/>
              <w:left w:w="80" w:type="dxa"/>
              <w:bottom w:w="40" w:type="dxa"/>
              <w:right w:w="80" w:type="dxa"/>
            </w:tcMar>
            <w:vAlign w:val="center"/>
          </w:tcPr>
          <w:p w14:paraId="721D3AA0" w14:textId="77777777" w:rsidR="006C4FB2" w:rsidRDefault="00000000">
            <w:pPr>
              <w:spacing w:before="20" w:after="20"/>
            </w:pPr>
            <w:r>
              <w:rPr>
                <w:sz w:val="15"/>
                <w:szCs w:val="15"/>
              </w:rPr>
              <w:t>M / M</w:t>
            </w:r>
          </w:p>
        </w:tc>
        <w:tc>
          <w:tcPr>
            <w:tcW w:w="6046" w:type="dxa"/>
            <w:shd w:val="clear" w:color="auto" w:fill="FFFFFF"/>
            <w:tcMar>
              <w:top w:w="40" w:type="dxa"/>
              <w:left w:w="80" w:type="dxa"/>
              <w:bottom w:w="40" w:type="dxa"/>
              <w:right w:w="80" w:type="dxa"/>
            </w:tcMar>
            <w:vAlign w:val="center"/>
          </w:tcPr>
          <w:p w14:paraId="665EF7B8" w14:textId="77777777" w:rsidR="006C4FB2" w:rsidRDefault="00000000">
            <w:pPr>
              <w:spacing w:before="20" w:after="20"/>
            </w:pPr>
            <w:r>
              <w:rPr>
                <w:sz w:val="15"/>
                <w:szCs w:val="15"/>
              </w:rPr>
              <w:t>Seasonal calendar per zone; contingency days in each phase; shift to IVR-led reinforcement</w:t>
            </w:r>
          </w:p>
        </w:tc>
      </w:tr>
      <w:tr w:rsidR="006C4FB2" w14:paraId="5FA62F7F" w14:textId="77777777">
        <w:trPr>
          <w:cantSplit/>
        </w:trPr>
        <w:tc>
          <w:tcPr>
            <w:tcW w:w="3000" w:type="dxa"/>
            <w:shd w:val="clear" w:color="auto" w:fill="F4F7FB"/>
            <w:tcMar>
              <w:top w:w="40" w:type="dxa"/>
              <w:left w:w="80" w:type="dxa"/>
              <w:bottom w:w="40" w:type="dxa"/>
              <w:right w:w="80" w:type="dxa"/>
            </w:tcMar>
            <w:vAlign w:val="center"/>
          </w:tcPr>
          <w:p w14:paraId="43977EE5" w14:textId="77777777" w:rsidR="006C4FB2" w:rsidRDefault="00000000">
            <w:pPr>
              <w:spacing w:before="20" w:after="20"/>
            </w:pPr>
            <w:r>
              <w:rPr>
                <w:sz w:val="15"/>
                <w:szCs w:val="15"/>
              </w:rPr>
              <w:t>Trainer attrition</w:t>
            </w:r>
          </w:p>
        </w:tc>
        <w:tc>
          <w:tcPr>
            <w:tcW w:w="700" w:type="dxa"/>
            <w:shd w:val="clear" w:color="auto" w:fill="F4F7FB"/>
            <w:tcMar>
              <w:top w:w="40" w:type="dxa"/>
              <w:left w:w="80" w:type="dxa"/>
              <w:bottom w:w="40" w:type="dxa"/>
              <w:right w:w="80" w:type="dxa"/>
            </w:tcMar>
            <w:vAlign w:val="center"/>
          </w:tcPr>
          <w:p w14:paraId="25EBF17B" w14:textId="77777777" w:rsidR="006C4FB2" w:rsidRDefault="00000000">
            <w:pPr>
              <w:spacing w:before="20" w:after="20"/>
            </w:pPr>
            <w:r>
              <w:rPr>
                <w:sz w:val="15"/>
                <w:szCs w:val="15"/>
              </w:rPr>
              <w:t>M / M</w:t>
            </w:r>
          </w:p>
        </w:tc>
        <w:tc>
          <w:tcPr>
            <w:tcW w:w="6046" w:type="dxa"/>
            <w:shd w:val="clear" w:color="auto" w:fill="F4F7FB"/>
            <w:tcMar>
              <w:top w:w="40" w:type="dxa"/>
              <w:left w:w="80" w:type="dxa"/>
              <w:bottom w:w="40" w:type="dxa"/>
              <w:right w:w="80" w:type="dxa"/>
            </w:tcMar>
            <w:vAlign w:val="center"/>
          </w:tcPr>
          <w:p w14:paraId="679BD0CD" w14:textId="77777777" w:rsidR="006C4FB2" w:rsidRDefault="00000000">
            <w:pPr>
              <w:spacing w:before="20" w:after="20"/>
            </w:pPr>
            <w:r>
              <w:rPr>
                <w:sz w:val="15"/>
                <w:szCs w:val="15"/>
              </w:rPr>
              <w:t>5% reserve; rolling recruitment from SDPI’s trained facilitator pool; refresher ToTs</w:t>
            </w:r>
          </w:p>
        </w:tc>
      </w:tr>
      <w:tr w:rsidR="006C4FB2" w14:paraId="0F5892F5" w14:textId="77777777">
        <w:trPr>
          <w:cantSplit/>
        </w:trPr>
        <w:tc>
          <w:tcPr>
            <w:tcW w:w="3000" w:type="dxa"/>
            <w:shd w:val="clear" w:color="auto" w:fill="FFFFFF"/>
            <w:tcMar>
              <w:top w:w="40" w:type="dxa"/>
              <w:left w:w="80" w:type="dxa"/>
              <w:bottom w:w="40" w:type="dxa"/>
              <w:right w:w="80" w:type="dxa"/>
            </w:tcMar>
            <w:vAlign w:val="center"/>
          </w:tcPr>
          <w:p w14:paraId="057911FA" w14:textId="77777777" w:rsidR="006C4FB2" w:rsidRDefault="00000000">
            <w:pPr>
              <w:spacing w:before="20" w:after="20"/>
            </w:pPr>
            <w:r>
              <w:rPr>
                <w:sz w:val="15"/>
                <w:szCs w:val="15"/>
              </w:rPr>
              <w:t>Data protection breach</w:t>
            </w:r>
          </w:p>
        </w:tc>
        <w:tc>
          <w:tcPr>
            <w:tcW w:w="700" w:type="dxa"/>
            <w:shd w:val="clear" w:color="auto" w:fill="FFFFFF"/>
            <w:tcMar>
              <w:top w:w="40" w:type="dxa"/>
              <w:left w:w="80" w:type="dxa"/>
              <w:bottom w:w="40" w:type="dxa"/>
              <w:right w:w="80" w:type="dxa"/>
            </w:tcMar>
            <w:vAlign w:val="center"/>
          </w:tcPr>
          <w:p w14:paraId="10B35A72" w14:textId="77777777" w:rsidR="006C4FB2" w:rsidRDefault="00000000">
            <w:pPr>
              <w:spacing w:before="20" w:after="20"/>
            </w:pPr>
            <w:r>
              <w:rPr>
                <w:sz w:val="15"/>
                <w:szCs w:val="15"/>
              </w:rPr>
              <w:t>L / H</w:t>
            </w:r>
          </w:p>
        </w:tc>
        <w:tc>
          <w:tcPr>
            <w:tcW w:w="6046" w:type="dxa"/>
            <w:shd w:val="clear" w:color="auto" w:fill="FFFFFF"/>
            <w:tcMar>
              <w:top w:w="40" w:type="dxa"/>
              <w:left w:w="80" w:type="dxa"/>
              <w:bottom w:w="40" w:type="dxa"/>
              <w:right w:w="80" w:type="dxa"/>
            </w:tcMar>
            <w:vAlign w:val="center"/>
          </w:tcPr>
          <w:p w14:paraId="4BA18AD9" w14:textId="77777777" w:rsidR="006C4FB2" w:rsidRDefault="00000000">
            <w:pPr>
              <w:spacing w:before="20" w:after="20"/>
            </w:pPr>
            <w:r>
              <w:rPr>
                <w:sz w:val="15"/>
                <w:szCs w:val="15"/>
              </w:rPr>
              <w:t>Controls set out in Section 6.7</w:t>
            </w:r>
          </w:p>
        </w:tc>
      </w:tr>
    </w:tbl>
    <w:p w14:paraId="540A789A" w14:textId="77777777" w:rsidR="006C4FB2" w:rsidRDefault="00000000">
      <w:pPr>
        <w:spacing w:before="30" w:after="120"/>
      </w:pPr>
      <w:r>
        <w:rPr>
          <w:i/>
          <w:iCs/>
          <w:color w:val="8A8984"/>
          <w:sz w:val="13"/>
          <w:szCs w:val="13"/>
        </w:rPr>
        <w:t>L / I: likelihood and impact (H high, M medium, L low). The risk register is updated monthly and reported at each gate.</w:t>
      </w:r>
    </w:p>
    <w:p w14:paraId="30C17D3E" w14:textId="77777777" w:rsidR="006C4FB2" w:rsidRDefault="00000000">
      <w:pPr>
        <w:pStyle w:val="Heading1"/>
        <w:keepNext/>
      </w:pPr>
      <w:bookmarkStart w:id="52" w:name="_Toc242799508"/>
      <w:r>
        <w:t>5. Component 3: Field Implementation, Beneficiary Training and Behavioural Reinforcement</w:t>
      </w:r>
      <w:bookmarkEnd w:id="52"/>
    </w:p>
    <w:p w14:paraId="09EE9070" w14:textId="77777777" w:rsidR="006C4FB2" w:rsidRDefault="00000000">
      <w:pPr>
        <w:pStyle w:val="Heading2"/>
        <w:keepNext/>
      </w:pPr>
      <w:bookmarkStart w:id="53" w:name="_Toc242799509"/>
      <w:r>
        <w:t>5.1 Delivering structured training to one million women</w:t>
      </w:r>
      <w:bookmarkEnd w:id="53"/>
    </w:p>
    <w:p w14:paraId="2027D528" w14:textId="77777777" w:rsidR="006C4FB2" w:rsidRDefault="00000000">
      <w:pPr>
        <w:spacing w:after="100" w:line="264" w:lineRule="auto"/>
        <w:jc w:val="both"/>
      </w:pPr>
      <w:r>
        <w:t>SDPI will deliver training in about 33,350 cohorts of 30, each meeting twice. The session architecture below fixes duration, purpose and the tasks each woman practises; the content team’s curriculum (Section 3.3) supplies the facilitator scripts and materials. Toolkits (pictorial Wallet Card, participant job aid, flyer) are issued at Session A and tracked in the app, so that distribution can be confirmed for every cohort.</w:t>
      </w:r>
    </w:p>
    <w:p w14:paraId="33292969" w14:textId="77777777" w:rsidR="006C4FB2" w:rsidRDefault="00000000">
      <w:pPr>
        <w:keepNext/>
        <w:spacing w:before="120" w:after="60"/>
      </w:pPr>
      <w:r>
        <w:rPr>
          <w:rFonts w:ascii="Montserrat SemiBold" w:eastAsia="Montserrat SemiBold" w:hAnsi="Montserrat SemiBold" w:cs="Montserrat SemiBold"/>
          <w:color w:val="1F3864"/>
          <w:sz w:val="16"/>
          <w:szCs w:val="16"/>
        </w:rPr>
        <w:lastRenderedPageBreak/>
        <w:t xml:space="preserve">Table 15: </w:t>
      </w:r>
      <w:r>
        <w:rPr>
          <w:b/>
          <w:bCs/>
          <w:color w:val="1F3864"/>
          <w:sz w:val="16"/>
          <w:szCs w:val="16"/>
        </w:rPr>
        <w:t>Session architecture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600"/>
        <w:gridCol w:w="4073"/>
        <w:gridCol w:w="4073"/>
      </w:tblGrid>
      <w:tr w:rsidR="006C4FB2" w14:paraId="3A9E2CA9" w14:textId="77777777">
        <w:trPr>
          <w:cantSplit/>
          <w:tblHeader/>
        </w:trPr>
        <w:tc>
          <w:tcPr>
            <w:tcW w:w="1600" w:type="dxa"/>
            <w:shd w:val="clear" w:color="auto" w:fill="1F3864"/>
            <w:tcMar>
              <w:top w:w="50" w:type="dxa"/>
              <w:left w:w="80" w:type="dxa"/>
              <w:bottom w:w="50" w:type="dxa"/>
              <w:right w:w="80" w:type="dxa"/>
            </w:tcMar>
            <w:vAlign w:val="center"/>
          </w:tcPr>
          <w:p w14:paraId="4D267EBB" w14:textId="77777777" w:rsidR="006C4FB2" w:rsidRDefault="006C4FB2">
            <w:pPr>
              <w:spacing w:before="20" w:after="20"/>
            </w:pPr>
          </w:p>
        </w:tc>
        <w:tc>
          <w:tcPr>
            <w:tcW w:w="4073" w:type="dxa"/>
            <w:shd w:val="clear" w:color="auto" w:fill="1F3864"/>
            <w:tcMar>
              <w:top w:w="50" w:type="dxa"/>
              <w:left w:w="80" w:type="dxa"/>
              <w:bottom w:w="50" w:type="dxa"/>
              <w:right w:w="80" w:type="dxa"/>
            </w:tcMar>
            <w:vAlign w:val="center"/>
          </w:tcPr>
          <w:p w14:paraId="58D8A0C0" w14:textId="77777777" w:rsidR="006C4FB2" w:rsidRDefault="00000000">
            <w:pPr>
              <w:spacing w:before="20" w:after="20"/>
            </w:pPr>
            <w:r>
              <w:rPr>
                <w:b/>
                <w:bCs/>
                <w:color w:val="FFFFFF"/>
                <w:sz w:val="15"/>
                <w:szCs w:val="15"/>
              </w:rPr>
              <w:t>Session A: Readiness (150 minutes)</w:t>
            </w:r>
          </w:p>
        </w:tc>
        <w:tc>
          <w:tcPr>
            <w:tcW w:w="4073" w:type="dxa"/>
            <w:shd w:val="clear" w:color="auto" w:fill="1F3864"/>
            <w:tcMar>
              <w:top w:w="50" w:type="dxa"/>
              <w:left w:w="80" w:type="dxa"/>
              <w:bottom w:w="50" w:type="dxa"/>
              <w:right w:w="80" w:type="dxa"/>
            </w:tcMar>
            <w:vAlign w:val="center"/>
          </w:tcPr>
          <w:p w14:paraId="099BD745" w14:textId="77777777" w:rsidR="006C4FB2" w:rsidRDefault="00000000">
            <w:pPr>
              <w:spacing w:before="20" w:after="20"/>
            </w:pPr>
            <w:r>
              <w:rPr>
                <w:b/>
                <w:bCs/>
                <w:color w:val="FFFFFF"/>
                <w:sz w:val="15"/>
                <w:szCs w:val="15"/>
              </w:rPr>
              <w:t>Session B: Capability (180 minutes)</w:t>
            </w:r>
          </w:p>
        </w:tc>
      </w:tr>
      <w:tr w:rsidR="006C4FB2" w14:paraId="111BCE3C" w14:textId="77777777">
        <w:trPr>
          <w:cantSplit/>
        </w:trPr>
        <w:tc>
          <w:tcPr>
            <w:tcW w:w="1600" w:type="dxa"/>
            <w:shd w:val="clear" w:color="auto" w:fill="FFFFFF"/>
            <w:tcMar>
              <w:top w:w="40" w:type="dxa"/>
              <w:left w:w="80" w:type="dxa"/>
              <w:bottom w:w="40" w:type="dxa"/>
              <w:right w:w="80" w:type="dxa"/>
            </w:tcMar>
            <w:vAlign w:val="center"/>
          </w:tcPr>
          <w:p w14:paraId="61242AE1" w14:textId="77777777" w:rsidR="006C4FB2" w:rsidRDefault="00000000">
            <w:pPr>
              <w:spacing w:before="20" w:after="20"/>
            </w:pPr>
            <w:r>
              <w:rPr>
                <w:sz w:val="15"/>
                <w:szCs w:val="15"/>
              </w:rPr>
              <w:t>Purpose</w:t>
            </w:r>
          </w:p>
        </w:tc>
        <w:tc>
          <w:tcPr>
            <w:tcW w:w="4073" w:type="dxa"/>
            <w:shd w:val="clear" w:color="auto" w:fill="FFFFFF"/>
            <w:tcMar>
              <w:top w:w="40" w:type="dxa"/>
              <w:left w:w="80" w:type="dxa"/>
              <w:bottom w:w="40" w:type="dxa"/>
              <w:right w:w="80" w:type="dxa"/>
            </w:tcMar>
            <w:vAlign w:val="center"/>
          </w:tcPr>
          <w:p w14:paraId="438DF1A0" w14:textId="77777777" w:rsidR="006C4FB2" w:rsidRDefault="00000000">
            <w:pPr>
              <w:spacing w:before="20" w:after="20"/>
            </w:pPr>
            <w:r>
              <w:rPr>
                <w:sz w:val="15"/>
                <w:szCs w:val="15"/>
              </w:rPr>
              <w:t>Make the woman ready to hold and protect her Social Protection Wallet</w:t>
            </w:r>
          </w:p>
        </w:tc>
        <w:tc>
          <w:tcPr>
            <w:tcW w:w="4073" w:type="dxa"/>
            <w:shd w:val="clear" w:color="auto" w:fill="FFFFFF"/>
            <w:tcMar>
              <w:top w:w="40" w:type="dxa"/>
              <w:left w:w="80" w:type="dxa"/>
              <w:bottom w:w="40" w:type="dxa"/>
              <w:right w:w="80" w:type="dxa"/>
            </w:tcMar>
            <w:vAlign w:val="center"/>
          </w:tcPr>
          <w:p w14:paraId="377B5294" w14:textId="77777777" w:rsidR="006C4FB2" w:rsidRDefault="00000000">
            <w:pPr>
              <w:spacing w:before="20" w:after="20"/>
            </w:pPr>
            <w:r>
              <w:rPr>
                <w:sz w:val="15"/>
                <w:szCs w:val="15"/>
              </w:rPr>
              <w:t>Make her capable of withdrawing, transacting and complaining on her own</w:t>
            </w:r>
          </w:p>
        </w:tc>
      </w:tr>
      <w:tr w:rsidR="006C4FB2" w14:paraId="27F9EFA3" w14:textId="77777777">
        <w:trPr>
          <w:cantSplit/>
        </w:trPr>
        <w:tc>
          <w:tcPr>
            <w:tcW w:w="1600" w:type="dxa"/>
            <w:shd w:val="clear" w:color="auto" w:fill="F4F7FB"/>
            <w:tcMar>
              <w:top w:w="40" w:type="dxa"/>
              <w:left w:w="80" w:type="dxa"/>
              <w:bottom w:w="40" w:type="dxa"/>
              <w:right w:w="80" w:type="dxa"/>
            </w:tcMar>
            <w:vAlign w:val="center"/>
          </w:tcPr>
          <w:p w14:paraId="72C39ECC" w14:textId="77777777" w:rsidR="006C4FB2" w:rsidRDefault="00000000">
            <w:pPr>
              <w:spacing w:before="20" w:after="20"/>
            </w:pPr>
            <w:r>
              <w:rPr>
                <w:sz w:val="15"/>
                <w:szCs w:val="15"/>
              </w:rPr>
              <w:t>Tasks practised</w:t>
            </w:r>
          </w:p>
        </w:tc>
        <w:tc>
          <w:tcPr>
            <w:tcW w:w="4073" w:type="dxa"/>
            <w:shd w:val="clear" w:color="auto" w:fill="F4F7FB"/>
            <w:tcMar>
              <w:top w:w="40" w:type="dxa"/>
              <w:left w:w="80" w:type="dxa"/>
              <w:bottom w:w="40" w:type="dxa"/>
              <w:right w:w="80" w:type="dxa"/>
            </w:tcMar>
            <w:vAlign w:val="center"/>
          </w:tcPr>
          <w:p w14:paraId="55AFF17E" w14:textId="77777777" w:rsidR="006C4FB2" w:rsidRDefault="00000000">
            <w:pPr>
              <w:spacing w:before="20" w:after="20"/>
            </w:pPr>
            <w:r>
              <w:rPr>
                <w:sz w:val="15"/>
                <w:szCs w:val="15"/>
              </w:rPr>
              <w:t>Keep the SIM in her own handset · set and hide a PIN · recognise a scam call or SMS · verify an 8171 message · check her balance by USSD on her own phone</w:t>
            </w:r>
          </w:p>
        </w:tc>
        <w:tc>
          <w:tcPr>
            <w:tcW w:w="4073" w:type="dxa"/>
            <w:shd w:val="clear" w:color="auto" w:fill="F4F7FB"/>
            <w:tcMar>
              <w:top w:w="40" w:type="dxa"/>
              <w:left w:w="80" w:type="dxa"/>
              <w:bottom w:w="40" w:type="dxa"/>
              <w:right w:w="80" w:type="dxa"/>
            </w:tcMar>
            <w:vAlign w:val="center"/>
          </w:tcPr>
          <w:p w14:paraId="59D05280" w14:textId="77777777" w:rsidR="006C4FB2" w:rsidRDefault="00000000">
            <w:pPr>
              <w:spacing w:before="20" w:after="20"/>
            </w:pPr>
            <w:r>
              <w:rPr>
                <w:sz w:val="15"/>
                <w:szCs w:val="15"/>
              </w:rPr>
              <w:t>Conduct the counter conversation on a mock POS · read the credit SMS and count the amount · send money and pay a bill on the simulator · leave a small saving · register a complaint</w:t>
            </w:r>
          </w:p>
        </w:tc>
      </w:tr>
      <w:tr w:rsidR="006C4FB2" w14:paraId="04F2FA02" w14:textId="77777777">
        <w:trPr>
          <w:cantSplit/>
        </w:trPr>
        <w:tc>
          <w:tcPr>
            <w:tcW w:w="1600" w:type="dxa"/>
            <w:shd w:val="clear" w:color="auto" w:fill="FFFFFF"/>
            <w:tcMar>
              <w:top w:w="40" w:type="dxa"/>
              <w:left w:w="80" w:type="dxa"/>
              <w:bottom w:w="40" w:type="dxa"/>
              <w:right w:w="80" w:type="dxa"/>
            </w:tcMar>
            <w:vAlign w:val="center"/>
          </w:tcPr>
          <w:p w14:paraId="3A6B12B6" w14:textId="77777777" w:rsidR="006C4FB2" w:rsidRDefault="00000000">
            <w:pPr>
              <w:spacing w:before="20" w:after="20"/>
            </w:pPr>
            <w:r>
              <w:rPr>
                <w:sz w:val="15"/>
                <w:szCs w:val="15"/>
              </w:rPr>
              <w:t>Digital link</w:t>
            </w:r>
          </w:p>
        </w:tc>
        <w:tc>
          <w:tcPr>
            <w:tcW w:w="4073" w:type="dxa"/>
            <w:shd w:val="clear" w:color="auto" w:fill="FFFFFF"/>
            <w:tcMar>
              <w:top w:w="40" w:type="dxa"/>
              <w:left w:w="80" w:type="dxa"/>
              <w:bottom w:w="40" w:type="dxa"/>
              <w:right w:w="80" w:type="dxa"/>
            </w:tcMar>
            <w:vAlign w:val="center"/>
          </w:tcPr>
          <w:p w14:paraId="38B9A96F" w14:textId="77777777" w:rsidR="006C4FB2" w:rsidRDefault="00000000">
            <w:pPr>
              <w:spacing w:before="20" w:after="20"/>
            </w:pPr>
            <w:r>
              <w:rPr>
                <w:sz w:val="15"/>
                <w:szCs w:val="15"/>
              </w:rPr>
              <w:t>Short videos screened at the venue; live test IVR call to every phone; enrolment in IVR, SMS and (A, B) WhatsApp</w:t>
            </w:r>
          </w:p>
        </w:tc>
        <w:tc>
          <w:tcPr>
            <w:tcW w:w="4073" w:type="dxa"/>
            <w:shd w:val="clear" w:color="auto" w:fill="FFFFFF"/>
            <w:tcMar>
              <w:top w:w="40" w:type="dxa"/>
              <w:left w:w="80" w:type="dxa"/>
              <w:bottom w:w="40" w:type="dxa"/>
              <w:right w:w="80" w:type="dxa"/>
            </w:tcMar>
            <w:vAlign w:val="center"/>
          </w:tcPr>
          <w:p w14:paraId="45A5CE95" w14:textId="77777777" w:rsidR="006C4FB2" w:rsidRDefault="00000000">
            <w:pPr>
              <w:spacing w:before="20" w:after="20"/>
            </w:pPr>
            <w:r>
              <w:rPr>
                <w:sz w:val="15"/>
                <w:szCs w:val="15"/>
              </w:rPr>
              <w:t>Assisted first real transaction where the wallet allows; Peer Rahnuma nominated; tranche-window information</w:t>
            </w:r>
          </w:p>
        </w:tc>
      </w:tr>
      <w:tr w:rsidR="006C4FB2" w14:paraId="3AC37017" w14:textId="77777777">
        <w:trPr>
          <w:cantSplit/>
        </w:trPr>
        <w:tc>
          <w:tcPr>
            <w:tcW w:w="1600" w:type="dxa"/>
            <w:shd w:val="clear" w:color="auto" w:fill="F4F7FB"/>
            <w:tcMar>
              <w:top w:w="40" w:type="dxa"/>
              <w:left w:w="80" w:type="dxa"/>
              <w:bottom w:w="40" w:type="dxa"/>
              <w:right w:w="80" w:type="dxa"/>
            </w:tcMar>
            <w:vAlign w:val="center"/>
          </w:tcPr>
          <w:p w14:paraId="786DC3F6" w14:textId="77777777" w:rsidR="006C4FB2" w:rsidRDefault="00000000">
            <w:pPr>
              <w:spacing w:before="20" w:after="20"/>
            </w:pPr>
            <w:r>
              <w:rPr>
                <w:sz w:val="15"/>
                <w:szCs w:val="15"/>
              </w:rPr>
              <w:t>Recorded on app</w:t>
            </w:r>
          </w:p>
        </w:tc>
        <w:tc>
          <w:tcPr>
            <w:tcW w:w="4073" w:type="dxa"/>
            <w:shd w:val="clear" w:color="auto" w:fill="F4F7FB"/>
            <w:tcMar>
              <w:top w:w="40" w:type="dxa"/>
              <w:left w:w="80" w:type="dxa"/>
              <w:bottom w:w="40" w:type="dxa"/>
              <w:right w:w="80" w:type="dxa"/>
            </w:tcMar>
            <w:vAlign w:val="center"/>
          </w:tcPr>
          <w:p w14:paraId="2603BF23" w14:textId="77777777" w:rsidR="006C4FB2" w:rsidRDefault="00000000">
            <w:pPr>
              <w:spacing w:before="20" w:after="20"/>
            </w:pPr>
            <w:r>
              <w:rPr>
                <w:sz w:val="15"/>
                <w:szCs w:val="15"/>
              </w:rPr>
              <w:t>Attendance (geofenced), segment, five-point SIM and wallet check, pre-test</w:t>
            </w:r>
          </w:p>
        </w:tc>
        <w:tc>
          <w:tcPr>
            <w:tcW w:w="4073" w:type="dxa"/>
            <w:shd w:val="clear" w:color="auto" w:fill="F4F7FB"/>
            <w:tcMar>
              <w:top w:w="40" w:type="dxa"/>
              <w:left w:w="80" w:type="dxa"/>
              <w:bottom w:w="40" w:type="dxa"/>
              <w:right w:w="80" w:type="dxa"/>
            </w:tcMar>
            <w:vAlign w:val="center"/>
          </w:tcPr>
          <w:p w14:paraId="78C86479" w14:textId="77777777" w:rsidR="006C4FB2" w:rsidRDefault="00000000">
            <w:pPr>
              <w:spacing w:before="20" w:after="20"/>
            </w:pPr>
            <w:r>
              <w:rPr>
                <w:sz w:val="15"/>
                <w:szCs w:val="15"/>
              </w:rPr>
              <w:t>Attendance (live camera, CNIC OCR), post-test, task checklist for a random 20% of each cohort</w:t>
            </w:r>
          </w:p>
        </w:tc>
      </w:tr>
    </w:tbl>
    <w:p w14:paraId="76AFFF0A" w14:textId="77777777" w:rsidR="006C4FB2" w:rsidRDefault="00000000">
      <w:pPr>
        <w:pStyle w:val="Heading2"/>
        <w:keepNext/>
      </w:pPr>
      <w:bookmarkStart w:id="54" w:name="_Toc242799510"/>
      <w:r>
        <w:t>5.2 Deploying digital content in coordination with sessions</w:t>
      </w:r>
      <w:bookmarkEnd w:id="54"/>
    </w:p>
    <w:p w14:paraId="58D816EC" w14:textId="77777777" w:rsidR="006C4FB2" w:rsidRDefault="00000000">
      <w:pPr>
        <w:pStyle w:val="ListParagraph"/>
        <w:numPr>
          <w:ilvl w:val="0"/>
          <w:numId w:val="2"/>
        </w:numPr>
        <w:spacing w:after="50" w:line="252" w:lineRule="auto"/>
      </w:pPr>
      <w:r>
        <w:rPr>
          <w:b/>
          <w:bCs/>
        </w:rPr>
        <w:t>Screening at venues</w:t>
      </w:r>
      <w:r>
        <w:t>: two or three short videos per session on the LED screens at Benazir Nashonuma centres or on the trainer’s tablet, so that segment E women also see the content.</w:t>
      </w:r>
    </w:p>
    <w:p w14:paraId="74F431F9" w14:textId="77777777" w:rsidR="006C4FB2" w:rsidRDefault="00000000">
      <w:pPr>
        <w:pStyle w:val="ListParagraph"/>
        <w:numPr>
          <w:ilvl w:val="0"/>
          <w:numId w:val="2"/>
        </w:numPr>
        <w:spacing w:after="50" w:line="252" w:lineRule="auto"/>
      </w:pPr>
      <w:r>
        <w:rPr>
          <w:b/>
          <w:bCs/>
        </w:rPr>
        <w:t>Automatic triggers</w:t>
      </w:r>
      <w:r>
        <w:t>: when a trainer submits attendance, the MIS queues the R1 SMS within two hours and IVR-1 the next day, in the woman’s language and call window; segment A and B women receive the WhatsApp welcome video the same evening.</w:t>
      </w:r>
    </w:p>
    <w:p w14:paraId="572E2048" w14:textId="77777777" w:rsidR="006C4FB2" w:rsidRDefault="00000000">
      <w:pPr>
        <w:pStyle w:val="ListParagraph"/>
        <w:numPr>
          <w:ilvl w:val="0"/>
          <w:numId w:val="2"/>
        </w:numPr>
        <w:spacing w:after="50" w:line="252" w:lineRule="auto"/>
      </w:pPr>
      <w:r>
        <w:rPr>
          <w:b/>
          <w:bCs/>
        </w:rPr>
        <w:t>Live test call</w:t>
      </w:r>
      <w:r>
        <w:t>: during Session A the trainer triggers a test IVR call to every phone in the room, so that women practise answering an unknown number and pressing keys, and invalid numbers are corrected on the spot.</w:t>
      </w:r>
    </w:p>
    <w:p w14:paraId="1F99498B" w14:textId="77777777" w:rsidR="006C4FB2" w:rsidRDefault="00000000">
      <w:pPr>
        <w:pStyle w:val="ListParagraph"/>
        <w:numPr>
          <w:ilvl w:val="0"/>
          <w:numId w:val="2"/>
        </w:numPr>
        <w:spacing w:after="50" w:line="252" w:lineRule="auto"/>
      </w:pPr>
      <w:r>
        <w:rPr>
          <w:b/>
          <w:bCs/>
        </w:rPr>
        <w:t>Digital job aids</w:t>
      </w:r>
      <w:r>
        <w:t>: the Wallet Card image and a one-page e-guide are shared from the trainer’s device by WhatsApp where connectivity permits, or side-loaded in Band B and C tehsils.</w:t>
      </w:r>
    </w:p>
    <w:p w14:paraId="56A715BD" w14:textId="77777777" w:rsidR="006C4FB2" w:rsidRDefault="00000000">
      <w:pPr>
        <w:pStyle w:val="Heading2"/>
        <w:keepNext/>
      </w:pPr>
      <w:bookmarkStart w:id="55" w:name="_Toc242799511"/>
      <w:r>
        <w:t>5.3 Onboarding readiness support</w:t>
      </w:r>
      <w:bookmarkEnd w:id="55"/>
    </w:p>
    <w:p w14:paraId="62F9CEFF" w14:textId="77777777" w:rsidR="006C4FB2" w:rsidRDefault="00000000">
      <w:pPr>
        <w:spacing w:after="100" w:line="264" w:lineRule="auto"/>
        <w:jc w:val="both"/>
      </w:pPr>
      <w:r>
        <w:t xml:space="preserve">Every Session A includes the five-point SIM and wallet check. Trainers follow a </w:t>
      </w:r>
      <w:r>
        <w:rPr>
          <w:b/>
          <w:bCs/>
        </w:rPr>
        <w:t>hands-off rule</w:t>
      </w:r>
      <w:r>
        <w:t>: they never touch a woman’s PIN, SIM, cash or biometric, and guide her verbally while she performs each step herself. Issues that the woman cannot resolve in the session are logged with a reason code and routed through an escalation sheet agreed with BISP and the partner institutions (for example, SIM not received or blocked: BISP tehsil office; wallet not activated or PIN locked: the account-holding institution’s helpline or agent; suspected fraud: GRM). The dashboard tracks each case to closure and reports bottlenecks by institution and district.</w:t>
      </w:r>
    </w:p>
    <w:p w14:paraId="2486F696" w14:textId="77777777" w:rsidR="006C4FB2" w:rsidRDefault="00000000">
      <w:pPr>
        <w:pStyle w:val="Heading2"/>
        <w:keepNext/>
      </w:pPr>
      <w:bookmarkStart w:id="56" w:name="_Toc242799512"/>
      <w:r>
        <w:t>5.4 Integration with payment touchpoints: the Tranche Window Protocol</w:t>
      </w:r>
      <w:bookmarkEnd w:id="56"/>
    </w:p>
    <w:p w14:paraId="68AEAC2F" w14:textId="77777777" w:rsidR="006C4FB2" w:rsidRDefault="00000000">
      <w:pPr>
        <w:spacing w:after="100" w:line="264" w:lineRule="auto"/>
        <w:jc w:val="both"/>
      </w:pPr>
      <w:r>
        <w:t xml:space="preserve">For 10–14 days after each BISP tranche, classroom delivery pauses and trainers staff </w:t>
      </w:r>
      <w:r>
        <w:rPr>
          <w:b/>
          <w:bCs/>
        </w:rPr>
        <w:t>Assisted Support Desks</w:t>
      </w:r>
      <w:r>
        <w:t xml:space="preserve"> in pairs at BISP tehsil offices, campsites and high-volume agent clusters selected from BISP payment data and the previous window’s complaint hotspots (about 200 desks per window at peak). Desks explain the three counter checks, help women read the 8171 credit message, accompany first-time withdrawals at biometric agents without handling cash or PINs, register complaints, and enrol untrained women for the next phase (Figure 13).</w:t>
      </w:r>
    </w:p>
    <w:p w14:paraId="10108329" w14:textId="77777777" w:rsidR="006C4FB2" w:rsidRDefault="00000000">
      <w:pPr>
        <w:keepNext/>
        <w:spacing w:before="80" w:after="40"/>
        <w:jc w:val="center"/>
      </w:pPr>
      <w:r>
        <w:rPr>
          <w:noProof/>
        </w:rPr>
        <w:lastRenderedPageBreak/>
        <w:drawing>
          <wp:inline distT="0" distB="0" distL="0" distR="0" wp14:anchorId="6F9783B3" wp14:editId="22A44AB0">
            <wp:extent cx="6124575" cy="2419350"/>
            <wp:effectExtent l="0" t="0" r="0" b="0"/>
            <wp:docPr id="319739626" name="fig13" descr="Tranche Window Protocol: from pre-payment alert to complaint resolution" title="Tranche Window Protocol: from pre-payment alert to complain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2419350"/>
                    </a:xfrm>
                    <a:prstGeom prst="rect">
                      <a:avLst/>
                    </a:prstGeom>
                  </pic:spPr>
                </pic:pic>
              </a:graphicData>
            </a:graphic>
          </wp:inline>
        </w:drawing>
      </w:r>
    </w:p>
    <w:p w14:paraId="64846793"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13: </w:t>
      </w:r>
      <w:r>
        <w:rPr>
          <w:color w:val="52514E"/>
          <w:sz w:val="16"/>
          <w:szCs w:val="16"/>
        </w:rPr>
        <w:t>Tranche Window Protocol: from pre-payment alert to complaint resolution</w:t>
      </w:r>
    </w:p>
    <w:p w14:paraId="46866EA2" w14:textId="77777777" w:rsidR="006C4FB2" w:rsidRDefault="00000000">
      <w:pPr>
        <w:pStyle w:val="Heading2"/>
        <w:keepNext/>
      </w:pPr>
      <w:bookmarkStart w:id="57" w:name="_Toc242799513"/>
      <w:r>
        <w:t>5.5 Sequenced behavioural reinforcement programme</w:t>
      </w:r>
      <w:bookmarkEnd w:id="57"/>
    </w:p>
    <w:p w14:paraId="2E4F1CD6" w14:textId="77777777" w:rsidR="006C4FB2" w:rsidRDefault="00000000">
      <w:pPr>
        <w:spacing w:after="100" w:line="264" w:lineRule="auto"/>
        <w:jc w:val="both"/>
      </w:pPr>
      <w:r>
        <w:t>Reinforcement is designed around the specific moments at which behaviour fails, not around a content calendar. Each barrier identified in Section 1.2 is matched with a behavioural lever and a channel calibrated to device access and literacy:</w:t>
      </w:r>
    </w:p>
    <w:p w14:paraId="2C120B5F"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16: </w:t>
      </w:r>
      <w:r>
        <w:rPr>
          <w:b/>
          <w:bCs/>
          <w:color w:val="1F3864"/>
          <w:sz w:val="16"/>
          <w:szCs w:val="16"/>
        </w:rPr>
        <w:t>Behavioural levers used in reinforcement</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700"/>
        <w:gridCol w:w="2300"/>
        <w:gridCol w:w="4746"/>
      </w:tblGrid>
      <w:tr w:rsidR="006C4FB2" w14:paraId="5F4D6132" w14:textId="77777777">
        <w:trPr>
          <w:cantSplit/>
          <w:tblHeader/>
        </w:trPr>
        <w:tc>
          <w:tcPr>
            <w:tcW w:w="2700" w:type="dxa"/>
            <w:shd w:val="clear" w:color="auto" w:fill="1F3864"/>
            <w:tcMar>
              <w:top w:w="50" w:type="dxa"/>
              <w:left w:w="80" w:type="dxa"/>
              <w:bottom w:w="50" w:type="dxa"/>
              <w:right w:w="80" w:type="dxa"/>
            </w:tcMar>
            <w:vAlign w:val="center"/>
          </w:tcPr>
          <w:p w14:paraId="4B4AF5E1" w14:textId="77777777" w:rsidR="006C4FB2" w:rsidRDefault="00000000">
            <w:pPr>
              <w:spacing w:before="20" w:after="20"/>
            </w:pPr>
            <w:r>
              <w:rPr>
                <w:b/>
                <w:bCs/>
                <w:color w:val="FFFFFF"/>
                <w:sz w:val="15"/>
                <w:szCs w:val="15"/>
              </w:rPr>
              <w:t>Barrier</w:t>
            </w:r>
          </w:p>
        </w:tc>
        <w:tc>
          <w:tcPr>
            <w:tcW w:w="2300" w:type="dxa"/>
            <w:shd w:val="clear" w:color="auto" w:fill="1F3864"/>
            <w:tcMar>
              <w:top w:w="50" w:type="dxa"/>
              <w:left w:w="80" w:type="dxa"/>
              <w:bottom w:w="50" w:type="dxa"/>
              <w:right w:w="80" w:type="dxa"/>
            </w:tcMar>
            <w:vAlign w:val="center"/>
          </w:tcPr>
          <w:p w14:paraId="15C7A5B0" w14:textId="77777777" w:rsidR="006C4FB2" w:rsidRDefault="00000000">
            <w:pPr>
              <w:spacing w:before="20" w:after="20"/>
            </w:pPr>
            <w:r>
              <w:rPr>
                <w:b/>
                <w:bCs/>
                <w:color w:val="FFFFFF"/>
                <w:sz w:val="15"/>
                <w:szCs w:val="15"/>
              </w:rPr>
              <w:t>Lever</w:t>
            </w:r>
          </w:p>
        </w:tc>
        <w:tc>
          <w:tcPr>
            <w:tcW w:w="4746" w:type="dxa"/>
            <w:shd w:val="clear" w:color="auto" w:fill="1F3864"/>
            <w:tcMar>
              <w:top w:w="50" w:type="dxa"/>
              <w:left w:w="80" w:type="dxa"/>
              <w:bottom w:w="50" w:type="dxa"/>
              <w:right w:w="80" w:type="dxa"/>
            </w:tcMar>
            <w:vAlign w:val="center"/>
          </w:tcPr>
          <w:p w14:paraId="272C0876" w14:textId="77777777" w:rsidR="006C4FB2" w:rsidRDefault="00000000">
            <w:pPr>
              <w:spacing w:before="20" w:after="20"/>
            </w:pPr>
            <w:r>
              <w:rPr>
                <w:b/>
                <w:bCs/>
                <w:color w:val="FFFFFF"/>
                <w:sz w:val="15"/>
                <w:szCs w:val="15"/>
              </w:rPr>
              <w:t>How it is delivered</w:t>
            </w:r>
          </w:p>
        </w:tc>
      </w:tr>
      <w:tr w:rsidR="006C4FB2" w14:paraId="23F80016" w14:textId="77777777">
        <w:trPr>
          <w:cantSplit/>
        </w:trPr>
        <w:tc>
          <w:tcPr>
            <w:tcW w:w="2700" w:type="dxa"/>
            <w:shd w:val="clear" w:color="auto" w:fill="FFFFFF"/>
            <w:tcMar>
              <w:top w:w="40" w:type="dxa"/>
              <w:left w:w="80" w:type="dxa"/>
              <w:bottom w:w="40" w:type="dxa"/>
              <w:right w:w="80" w:type="dxa"/>
            </w:tcMar>
            <w:vAlign w:val="center"/>
          </w:tcPr>
          <w:p w14:paraId="36969C32" w14:textId="77777777" w:rsidR="006C4FB2" w:rsidRDefault="00000000">
            <w:pPr>
              <w:spacing w:before="20" w:after="20"/>
            </w:pPr>
            <w:r>
              <w:rPr>
                <w:sz w:val="15"/>
                <w:szCs w:val="15"/>
              </w:rPr>
              <w:t>Forgetting at the moment of action</w:t>
            </w:r>
          </w:p>
        </w:tc>
        <w:tc>
          <w:tcPr>
            <w:tcW w:w="2300" w:type="dxa"/>
            <w:shd w:val="clear" w:color="auto" w:fill="FFFFFF"/>
            <w:tcMar>
              <w:top w:w="40" w:type="dxa"/>
              <w:left w:w="80" w:type="dxa"/>
              <w:bottom w:w="40" w:type="dxa"/>
              <w:right w:w="80" w:type="dxa"/>
            </w:tcMar>
            <w:vAlign w:val="center"/>
          </w:tcPr>
          <w:p w14:paraId="4AF30C9F" w14:textId="77777777" w:rsidR="006C4FB2" w:rsidRDefault="00000000">
            <w:pPr>
              <w:spacing w:before="20" w:after="20"/>
            </w:pPr>
            <w:r>
              <w:rPr>
                <w:sz w:val="15"/>
                <w:szCs w:val="15"/>
              </w:rPr>
              <w:t>Timely prompts</w:t>
            </w:r>
          </w:p>
        </w:tc>
        <w:tc>
          <w:tcPr>
            <w:tcW w:w="4746" w:type="dxa"/>
            <w:shd w:val="clear" w:color="auto" w:fill="FFFFFF"/>
            <w:tcMar>
              <w:top w:w="40" w:type="dxa"/>
              <w:left w:w="80" w:type="dxa"/>
              <w:bottom w:w="40" w:type="dxa"/>
              <w:right w:w="80" w:type="dxa"/>
            </w:tcMar>
            <w:vAlign w:val="center"/>
          </w:tcPr>
          <w:p w14:paraId="6937FD29" w14:textId="77777777" w:rsidR="006C4FB2" w:rsidRDefault="00000000">
            <w:pPr>
              <w:spacing w:before="20" w:after="20"/>
            </w:pPr>
            <w:r>
              <w:rPr>
                <w:sz w:val="15"/>
                <w:szCs w:val="15"/>
              </w:rPr>
              <w:t>T−3 and payment-day SMS and IVR; bank-specific USSD code in the message</w:t>
            </w:r>
          </w:p>
        </w:tc>
      </w:tr>
      <w:tr w:rsidR="006C4FB2" w14:paraId="1BA68E1C" w14:textId="77777777">
        <w:trPr>
          <w:cantSplit/>
        </w:trPr>
        <w:tc>
          <w:tcPr>
            <w:tcW w:w="2700" w:type="dxa"/>
            <w:shd w:val="clear" w:color="auto" w:fill="F4F7FB"/>
            <w:tcMar>
              <w:top w:w="40" w:type="dxa"/>
              <w:left w:w="80" w:type="dxa"/>
              <w:bottom w:w="40" w:type="dxa"/>
              <w:right w:w="80" w:type="dxa"/>
            </w:tcMar>
            <w:vAlign w:val="center"/>
          </w:tcPr>
          <w:p w14:paraId="7C281EEF" w14:textId="77777777" w:rsidR="006C4FB2" w:rsidRDefault="00000000">
            <w:pPr>
              <w:spacing w:before="20" w:after="20"/>
            </w:pPr>
            <w:r>
              <w:rPr>
                <w:sz w:val="15"/>
                <w:szCs w:val="15"/>
              </w:rPr>
              <w:t>Fear of confronting the agent</w:t>
            </w:r>
          </w:p>
        </w:tc>
        <w:tc>
          <w:tcPr>
            <w:tcW w:w="2300" w:type="dxa"/>
            <w:shd w:val="clear" w:color="auto" w:fill="F4F7FB"/>
            <w:tcMar>
              <w:top w:w="40" w:type="dxa"/>
              <w:left w:w="80" w:type="dxa"/>
              <w:bottom w:w="40" w:type="dxa"/>
              <w:right w:w="80" w:type="dxa"/>
            </w:tcMar>
            <w:vAlign w:val="center"/>
          </w:tcPr>
          <w:p w14:paraId="2A37B9F3" w14:textId="77777777" w:rsidR="006C4FB2" w:rsidRDefault="00000000">
            <w:pPr>
              <w:spacing w:before="20" w:after="20"/>
            </w:pPr>
            <w:r>
              <w:rPr>
                <w:sz w:val="15"/>
                <w:szCs w:val="15"/>
              </w:rPr>
              <w:t>Rehearsed “if-then” plan</w:t>
            </w:r>
          </w:p>
        </w:tc>
        <w:tc>
          <w:tcPr>
            <w:tcW w:w="4746" w:type="dxa"/>
            <w:shd w:val="clear" w:color="auto" w:fill="F4F7FB"/>
            <w:tcMar>
              <w:top w:w="40" w:type="dxa"/>
              <w:left w:w="80" w:type="dxa"/>
              <w:bottom w:w="40" w:type="dxa"/>
              <w:right w:w="80" w:type="dxa"/>
            </w:tcMar>
            <w:vAlign w:val="center"/>
          </w:tcPr>
          <w:p w14:paraId="36E5742C" w14:textId="77777777" w:rsidR="006C4FB2" w:rsidRDefault="00000000">
            <w:pPr>
              <w:spacing w:before="20" w:after="20"/>
            </w:pPr>
            <w:r>
              <w:rPr>
                <w:sz w:val="15"/>
                <w:szCs w:val="15"/>
              </w:rPr>
              <w:t>Counter role-play in Session B; IVR-3 drama; Wallet Card phrases</w:t>
            </w:r>
          </w:p>
        </w:tc>
      </w:tr>
      <w:tr w:rsidR="006C4FB2" w14:paraId="7AC5DDF3" w14:textId="77777777">
        <w:trPr>
          <w:cantSplit/>
        </w:trPr>
        <w:tc>
          <w:tcPr>
            <w:tcW w:w="2700" w:type="dxa"/>
            <w:shd w:val="clear" w:color="auto" w:fill="FFFFFF"/>
            <w:tcMar>
              <w:top w:w="40" w:type="dxa"/>
              <w:left w:w="80" w:type="dxa"/>
              <w:bottom w:w="40" w:type="dxa"/>
              <w:right w:w="80" w:type="dxa"/>
            </w:tcMar>
            <w:vAlign w:val="center"/>
          </w:tcPr>
          <w:p w14:paraId="5FA67EA5" w14:textId="77777777" w:rsidR="006C4FB2" w:rsidRDefault="00000000">
            <w:pPr>
              <w:spacing w:before="20" w:after="20"/>
            </w:pPr>
            <w:r>
              <w:rPr>
                <w:sz w:val="15"/>
                <w:szCs w:val="15"/>
              </w:rPr>
              <w:t>Low confidence with the handset</w:t>
            </w:r>
          </w:p>
        </w:tc>
        <w:tc>
          <w:tcPr>
            <w:tcW w:w="2300" w:type="dxa"/>
            <w:shd w:val="clear" w:color="auto" w:fill="FFFFFF"/>
            <w:tcMar>
              <w:top w:w="40" w:type="dxa"/>
              <w:left w:w="80" w:type="dxa"/>
              <w:bottom w:w="40" w:type="dxa"/>
              <w:right w:w="80" w:type="dxa"/>
            </w:tcMar>
            <w:vAlign w:val="center"/>
          </w:tcPr>
          <w:p w14:paraId="11555BCF" w14:textId="77777777" w:rsidR="006C4FB2" w:rsidRDefault="00000000">
            <w:pPr>
              <w:spacing w:before="20" w:after="20"/>
            </w:pPr>
            <w:r>
              <w:rPr>
                <w:sz w:val="15"/>
                <w:szCs w:val="15"/>
              </w:rPr>
              <w:t>Mastery through practice</w:t>
            </w:r>
          </w:p>
        </w:tc>
        <w:tc>
          <w:tcPr>
            <w:tcW w:w="4746" w:type="dxa"/>
            <w:shd w:val="clear" w:color="auto" w:fill="FFFFFF"/>
            <w:tcMar>
              <w:top w:w="40" w:type="dxa"/>
              <w:left w:w="80" w:type="dxa"/>
              <w:bottom w:w="40" w:type="dxa"/>
              <w:right w:w="80" w:type="dxa"/>
            </w:tcMar>
            <w:vAlign w:val="center"/>
          </w:tcPr>
          <w:p w14:paraId="12AFBBD7" w14:textId="77777777" w:rsidR="006C4FB2" w:rsidRDefault="00000000">
            <w:pPr>
              <w:spacing w:before="20" w:after="20"/>
            </w:pPr>
            <w:r>
              <w:rPr>
                <w:sz w:val="15"/>
                <w:szCs w:val="15"/>
              </w:rPr>
              <w:t>Own-phone USSD practice; simulator; assisted first transaction</w:t>
            </w:r>
          </w:p>
        </w:tc>
      </w:tr>
      <w:tr w:rsidR="006C4FB2" w14:paraId="2479FAD7" w14:textId="77777777">
        <w:trPr>
          <w:cantSplit/>
        </w:trPr>
        <w:tc>
          <w:tcPr>
            <w:tcW w:w="2700" w:type="dxa"/>
            <w:shd w:val="clear" w:color="auto" w:fill="F4F7FB"/>
            <w:tcMar>
              <w:top w:w="40" w:type="dxa"/>
              <w:left w:w="80" w:type="dxa"/>
              <w:bottom w:w="40" w:type="dxa"/>
              <w:right w:w="80" w:type="dxa"/>
            </w:tcMar>
            <w:vAlign w:val="center"/>
          </w:tcPr>
          <w:p w14:paraId="13E0B1FC" w14:textId="77777777" w:rsidR="006C4FB2" w:rsidRDefault="00000000">
            <w:pPr>
              <w:spacing w:before="20" w:after="20"/>
            </w:pPr>
            <w:r>
              <w:rPr>
                <w:sz w:val="15"/>
                <w:szCs w:val="15"/>
              </w:rPr>
              <w:t>“Women like me don’t do this”</w:t>
            </w:r>
          </w:p>
        </w:tc>
        <w:tc>
          <w:tcPr>
            <w:tcW w:w="2300" w:type="dxa"/>
            <w:shd w:val="clear" w:color="auto" w:fill="F4F7FB"/>
            <w:tcMar>
              <w:top w:w="40" w:type="dxa"/>
              <w:left w:w="80" w:type="dxa"/>
              <w:bottom w:w="40" w:type="dxa"/>
              <w:right w:w="80" w:type="dxa"/>
            </w:tcMar>
            <w:vAlign w:val="center"/>
          </w:tcPr>
          <w:p w14:paraId="2E18CA05" w14:textId="77777777" w:rsidR="006C4FB2" w:rsidRDefault="00000000">
            <w:pPr>
              <w:spacing w:before="20" w:after="20"/>
            </w:pPr>
            <w:r>
              <w:rPr>
                <w:sz w:val="15"/>
                <w:szCs w:val="15"/>
              </w:rPr>
              <w:t>True local social norm</w:t>
            </w:r>
          </w:p>
        </w:tc>
        <w:tc>
          <w:tcPr>
            <w:tcW w:w="4746" w:type="dxa"/>
            <w:shd w:val="clear" w:color="auto" w:fill="F4F7FB"/>
            <w:tcMar>
              <w:top w:w="40" w:type="dxa"/>
              <w:left w:w="80" w:type="dxa"/>
              <w:bottom w:w="40" w:type="dxa"/>
              <w:right w:w="80" w:type="dxa"/>
            </w:tcMar>
            <w:vAlign w:val="center"/>
          </w:tcPr>
          <w:p w14:paraId="080AE182" w14:textId="77777777" w:rsidR="006C4FB2" w:rsidRDefault="00000000">
            <w:pPr>
              <w:spacing w:before="20" w:after="20"/>
            </w:pPr>
            <w:r>
              <w:rPr>
                <w:sz w:val="15"/>
                <w:szCs w:val="15"/>
              </w:rPr>
              <w:t>S2 SMS with the actual district share of trained women who withdrew themselves</w:t>
            </w:r>
          </w:p>
        </w:tc>
      </w:tr>
      <w:tr w:rsidR="006C4FB2" w14:paraId="611FF90F" w14:textId="77777777">
        <w:trPr>
          <w:cantSplit/>
        </w:trPr>
        <w:tc>
          <w:tcPr>
            <w:tcW w:w="2700" w:type="dxa"/>
            <w:shd w:val="clear" w:color="auto" w:fill="FFFFFF"/>
            <w:tcMar>
              <w:top w:w="40" w:type="dxa"/>
              <w:left w:w="80" w:type="dxa"/>
              <w:bottom w:w="40" w:type="dxa"/>
              <w:right w:w="80" w:type="dxa"/>
            </w:tcMar>
            <w:vAlign w:val="center"/>
          </w:tcPr>
          <w:p w14:paraId="7698CFF0" w14:textId="77777777" w:rsidR="006C4FB2" w:rsidRDefault="00000000">
            <w:pPr>
              <w:spacing w:before="20" w:after="20"/>
            </w:pPr>
            <w:r>
              <w:rPr>
                <w:sz w:val="15"/>
                <w:szCs w:val="15"/>
              </w:rPr>
              <w:t>Male control of the device</w:t>
            </w:r>
          </w:p>
        </w:tc>
        <w:tc>
          <w:tcPr>
            <w:tcW w:w="2300" w:type="dxa"/>
            <w:shd w:val="clear" w:color="auto" w:fill="FFFFFF"/>
            <w:tcMar>
              <w:top w:w="40" w:type="dxa"/>
              <w:left w:w="80" w:type="dxa"/>
              <w:bottom w:w="40" w:type="dxa"/>
              <w:right w:w="80" w:type="dxa"/>
            </w:tcMar>
            <w:vAlign w:val="center"/>
          </w:tcPr>
          <w:p w14:paraId="5F6E0F1D" w14:textId="77777777" w:rsidR="006C4FB2" w:rsidRDefault="00000000">
            <w:pPr>
              <w:spacing w:before="20" w:after="20"/>
            </w:pPr>
            <w:r>
              <w:rPr>
                <w:sz w:val="15"/>
                <w:szCs w:val="15"/>
              </w:rPr>
              <w:t>Household engagement and commitment</w:t>
            </w:r>
          </w:p>
        </w:tc>
        <w:tc>
          <w:tcPr>
            <w:tcW w:w="4746" w:type="dxa"/>
            <w:shd w:val="clear" w:color="auto" w:fill="FFFFFF"/>
            <w:tcMar>
              <w:top w:w="40" w:type="dxa"/>
              <w:left w:w="80" w:type="dxa"/>
              <w:bottom w:w="40" w:type="dxa"/>
              <w:right w:w="80" w:type="dxa"/>
            </w:tcMar>
            <w:vAlign w:val="center"/>
          </w:tcPr>
          <w:p w14:paraId="1C46BF27" w14:textId="77777777" w:rsidR="006C4FB2" w:rsidRDefault="00000000">
            <w:pPr>
              <w:spacing w:before="20" w:after="20"/>
            </w:pPr>
            <w:r>
              <w:rPr>
                <w:sz w:val="15"/>
                <w:szCs w:val="15"/>
              </w:rPr>
              <w:t>Family session; IVR addressed to her on the shared phone at her chosen time</w:t>
            </w:r>
          </w:p>
        </w:tc>
      </w:tr>
      <w:tr w:rsidR="006C4FB2" w14:paraId="7CDF76B1" w14:textId="77777777">
        <w:trPr>
          <w:cantSplit/>
        </w:trPr>
        <w:tc>
          <w:tcPr>
            <w:tcW w:w="2700" w:type="dxa"/>
            <w:shd w:val="clear" w:color="auto" w:fill="F4F7FB"/>
            <w:tcMar>
              <w:top w:w="40" w:type="dxa"/>
              <w:left w:w="80" w:type="dxa"/>
              <w:bottom w:w="40" w:type="dxa"/>
              <w:right w:w="80" w:type="dxa"/>
            </w:tcMar>
            <w:vAlign w:val="center"/>
          </w:tcPr>
          <w:p w14:paraId="22A28FA4" w14:textId="77777777" w:rsidR="006C4FB2" w:rsidRDefault="00000000">
            <w:pPr>
              <w:spacing w:before="20" w:after="20"/>
            </w:pPr>
            <w:r>
              <w:rPr>
                <w:sz w:val="15"/>
                <w:szCs w:val="15"/>
              </w:rPr>
              <w:t>Spending the whole instalment at once</w:t>
            </w:r>
          </w:p>
        </w:tc>
        <w:tc>
          <w:tcPr>
            <w:tcW w:w="2300" w:type="dxa"/>
            <w:shd w:val="clear" w:color="auto" w:fill="F4F7FB"/>
            <w:tcMar>
              <w:top w:w="40" w:type="dxa"/>
              <w:left w:w="80" w:type="dxa"/>
              <w:bottom w:w="40" w:type="dxa"/>
              <w:right w:w="80" w:type="dxa"/>
            </w:tcMar>
            <w:vAlign w:val="center"/>
          </w:tcPr>
          <w:p w14:paraId="516D3C3A" w14:textId="77777777" w:rsidR="006C4FB2" w:rsidRDefault="00000000">
            <w:pPr>
              <w:spacing w:before="20" w:after="20"/>
            </w:pPr>
            <w:r>
              <w:rPr>
                <w:sz w:val="15"/>
                <w:szCs w:val="15"/>
              </w:rPr>
              <w:t>Default and labelling</w:t>
            </w:r>
          </w:p>
        </w:tc>
        <w:tc>
          <w:tcPr>
            <w:tcW w:w="4746" w:type="dxa"/>
            <w:shd w:val="clear" w:color="auto" w:fill="F4F7FB"/>
            <w:tcMar>
              <w:top w:w="40" w:type="dxa"/>
              <w:left w:w="80" w:type="dxa"/>
              <w:bottom w:w="40" w:type="dxa"/>
              <w:right w:w="80" w:type="dxa"/>
            </w:tcMar>
            <w:vAlign w:val="center"/>
          </w:tcPr>
          <w:p w14:paraId="66AC5901" w14:textId="77777777" w:rsidR="006C4FB2" w:rsidRDefault="00000000">
            <w:pPr>
              <w:spacing w:before="20" w:after="20"/>
            </w:pPr>
            <w:r>
              <w:rPr>
                <w:sz w:val="15"/>
                <w:szCs w:val="15"/>
              </w:rPr>
              <w:t>“Leave a little in the wallet” (C4, IVR-8) at each tranche</w:t>
            </w:r>
          </w:p>
        </w:tc>
      </w:tr>
      <w:tr w:rsidR="006C4FB2" w14:paraId="0F8F41FC" w14:textId="77777777">
        <w:trPr>
          <w:cantSplit/>
        </w:trPr>
        <w:tc>
          <w:tcPr>
            <w:tcW w:w="2700" w:type="dxa"/>
            <w:shd w:val="clear" w:color="auto" w:fill="FFFFFF"/>
            <w:tcMar>
              <w:top w:w="40" w:type="dxa"/>
              <w:left w:w="80" w:type="dxa"/>
              <w:bottom w:w="40" w:type="dxa"/>
              <w:right w:w="80" w:type="dxa"/>
            </w:tcMar>
            <w:vAlign w:val="center"/>
          </w:tcPr>
          <w:p w14:paraId="23D963C1" w14:textId="77777777" w:rsidR="006C4FB2" w:rsidRDefault="00000000">
            <w:pPr>
              <w:spacing w:before="20" w:after="20"/>
            </w:pPr>
            <w:r>
              <w:rPr>
                <w:sz w:val="15"/>
                <w:szCs w:val="15"/>
              </w:rPr>
              <w:t>Distrust of unknown callers</w:t>
            </w:r>
          </w:p>
        </w:tc>
        <w:tc>
          <w:tcPr>
            <w:tcW w:w="2300" w:type="dxa"/>
            <w:shd w:val="clear" w:color="auto" w:fill="FFFFFF"/>
            <w:tcMar>
              <w:top w:w="40" w:type="dxa"/>
              <w:left w:w="80" w:type="dxa"/>
              <w:bottom w:w="40" w:type="dxa"/>
              <w:right w:w="80" w:type="dxa"/>
            </w:tcMar>
            <w:vAlign w:val="center"/>
          </w:tcPr>
          <w:p w14:paraId="65D4BBE7" w14:textId="77777777" w:rsidR="006C4FB2" w:rsidRDefault="00000000">
            <w:pPr>
              <w:spacing w:before="20" w:after="20"/>
            </w:pPr>
            <w:r>
              <w:rPr>
                <w:sz w:val="15"/>
                <w:szCs w:val="15"/>
              </w:rPr>
              <w:t>Trusted messenger</w:t>
            </w:r>
          </w:p>
        </w:tc>
        <w:tc>
          <w:tcPr>
            <w:tcW w:w="4746" w:type="dxa"/>
            <w:shd w:val="clear" w:color="auto" w:fill="FFFFFF"/>
            <w:tcMar>
              <w:top w:w="40" w:type="dxa"/>
              <w:left w:w="80" w:type="dxa"/>
              <w:bottom w:w="40" w:type="dxa"/>
              <w:right w:w="80" w:type="dxa"/>
            </w:tcMar>
            <w:vAlign w:val="center"/>
          </w:tcPr>
          <w:p w14:paraId="2D397020" w14:textId="77777777" w:rsidR="006C4FB2" w:rsidRDefault="00000000">
            <w:pPr>
              <w:spacing w:before="20" w:after="20"/>
            </w:pPr>
            <w:r>
              <w:rPr>
                <w:sz w:val="15"/>
                <w:szCs w:val="15"/>
              </w:rPr>
              <w:t>8171 identity; caller ID announced in Session A; BISP venue and staff</w:t>
            </w:r>
          </w:p>
        </w:tc>
      </w:tr>
    </w:tbl>
    <w:p w14:paraId="05E32988" w14:textId="77777777" w:rsidR="006C4FB2" w:rsidRDefault="00000000">
      <w:pPr>
        <w:spacing w:after="100" w:line="264" w:lineRule="auto"/>
        <w:jc w:val="both"/>
      </w:pPr>
      <w:r>
        <w:rPr>
          <w:b/>
          <w:bCs/>
        </w:rPr>
        <w:t>Community channels</w:t>
      </w:r>
      <w:r>
        <w:t xml:space="preserve"> carry reinforcement to women the digital layer cannot reach. Each cohort nominates a </w:t>
      </w:r>
      <w:r>
        <w:rPr>
          <w:b/>
          <w:bCs/>
        </w:rPr>
        <w:t>Peer Rahnuma</w:t>
      </w:r>
      <w:r>
        <w:t xml:space="preserve"> (about 33,000 in all), normally a segment A or B woman, who receives a 15-minute briefing in Session B and joins a trainer-led WhatsApp group. She relays IVR lessons to neighbours without phones, accompanies first withdrawals on request and convenes a monthly recap circle; she never handles money, PINs or SIMs, and is recognised with a BISP–SDPI certificate. This cascade from trainer to Rahnuma to neighbour extends coverage among segments D and E at negligible cost. Printed Wallet Cards and flyers are distributed at venues and payment points, and zero-deduction posters at agent outlets are placed where BISP and the partner institutions agree.</w:t>
      </w:r>
    </w:p>
    <w:p w14:paraId="76BCF6BB" w14:textId="77777777" w:rsidR="006C4FB2" w:rsidRDefault="00000000">
      <w:pPr>
        <w:pStyle w:val="Heading2"/>
        <w:keepNext/>
      </w:pPr>
      <w:bookmarkStart w:id="58" w:name="_Toc242799514"/>
      <w:r>
        <w:t>5.6 Phase 1 pilot and course-correction methodology</w:t>
      </w:r>
      <w:bookmarkEnd w:id="58"/>
    </w:p>
    <w:p w14:paraId="4A526A34" w14:textId="77777777" w:rsidR="006C4FB2" w:rsidRDefault="00000000">
      <w:pPr>
        <w:spacing w:after="100" w:line="264" w:lineRule="auto"/>
        <w:jc w:val="both"/>
      </w:pPr>
      <w:r>
        <w:t xml:space="preserve">SDPI will run Phase 1 as a learning operation with a measurement plan fixed before roll-out. Four design questions are tested through </w:t>
      </w:r>
      <w:r>
        <w:rPr>
          <w:b/>
          <w:bCs/>
        </w:rPr>
        <w:t>cohort-level randomised variations</w:t>
      </w:r>
      <w:r>
        <w:t xml:space="preserve"> that cost nothing extra to run: (i) morning against evening IVR call windows; (ii) social-norm against standard SMS wording; (iii) offering Peer Rahnuma accompaniment against not offering it; and (iv) a 45-second against a 90-second IVR drama. Results feed D6 and Learning Report 1. Progression to Phase 2 is governed by explicit gate criteria agreed with Karandaaz:</w:t>
      </w:r>
    </w:p>
    <w:p w14:paraId="56C139E9" w14:textId="77777777" w:rsidR="006C4FB2" w:rsidRDefault="00000000">
      <w:pPr>
        <w:keepNext/>
        <w:spacing w:before="120" w:after="60"/>
      </w:pPr>
      <w:r>
        <w:rPr>
          <w:rFonts w:ascii="Montserrat SemiBold" w:eastAsia="Montserrat SemiBold" w:hAnsi="Montserrat SemiBold" w:cs="Montserrat SemiBold"/>
          <w:color w:val="1F3864"/>
          <w:sz w:val="16"/>
          <w:szCs w:val="16"/>
        </w:rPr>
        <w:lastRenderedPageBreak/>
        <w:t xml:space="preserve">Table 17: </w:t>
      </w:r>
      <w:r>
        <w:rPr>
          <w:b/>
          <w:bCs/>
          <w:color w:val="1F3864"/>
          <w:sz w:val="16"/>
          <w:szCs w:val="16"/>
        </w:rPr>
        <w:t>Phase 1 quality gate (D6) criteria</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3300"/>
        <w:gridCol w:w="2700"/>
        <w:gridCol w:w="3746"/>
      </w:tblGrid>
      <w:tr w:rsidR="006C4FB2" w14:paraId="085188D5" w14:textId="77777777">
        <w:trPr>
          <w:cantSplit/>
          <w:tblHeader/>
        </w:trPr>
        <w:tc>
          <w:tcPr>
            <w:tcW w:w="3300" w:type="dxa"/>
            <w:shd w:val="clear" w:color="auto" w:fill="1F3864"/>
            <w:tcMar>
              <w:top w:w="50" w:type="dxa"/>
              <w:left w:w="80" w:type="dxa"/>
              <w:bottom w:w="50" w:type="dxa"/>
              <w:right w:w="80" w:type="dxa"/>
            </w:tcMar>
            <w:vAlign w:val="center"/>
          </w:tcPr>
          <w:p w14:paraId="4DD7847F" w14:textId="77777777" w:rsidR="006C4FB2" w:rsidRDefault="00000000">
            <w:pPr>
              <w:spacing w:before="20" w:after="20"/>
            </w:pPr>
            <w:r>
              <w:rPr>
                <w:b/>
                <w:bCs/>
                <w:color w:val="FFFFFF"/>
                <w:sz w:val="15"/>
                <w:szCs w:val="15"/>
              </w:rPr>
              <w:t>Indicator</w:t>
            </w:r>
          </w:p>
        </w:tc>
        <w:tc>
          <w:tcPr>
            <w:tcW w:w="2700" w:type="dxa"/>
            <w:shd w:val="clear" w:color="auto" w:fill="1F3864"/>
            <w:tcMar>
              <w:top w:w="50" w:type="dxa"/>
              <w:left w:w="80" w:type="dxa"/>
              <w:bottom w:w="50" w:type="dxa"/>
              <w:right w:w="80" w:type="dxa"/>
            </w:tcMar>
            <w:vAlign w:val="center"/>
          </w:tcPr>
          <w:p w14:paraId="6002E8B5" w14:textId="77777777" w:rsidR="006C4FB2" w:rsidRDefault="00000000">
            <w:pPr>
              <w:spacing w:before="20" w:after="20"/>
            </w:pPr>
            <w:r>
              <w:rPr>
                <w:b/>
                <w:bCs/>
                <w:color w:val="FFFFFF"/>
                <w:sz w:val="15"/>
                <w:szCs w:val="15"/>
              </w:rPr>
              <w:t>Gate threshold</w:t>
            </w:r>
          </w:p>
        </w:tc>
        <w:tc>
          <w:tcPr>
            <w:tcW w:w="3746" w:type="dxa"/>
            <w:shd w:val="clear" w:color="auto" w:fill="1F3864"/>
            <w:tcMar>
              <w:top w:w="50" w:type="dxa"/>
              <w:left w:w="80" w:type="dxa"/>
              <w:bottom w:w="50" w:type="dxa"/>
              <w:right w:w="80" w:type="dxa"/>
            </w:tcMar>
            <w:vAlign w:val="center"/>
          </w:tcPr>
          <w:p w14:paraId="6AA64929" w14:textId="77777777" w:rsidR="006C4FB2" w:rsidRDefault="00000000">
            <w:pPr>
              <w:spacing w:before="20" w:after="20"/>
            </w:pPr>
            <w:r>
              <w:rPr>
                <w:b/>
                <w:bCs/>
                <w:color w:val="FFFFFF"/>
                <w:sz w:val="15"/>
                <w:szCs w:val="15"/>
              </w:rPr>
              <w:t>Action if not met</w:t>
            </w:r>
          </w:p>
        </w:tc>
      </w:tr>
      <w:tr w:rsidR="006C4FB2" w14:paraId="6F1AB445" w14:textId="77777777">
        <w:trPr>
          <w:cantSplit/>
        </w:trPr>
        <w:tc>
          <w:tcPr>
            <w:tcW w:w="3300" w:type="dxa"/>
            <w:shd w:val="clear" w:color="auto" w:fill="FFFFFF"/>
            <w:tcMar>
              <w:top w:w="40" w:type="dxa"/>
              <w:left w:w="80" w:type="dxa"/>
              <w:bottom w:w="40" w:type="dxa"/>
              <w:right w:w="80" w:type="dxa"/>
            </w:tcMar>
            <w:vAlign w:val="center"/>
          </w:tcPr>
          <w:p w14:paraId="3AFB0C2D" w14:textId="77777777" w:rsidR="006C4FB2" w:rsidRDefault="00000000">
            <w:pPr>
              <w:spacing w:before="20" w:after="20"/>
            </w:pPr>
            <w:r>
              <w:rPr>
                <w:sz w:val="15"/>
                <w:szCs w:val="15"/>
              </w:rPr>
              <w:t>Session A attendance of mobilised women</w:t>
            </w:r>
          </w:p>
        </w:tc>
        <w:tc>
          <w:tcPr>
            <w:tcW w:w="2700" w:type="dxa"/>
            <w:shd w:val="clear" w:color="auto" w:fill="FFFFFF"/>
            <w:tcMar>
              <w:top w:w="40" w:type="dxa"/>
              <w:left w:w="80" w:type="dxa"/>
              <w:bottom w:w="40" w:type="dxa"/>
              <w:right w:w="80" w:type="dxa"/>
            </w:tcMar>
            <w:vAlign w:val="center"/>
          </w:tcPr>
          <w:p w14:paraId="4C0EE80C" w14:textId="77777777" w:rsidR="006C4FB2" w:rsidRDefault="00000000">
            <w:pPr>
              <w:spacing w:before="20" w:after="20"/>
            </w:pPr>
            <w:r>
              <w:rPr>
                <w:sz w:val="15"/>
                <w:szCs w:val="15"/>
              </w:rPr>
              <w:t>≥ 85%</w:t>
            </w:r>
          </w:p>
        </w:tc>
        <w:tc>
          <w:tcPr>
            <w:tcW w:w="3746" w:type="dxa"/>
            <w:shd w:val="clear" w:color="auto" w:fill="FFFFFF"/>
            <w:tcMar>
              <w:top w:w="40" w:type="dxa"/>
              <w:left w:w="80" w:type="dxa"/>
              <w:bottom w:w="40" w:type="dxa"/>
              <w:right w:w="80" w:type="dxa"/>
            </w:tcMar>
            <w:vAlign w:val="center"/>
          </w:tcPr>
          <w:p w14:paraId="72E8FC0F" w14:textId="77777777" w:rsidR="006C4FB2" w:rsidRDefault="00000000">
            <w:pPr>
              <w:spacing w:before="20" w:after="20"/>
            </w:pPr>
            <w:r>
              <w:rPr>
                <w:sz w:val="15"/>
                <w:szCs w:val="15"/>
              </w:rPr>
              <w:t>Revise mobilisation script, venue mix and timing in affected tehsils</w:t>
            </w:r>
          </w:p>
        </w:tc>
      </w:tr>
      <w:tr w:rsidR="006C4FB2" w14:paraId="6B13E1DF" w14:textId="77777777">
        <w:trPr>
          <w:cantSplit/>
        </w:trPr>
        <w:tc>
          <w:tcPr>
            <w:tcW w:w="3300" w:type="dxa"/>
            <w:shd w:val="clear" w:color="auto" w:fill="F4F7FB"/>
            <w:tcMar>
              <w:top w:w="40" w:type="dxa"/>
              <w:left w:w="80" w:type="dxa"/>
              <w:bottom w:w="40" w:type="dxa"/>
              <w:right w:w="80" w:type="dxa"/>
            </w:tcMar>
            <w:vAlign w:val="center"/>
          </w:tcPr>
          <w:p w14:paraId="6E82BFC3" w14:textId="77777777" w:rsidR="006C4FB2" w:rsidRDefault="00000000">
            <w:pPr>
              <w:spacing w:before="20" w:after="20"/>
            </w:pPr>
            <w:r>
              <w:rPr>
                <w:sz w:val="15"/>
                <w:szCs w:val="15"/>
              </w:rPr>
              <w:t>Return to Session B</w:t>
            </w:r>
          </w:p>
        </w:tc>
        <w:tc>
          <w:tcPr>
            <w:tcW w:w="2700" w:type="dxa"/>
            <w:shd w:val="clear" w:color="auto" w:fill="F4F7FB"/>
            <w:tcMar>
              <w:top w:w="40" w:type="dxa"/>
              <w:left w:w="80" w:type="dxa"/>
              <w:bottom w:w="40" w:type="dxa"/>
              <w:right w:w="80" w:type="dxa"/>
            </w:tcMar>
            <w:vAlign w:val="center"/>
          </w:tcPr>
          <w:p w14:paraId="2903900E" w14:textId="77777777" w:rsidR="006C4FB2" w:rsidRDefault="00000000">
            <w:pPr>
              <w:spacing w:before="20" w:after="20"/>
            </w:pPr>
            <w:r>
              <w:rPr>
                <w:sz w:val="15"/>
                <w:szCs w:val="15"/>
              </w:rPr>
              <w:t>≥ 80% of Session A attendees</w:t>
            </w:r>
          </w:p>
        </w:tc>
        <w:tc>
          <w:tcPr>
            <w:tcW w:w="3746" w:type="dxa"/>
            <w:shd w:val="clear" w:color="auto" w:fill="F4F7FB"/>
            <w:tcMar>
              <w:top w:w="40" w:type="dxa"/>
              <w:left w:w="80" w:type="dxa"/>
              <w:bottom w:w="40" w:type="dxa"/>
              <w:right w:w="80" w:type="dxa"/>
            </w:tcMar>
            <w:vAlign w:val="center"/>
          </w:tcPr>
          <w:p w14:paraId="08BA3870" w14:textId="77777777" w:rsidR="006C4FB2" w:rsidRDefault="00000000">
            <w:pPr>
              <w:spacing w:before="20" w:after="20"/>
            </w:pPr>
            <w:r>
              <w:rPr>
                <w:sz w:val="15"/>
                <w:szCs w:val="15"/>
              </w:rPr>
              <w:t>Shorten the gap, add Wednesday make-ups, strengthen T−3 reminders</w:t>
            </w:r>
          </w:p>
        </w:tc>
      </w:tr>
      <w:tr w:rsidR="006C4FB2" w14:paraId="3B64A95A" w14:textId="77777777">
        <w:trPr>
          <w:cantSplit/>
        </w:trPr>
        <w:tc>
          <w:tcPr>
            <w:tcW w:w="3300" w:type="dxa"/>
            <w:shd w:val="clear" w:color="auto" w:fill="FFFFFF"/>
            <w:tcMar>
              <w:top w:w="40" w:type="dxa"/>
              <w:left w:w="80" w:type="dxa"/>
              <w:bottom w:w="40" w:type="dxa"/>
              <w:right w:w="80" w:type="dxa"/>
            </w:tcMar>
            <w:vAlign w:val="center"/>
          </w:tcPr>
          <w:p w14:paraId="74CD2943" w14:textId="77777777" w:rsidR="006C4FB2" w:rsidRDefault="00000000">
            <w:pPr>
              <w:spacing w:before="20" w:after="20"/>
            </w:pPr>
            <w:r>
              <w:rPr>
                <w:sz w:val="15"/>
                <w:szCs w:val="15"/>
              </w:rPr>
              <w:t>Knowledge gain (pre to post)</w:t>
            </w:r>
          </w:p>
        </w:tc>
        <w:tc>
          <w:tcPr>
            <w:tcW w:w="2700" w:type="dxa"/>
            <w:shd w:val="clear" w:color="auto" w:fill="FFFFFF"/>
            <w:tcMar>
              <w:top w:w="40" w:type="dxa"/>
              <w:left w:w="80" w:type="dxa"/>
              <w:bottom w:w="40" w:type="dxa"/>
              <w:right w:w="80" w:type="dxa"/>
            </w:tcMar>
            <w:vAlign w:val="center"/>
          </w:tcPr>
          <w:p w14:paraId="7DB4D5EA" w14:textId="77777777" w:rsidR="006C4FB2" w:rsidRDefault="00000000">
            <w:pPr>
              <w:spacing w:before="20" w:after="20"/>
            </w:pPr>
            <w:r>
              <w:rPr>
                <w:sz w:val="15"/>
                <w:szCs w:val="15"/>
              </w:rPr>
              <w:t>≥ 70% of women improve by ≥ 20%</w:t>
            </w:r>
          </w:p>
        </w:tc>
        <w:tc>
          <w:tcPr>
            <w:tcW w:w="3746" w:type="dxa"/>
            <w:shd w:val="clear" w:color="auto" w:fill="FFFFFF"/>
            <w:tcMar>
              <w:top w:w="40" w:type="dxa"/>
              <w:left w:w="80" w:type="dxa"/>
              <w:bottom w:w="40" w:type="dxa"/>
              <w:right w:w="80" w:type="dxa"/>
            </w:tcMar>
            <w:vAlign w:val="center"/>
          </w:tcPr>
          <w:p w14:paraId="1D7F657A" w14:textId="77777777" w:rsidR="006C4FB2" w:rsidRDefault="00000000">
            <w:pPr>
              <w:spacing w:before="20" w:after="20"/>
            </w:pPr>
            <w:r>
              <w:rPr>
                <w:sz w:val="15"/>
                <w:szCs w:val="15"/>
              </w:rPr>
              <w:t>Revise modules with the lowest item gains; refresher ToT</w:t>
            </w:r>
          </w:p>
        </w:tc>
      </w:tr>
      <w:tr w:rsidR="006C4FB2" w14:paraId="0DA4C246" w14:textId="77777777">
        <w:trPr>
          <w:cantSplit/>
        </w:trPr>
        <w:tc>
          <w:tcPr>
            <w:tcW w:w="3300" w:type="dxa"/>
            <w:shd w:val="clear" w:color="auto" w:fill="F4F7FB"/>
            <w:tcMar>
              <w:top w:w="40" w:type="dxa"/>
              <w:left w:w="80" w:type="dxa"/>
              <w:bottom w:w="40" w:type="dxa"/>
              <w:right w:w="80" w:type="dxa"/>
            </w:tcMar>
            <w:vAlign w:val="center"/>
          </w:tcPr>
          <w:p w14:paraId="1FC1A5BC" w14:textId="77777777" w:rsidR="006C4FB2" w:rsidRDefault="00000000">
            <w:pPr>
              <w:spacing w:before="20" w:after="20"/>
            </w:pPr>
            <w:r>
              <w:rPr>
                <w:sz w:val="15"/>
                <w:szCs w:val="15"/>
              </w:rPr>
              <w:t>Digital readiness tasks (DRCA sub-sample)</w:t>
            </w:r>
          </w:p>
        </w:tc>
        <w:tc>
          <w:tcPr>
            <w:tcW w:w="2700" w:type="dxa"/>
            <w:shd w:val="clear" w:color="auto" w:fill="F4F7FB"/>
            <w:tcMar>
              <w:top w:w="40" w:type="dxa"/>
              <w:left w:w="80" w:type="dxa"/>
              <w:bottom w:w="40" w:type="dxa"/>
              <w:right w:w="80" w:type="dxa"/>
            </w:tcMar>
            <w:vAlign w:val="center"/>
          </w:tcPr>
          <w:p w14:paraId="62FFCE13" w14:textId="77777777" w:rsidR="006C4FB2" w:rsidRDefault="00000000">
            <w:pPr>
              <w:spacing w:before="20" w:after="20"/>
            </w:pPr>
            <w:r>
              <w:rPr>
                <w:sz w:val="15"/>
                <w:szCs w:val="15"/>
              </w:rPr>
              <w:t>≥ 60% complete all five core tasks</w:t>
            </w:r>
          </w:p>
        </w:tc>
        <w:tc>
          <w:tcPr>
            <w:tcW w:w="3746" w:type="dxa"/>
            <w:shd w:val="clear" w:color="auto" w:fill="F4F7FB"/>
            <w:tcMar>
              <w:top w:w="40" w:type="dxa"/>
              <w:left w:w="80" w:type="dxa"/>
              <w:bottom w:w="40" w:type="dxa"/>
              <w:right w:w="80" w:type="dxa"/>
            </w:tcMar>
            <w:vAlign w:val="center"/>
          </w:tcPr>
          <w:p w14:paraId="0A919243" w14:textId="77777777" w:rsidR="006C4FB2" w:rsidRDefault="00000000">
            <w:pPr>
              <w:spacing w:before="20" w:after="20"/>
            </w:pPr>
            <w:r>
              <w:rPr>
                <w:sz w:val="15"/>
                <w:szCs w:val="15"/>
              </w:rPr>
              <w:t>Add practice time and simulator drills</w:t>
            </w:r>
          </w:p>
        </w:tc>
      </w:tr>
      <w:tr w:rsidR="006C4FB2" w14:paraId="20624606" w14:textId="77777777">
        <w:trPr>
          <w:cantSplit/>
        </w:trPr>
        <w:tc>
          <w:tcPr>
            <w:tcW w:w="3300" w:type="dxa"/>
            <w:shd w:val="clear" w:color="auto" w:fill="FFFFFF"/>
            <w:tcMar>
              <w:top w:w="40" w:type="dxa"/>
              <w:left w:w="80" w:type="dxa"/>
              <w:bottom w:w="40" w:type="dxa"/>
              <w:right w:w="80" w:type="dxa"/>
            </w:tcMar>
            <w:vAlign w:val="center"/>
          </w:tcPr>
          <w:p w14:paraId="04BDB82C" w14:textId="77777777" w:rsidR="006C4FB2" w:rsidRDefault="00000000">
            <w:pPr>
              <w:spacing w:before="20" w:after="20"/>
            </w:pPr>
            <w:r>
              <w:rPr>
                <w:sz w:val="15"/>
                <w:szCs w:val="15"/>
              </w:rPr>
              <w:t>IVR reach</w:t>
            </w:r>
          </w:p>
        </w:tc>
        <w:tc>
          <w:tcPr>
            <w:tcW w:w="2700" w:type="dxa"/>
            <w:shd w:val="clear" w:color="auto" w:fill="FFFFFF"/>
            <w:tcMar>
              <w:top w:w="40" w:type="dxa"/>
              <w:left w:w="80" w:type="dxa"/>
              <w:bottom w:w="40" w:type="dxa"/>
              <w:right w:w="80" w:type="dxa"/>
            </w:tcMar>
            <w:vAlign w:val="center"/>
          </w:tcPr>
          <w:p w14:paraId="7D4F210F" w14:textId="77777777" w:rsidR="006C4FB2" w:rsidRDefault="00000000">
            <w:pPr>
              <w:spacing w:before="20" w:after="20"/>
            </w:pPr>
            <w:r>
              <w:rPr>
                <w:sz w:val="15"/>
                <w:szCs w:val="15"/>
              </w:rPr>
              <w:t>≥ 55% answer at least one lesson; ≥ 60% average listen-through</w:t>
            </w:r>
          </w:p>
        </w:tc>
        <w:tc>
          <w:tcPr>
            <w:tcW w:w="3746" w:type="dxa"/>
            <w:shd w:val="clear" w:color="auto" w:fill="FFFFFF"/>
            <w:tcMar>
              <w:top w:w="40" w:type="dxa"/>
              <w:left w:w="80" w:type="dxa"/>
              <w:bottom w:w="40" w:type="dxa"/>
              <w:right w:w="80" w:type="dxa"/>
            </w:tcMar>
            <w:vAlign w:val="center"/>
          </w:tcPr>
          <w:p w14:paraId="5FB43BAD" w14:textId="77777777" w:rsidR="006C4FB2" w:rsidRDefault="00000000">
            <w:pPr>
              <w:spacing w:before="20" w:after="20"/>
            </w:pPr>
            <w:r>
              <w:rPr>
                <w:sz w:val="15"/>
                <w:szCs w:val="15"/>
              </w:rPr>
              <w:t>Change call windows, voice talent or language mix</w:t>
            </w:r>
          </w:p>
        </w:tc>
      </w:tr>
      <w:tr w:rsidR="006C4FB2" w14:paraId="471639B2" w14:textId="77777777">
        <w:trPr>
          <w:cantSplit/>
        </w:trPr>
        <w:tc>
          <w:tcPr>
            <w:tcW w:w="3300" w:type="dxa"/>
            <w:shd w:val="clear" w:color="auto" w:fill="F4F7FB"/>
            <w:tcMar>
              <w:top w:w="40" w:type="dxa"/>
              <w:left w:w="80" w:type="dxa"/>
              <w:bottom w:w="40" w:type="dxa"/>
              <w:right w:w="80" w:type="dxa"/>
            </w:tcMar>
            <w:vAlign w:val="center"/>
          </w:tcPr>
          <w:p w14:paraId="7525166A" w14:textId="77777777" w:rsidR="006C4FB2" w:rsidRDefault="00000000">
            <w:pPr>
              <w:spacing w:before="20" w:after="20"/>
            </w:pPr>
            <w:r>
              <w:rPr>
                <w:sz w:val="15"/>
                <w:szCs w:val="15"/>
              </w:rPr>
              <w:t>Independent withdrawal at first tranche (self-report)</w:t>
            </w:r>
          </w:p>
        </w:tc>
        <w:tc>
          <w:tcPr>
            <w:tcW w:w="2700" w:type="dxa"/>
            <w:shd w:val="clear" w:color="auto" w:fill="F4F7FB"/>
            <w:tcMar>
              <w:top w:w="40" w:type="dxa"/>
              <w:left w:w="80" w:type="dxa"/>
              <w:bottom w:w="40" w:type="dxa"/>
              <w:right w:w="80" w:type="dxa"/>
            </w:tcMar>
            <w:vAlign w:val="center"/>
          </w:tcPr>
          <w:p w14:paraId="2AD9D03A" w14:textId="77777777" w:rsidR="006C4FB2" w:rsidRDefault="00000000">
            <w:pPr>
              <w:spacing w:before="20" w:after="20"/>
            </w:pPr>
            <w:r>
              <w:rPr>
                <w:sz w:val="15"/>
                <w:szCs w:val="15"/>
              </w:rPr>
              <w:t>≥ 50% (stretch target 70%)</w:t>
            </w:r>
          </w:p>
        </w:tc>
        <w:tc>
          <w:tcPr>
            <w:tcW w:w="3746" w:type="dxa"/>
            <w:shd w:val="clear" w:color="auto" w:fill="F4F7FB"/>
            <w:tcMar>
              <w:top w:w="40" w:type="dxa"/>
              <w:left w:w="80" w:type="dxa"/>
              <w:bottom w:w="40" w:type="dxa"/>
              <w:right w:w="80" w:type="dxa"/>
            </w:tcMar>
            <w:vAlign w:val="center"/>
          </w:tcPr>
          <w:p w14:paraId="01161452" w14:textId="77777777" w:rsidR="006C4FB2" w:rsidRDefault="00000000">
            <w:pPr>
              <w:spacing w:before="20" w:after="20"/>
            </w:pPr>
            <w:r>
              <w:rPr>
                <w:sz w:val="15"/>
                <w:szCs w:val="15"/>
              </w:rPr>
              <w:t>Increase desk coverage; revise the counter role-play</w:t>
            </w:r>
          </w:p>
        </w:tc>
      </w:tr>
      <w:tr w:rsidR="006C4FB2" w14:paraId="12E24438" w14:textId="77777777">
        <w:trPr>
          <w:cantSplit/>
        </w:trPr>
        <w:tc>
          <w:tcPr>
            <w:tcW w:w="3300" w:type="dxa"/>
            <w:shd w:val="clear" w:color="auto" w:fill="FFFFFF"/>
            <w:tcMar>
              <w:top w:w="40" w:type="dxa"/>
              <w:left w:w="80" w:type="dxa"/>
              <w:bottom w:w="40" w:type="dxa"/>
              <w:right w:w="80" w:type="dxa"/>
            </w:tcMar>
            <w:vAlign w:val="center"/>
          </w:tcPr>
          <w:p w14:paraId="3AB04C70" w14:textId="77777777" w:rsidR="006C4FB2" w:rsidRDefault="00000000">
            <w:pPr>
              <w:spacing w:before="20" w:after="20"/>
            </w:pPr>
            <w:r>
              <w:rPr>
                <w:sz w:val="15"/>
                <w:szCs w:val="15"/>
              </w:rPr>
              <w:t>Sessions meeting quality standard</w:t>
            </w:r>
          </w:p>
        </w:tc>
        <w:tc>
          <w:tcPr>
            <w:tcW w:w="2700" w:type="dxa"/>
            <w:shd w:val="clear" w:color="auto" w:fill="FFFFFF"/>
            <w:tcMar>
              <w:top w:w="40" w:type="dxa"/>
              <w:left w:w="80" w:type="dxa"/>
              <w:bottom w:w="40" w:type="dxa"/>
              <w:right w:w="80" w:type="dxa"/>
            </w:tcMar>
            <w:vAlign w:val="center"/>
          </w:tcPr>
          <w:p w14:paraId="187143C6" w14:textId="77777777" w:rsidR="006C4FB2" w:rsidRDefault="00000000">
            <w:pPr>
              <w:spacing w:before="20" w:after="20"/>
            </w:pPr>
            <w:r>
              <w:rPr>
                <w:sz w:val="15"/>
                <w:szCs w:val="15"/>
              </w:rPr>
              <w:t>≥ 60%</w:t>
            </w:r>
          </w:p>
        </w:tc>
        <w:tc>
          <w:tcPr>
            <w:tcW w:w="3746" w:type="dxa"/>
            <w:shd w:val="clear" w:color="auto" w:fill="FFFFFF"/>
            <w:tcMar>
              <w:top w:w="40" w:type="dxa"/>
              <w:left w:w="80" w:type="dxa"/>
              <w:bottom w:w="40" w:type="dxa"/>
              <w:right w:w="80" w:type="dxa"/>
            </w:tcMar>
            <w:vAlign w:val="center"/>
          </w:tcPr>
          <w:p w14:paraId="4C41C9A9" w14:textId="77777777" w:rsidR="006C4FB2" w:rsidRDefault="00000000">
            <w:pPr>
              <w:spacing w:before="20" w:after="20"/>
            </w:pPr>
            <w:r>
              <w:rPr>
                <w:sz w:val="15"/>
                <w:szCs w:val="15"/>
              </w:rPr>
              <w:t>Targeted coaching; replace under-performing trainers</w:t>
            </w:r>
          </w:p>
        </w:tc>
      </w:tr>
    </w:tbl>
    <w:p w14:paraId="0D5FDA6F" w14:textId="77777777" w:rsidR="006C4FB2" w:rsidRDefault="00000000">
      <w:pPr>
        <w:pStyle w:val="Heading1"/>
        <w:keepNext/>
      </w:pPr>
      <w:bookmarkStart w:id="59" w:name="_Toc242799515"/>
      <w:r>
        <w:t>6. Component 4: Monitoring, Reporting and Endline Assessment</w:t>
      </w:r>
      <w:bookmarkEnd w:id="59"/>
    </w:p>
    <w:p w14:paraId="314B8FBE" w14:textId="77777777" w:rsidR="006C4FB2" w:rsidRDefault="00000000">
      <w:pPr>
        <w:spacing w:after="100" w:line="264" w:lineRule="auto"/>
        <w:jc w:val="both"/>
      </w:pPr>
      <w:r>
        <w:t>SDPI holds reporting responsibility; outcome verification rests with the independent third-party MEL firm, and every SDPI indicator, dataset and dashboard is designed to be read and audited by that firm.</w:t>
      </w:r>
    </w:p>
    <w:p w14:paraId="3AD64770" w14:textId="77777777" w:rsidR="006C4FB2" w:rsidRDefault="00000000">
      <w:pPr>
        <w:pStyle w:val="Heading2"/>
        <w:keepNext/>
      </w:pPr>
      <w:bookmarkStart w:id="60" w:name="_Toc242799516"/>
      <w:r>
        <w:t>6.1 Indicator framework mapped to the success measures</w:t>
      </w:r>
      <w:bookmarkEnd w:id="60"/>
    </w:p>
    <w:p w14:paraId="497F5E3E"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18: </w:t>
      </w:r>
      <w:r>
        <w:rPr>
          <w:b/>
          <w:bCs/>
          <w:color w:val="1F3864"/>
          <w:sz w:val="16"/>
          <w:szCs w:val="16"/>
        </w:rPr>
        <w:t>Indicator framework</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1900"/>
        <w:gridCol w:w="3846"/>
        <w:gridCol w:w="2500"/>
        <w:gridCol w:w="1500"/>
      </w:tblGrid>
      <w:tr w:rsidR="006C4FB2" w14:paraId="04082E13" w14:textId="77777777">
        <w:trPr>
          <w:cantSplit/>
          <w:tblHeader/>
        </w:trPr>
        <w:tc>
          <w:tcPr>
            <w:tcW w:w="1900" w:type="dxa"/>
            <w:shd w:val="clear" w:color="auto" w:fill="1F3864"/>
            <w:tcMar>
              <w:top w:w="50" w:type="dxa"/>
              <w:left w:w="80" w:type="dxa"/>
              <w:bottom w:w="50" w:type="dxa"/>
              <w:right w:w="80" w:type="dxa"/>
            </w:tcMar>
            <w:vAlign w:val="center"/>
          </w:tcPr>
          <w:p w14:paraId="364F4019" w14:textId="77777777" w:rsidR="006C4FB2" w:rsidRDefault="00000000">
            <w:pPr>
              <w:spacing w:before="20" w:after="20"/>
            </w:pPr>
            <w:r>
              <w:rPr>
                <w:b/>
                <w:bCs/>
                <w:color w:val="FFFFFF"/>
                <w:sz w:val="15"/>
                <w:szCs w:val="15"/>
              </w:rPr>
              <w:t>RFP objective</w:t>
            </w:r>
          </w:p>
        </w:tc>
        <w:tc>
          <w:tcPr>
            <w:tcW w:w="3846" w:type="dxa"/>
            <w:shd w:val="clear" w:color="auto" w:fill="1F3864"/>
            <w:tcMar>
              <w:top w:w="50" w:type="dxa"/>
              <w:left w:w="80" w:type="dxa"/>
              <w:bottom w:w="50" w:type="dxa"/>
              <w:right w:w="80" w:type="dxa"/>
            </w:tcMar>
            <w:vAlign w:val="center"/>
          </w:tcPr>
          <w:p w14:paraId="195AD52D" w14:textId="77777777" w:rsidR="006C4FB2" w:rsidRDefault="00000000">
            <w:pPr>
              <w:spacing w:before="20" w:after="20"/>
            </w:pPr>
            <w:r>
              <w:rPr>
                <w:b/>
                <w:bCs/>
                <w:color w:val="FFFFFF"/>
                <w:sz w:val="15"/>
                <w:szCs w:val="15"/>
              </w:rPr>
              <w:t>Indicator (SDPI definition)</w:t>
            </w:r>
          </w:p>
        </w:tc>
        <w:tc>
          <w:tcPr>
            <w:tcW w:w="2500" w:type="dxa"/>
            <w:shd w:val="clear" w:color="auto" w:fill="1F3864"/>
            <w:tcMar>
              <w:top w:w="50" w:type="dxa"/>
              <w:left w:w="80" w:type="dxa"/>
              <w:bottom w:w="50" w:type="dxa"/>
              <w:right w:w="80" w:type="dxa"/>
            </w:tcMar>
            <w:vAlign w:val="center"/>
          </w:tcPr>
          <w:p w14:paraId="4CB0EDDF" w14:textId="77777777" w:rsidR="006C4FB2" w:rsidRDefault="00000000">
            <w:pPr>
              <w:spacing w:before="20" w:after="20"/>
            </w:pPr>
            <w:r>
              <w:rPr>
                <w:b/>
                <w:bCs/>
                <w:color w:val="FFFFFF"/>
                <w:sz w:val="15"/>
                <w:szCs w:val="15"/>
              </w:rPr>
              <w:t>Source and frequency</w:t>
            </w:r>
          </w:p>
        </w:tc>
        <w:tc>
          <w:tcPr>
            <w:tcW w:w="1500" w:type="dxa"/>
            <w:shd w:val="clear" w:color="auto" w:fill="1F3864"/>
            <w:tcMar>
              <w:top w:w="50" w:type="dxa"/>
              <w:left w:w="80" w:type="dxa"/>
              <w:bottom w:w="50" w:type="dxa"/>
              <w:right w:w="80" w:type="dxa"/>
            </w:tcMar>
            <w:vAlign w:val="center"/>
          </w:tcPr>
          <w:p w14:paraId="3AA26BA3" w14:textId="77777777" w:rsidR="006C4FB2" w:rsidRDefault="00000000">
            <w:pPr>
              <w:spacing w:before="20" w:after="20"/>
            </w:pPr>
            <w:r>
              <w:rPr>
                <w:b/>
                <w:bCs/>
                <w:color w:val="FFFFFF"/>
                <w:sz w:val="15"/>
                <w:szCs w:val="15"/>
              </w:rPr>
              <w:t>Target</w:t>
            </w:r>
          </w:p>
        </w:tc>
      </w:tr>
      <w:tr w:rsidR="006C4FB2" w14:paraId="431B6EF4" w14:textId="77777777">
        <w:trPr>
          <w:cantSplit/>
        </w:trPr>
        <w:tc>
          <w:tcPr>
            <w:tcW w:w="1900" w:type="dxa"/>
            <w:shd w:val="clear" w:color="auto" w:fill="FFFFFF"/>
            <w:tcMar>
              <w:top w:w="40" w:type="dxa"/>
              <w:left w:w="80" w:type="dxa"/>
              <w:bottom w:w="40" w:type="dxa"/>
              <w:right w:w="80" w:type="dxa"/>
            </w:tcMar>
            <w:vAlign w:val="center"/>
          </w:tcPr>
          <w:p w14:paraId="48DC4AEB" w14:textId="77777777" w:rsidR="006C4FB2" w:rsidRDefault="00000000">
            <w:pPr>
              <w:spacing w:before="20" w:after="20"/>
            </w:pPr>
            <w:r>
              <w:rPr>
                <w:sz w:val="15"/>
                <w:szCs w:val="15"/>
              </w:rPr>
              <w:t>Functional digital readiness</w:t>
            </w:r>
          </w:p>
        </w:tc>
        <w:tc>
          <w:tcPr>
            <w:tcW w:w="3846" w:type="dxa"/>
            <w:shd w:val="clear" w:color="auto" w:fill="FFFFFF"/>
            <w:tcMar>
              <w:top w:w="40" w:type="dxa"/>
              <w:left w:w="80" w:type="dxa"/>
              <w:bottom w:w="40" w:type="dxa"/>
              <w:right w:w="80" w:type="dxa"/>
            </w:tcMar>
            <w:vAlign w:val="center"/>
          </w:tcPr>
          <w:p w14:paraId="4633062B" w14:textId="77777777" w:rsidR="006C4FB2" w:rsidRDefault="00000000">
            <w:pPr>
              <w:spacing w:before="20" w:after="20"/>
            </w:pPr>
            <w:r>
              <w:rPr>
                <w:sz w:val="15"/>
                <w:szCs w:val="15"/>
              </w:rPr>
              <w:t>% completing five core tasks (own SIM in handset, private PIN entry, balance check, scam identification, verifying a credit SMS)</w:t>
            </w:r>
          </w:p>
        </w:tc>
        <w:tc>
          <w:tcPr>
            <w:tcW w:w="2500" w:type="dxa"/>
            <w:shd w:val="clear" w:color="auto" w:fill="FFFFFF"/>
            <w:tcMar>
              <w:top w:w="40" w:type="dxa"/>
              <w:left w:w="80" w:type="dxa"/>
              <w:bottom w:w="40" w:type="dxa"/>
              <w:right w:w="80" w:type="dxa"/>
            </w:tcMar>
            <w:vAlign w:val="center"/>
          </w:tcPr>
          <w:p w14:paraId="2E806F92" w14:textId="77777777" w:rsidR="006C4FB2" w:rsidRDefault="00000000">
            <w:pPr>
              <w:spacing w:before="20" w:after="20"/>
            </w:pPr>
            <w:r>
              <w:rPr>
                <w:sz w:val="15"/>
                <w:szCs w:val="15"/>
              </w:rPr>
              <w:t>DRCA: 20% cohort sub-sample at Session B; panel endline</w:t>
            </w:r>
          </w:p>
        </w:tc>
        <w:tc>
          <w:tcPr>
            <w:tcW w:w="1500" w:type="dxa"/>
            <w:shd w:val="clear" w:color="auto" w:fill="FFFFFF"/>
            <w:tcMar>
              <w:top w:w="40" w:type="dxa"/>
              <w:left w:w="80" w:type="dxa"/>
              <w:bottom w:w="40" w:type="dxa"/>
              <w:right w:w="80" w:type="dxa"/>
            </w:tcMar>
            <w:vAlign w:val="center"/>
          </w:tcPr>
          <w:p w14:paraId="1045069D" w14:textId="77777777" w:rsidR="006C4FB2" w:rsidRDefault="00000000">
            <w:pPr>
              <w:spacing w:before="20" w:after="20"/>
            </w:pPr>
            <w:r>
              <w:rPr>
                <w:sz w:val="15"/>
                <w:szCs w:val="15"/>
              </w:rPr>
              <w:t>≥ 60%</w:t>
            </w:r>
          </w:p>
        </w:tc>
      </w:tr>
      <w:tr w:rsidR="006C4FB2" w14:paraId="3CE06450" w14:textId="77777777">
        <w:trPr>
          <w:cantSplit/>
        </w:trPr>
        <w:tc>
          <w:tcPr>
            <w:tcW w:w="1900" w:type="dxa"/>
            <w:shd w:val="clear" w:color="auto" w:fill="F4F7FB"/>
            <w:tcMar>
              <w:top w:w="40" w:type="dxa"/>
              <w:left w:w="80" w:type="dxa"/>
              <w:bottom w:w="40" w:type="dxa"/>
              <w:right w:w="80" w:type="dxa"/>
            </w:tcMar>
            <w:vAlign w:val="center"/>
          </w:tcPr>
          <w:p w14:paraId="0E7C7025" w14:textId="77777777" w:rsidR="006C4FB2" w:rsidRDefault="00000000">
            <w:pPr>
              <w:spacing w:before="20" w:after="20"/>
            </w:pPr>
            <w:r>
              <w:rPr>
                <w:sz w:val="15"/>
                <w:szCs w:val="15"/>
              </w:rPr>
              <w:t>Knowledge and capability</w:t>
            </w:r>
          </w:p>
        </w:tc>
        <w:tc>
          <w:tcPr>
            <w:tcW w:w="3846" w:type="dxa"/>
            <w:shd w:val="clear" w:color="auto" w:fill="F4F7FB"/>
            <w:tcMar>
              <w:top w:w="40" w:type="dxa"/>
              <w:left w:w="80" w:type="dxa"/>
              <w:bottom w:w="40" w:type="dxa"/>
              <w:right w:w="80" w:type="dxa"/>
            </w:tcMar>
            <w:vAlign w:val="center"/>
          </w:tcPr>
          <w:p w14:paraId="56E6E553" w14:textId="77777777" w:rsidR="006C4FB2" w:rsidRDefault="00000000">
            <w:pPr>
              <w:spacing w:before="20" w:after="20"/>
            </w:pPr>
            <w:r>
              <w:rPr>
                <w:sz w:val="15"/>
                <w:szCs w:val="15"/>
              </w:rPr>
              <w:t>% with ≥ 20% improvement from pre- to post-test; % reporting increased confidence</w:t>
            </w:r>
          </w:p>
        </w:tc>
        <w:tc>
          <w:tcPr>
            <w:tcW w:w="2500" w:type="dxa"/>
            <w:shd w:val="clear" w:color="auto" w:fill="F4F7FB"/>
            <w:tcMar>
              <w:top w:w="40" w:type="dxa"/>
              <w:left w:w="80" w:type="dxa"/>
              <w:bottom w:w="40" w:type="dxa"/>
              <w:right w:w="80" w:type="dxa"/>
            </w:tcMar>
            <w:vAlign w:val="center"/>
          </w:tcPr>
          <w:p w14:paraId="72F88F98" w14:textId="77777777" w:rsidR="006C4FB2" w:rsidRDefault="00000000">
            <w:pPr>
              <w:spacing w:before="20" w:after="20"/>
            </w:pPr>
            <w:r>
              <w:rPr>
                <w:sz w:val="15"/>
                <w:szCs w:val="15"/>
              </w:rPr>
              <w:t>App pre/post (census); panel</w:t>
            </w:r>
          </w:p>
        </w:tc>
        <w:tc>
          <w:tcPr>
            <w:tcW w:w="1500" w:type="dxa"/>
            <w:shd w:val="clear" w:color="auto" w:fill="F4F7FB"/>
            <w:tcMar>
              <w:top w:w="40" w:type="dxa"/>
              <w:left w:w="80" w:type="dxa"/>
              <w:bottom w:w="40" w:type="dxa"/>
              <w:right w:w="80" w:type="dxa"/>
            </w:tcMar>
            <w:vAlign w:val="center"/>
          </w:tcPr>
          <w:p w14:paraId="44A9B061" w14:textId="77777777" w:rsidR="006C4FB2" w:rsidRDefault="00000000">
            <w:pPr>
              <w:spacing w:before="20" w:after="20"/>
            </w:pPr>
            <w:r>
              <w:rPr>
                <w:sz w:val="15"/>
                <w:szCs w:val="15"/>
              </w:rPr>
              <w:t>≥ 70%; ≥ 60%</w:t>
            </w:r>
          </w:p>
        </w:tc>
      </w:tr>
      <w:tr w:rsidR="006C4FB2" w14:paraId="0D83AB01" w14:textId="77777777">
        <w:trPr>
          <w:cantSplit/>
        </w:trPr>
        <w:tc>
          <w:tcPr>
            <w:tcW w:w="1900" w:type="dxa"/>
            <w:shd w:val="clear" w:color="auto" w:fill="FFFFFF"/>
            <w:tcMar>
              <w:top w:w="40" w:type="dxa"/>
              <w:left w:w="80" w:type="dxa"/>
              <w:bottom w:w="40" w:type="dxa"/>
              <w:right w:w="80" w:type="dxa"/>
            </w:tcMar>
            <w:vAlign w:val="center"/>
          </w:tcPr>
          <w:p w14:paraId="07751A32" w14:textId="77777777" w:rsidR="006C4FB2" w:rsidRDefault="00000000">
            <w:pPr>
              <w:spacing w:before="20" w:after="20"/>
            </w:pPr>
            <w:r>
              <w:rPr>
                <w:sz w:val="15"/>
                <w:szCs w:val="15"/>
              </w:rPr>
              <w:t>Onboarding and initial transactions</w:t>
            </w:r>
          </w:p>
        </w:tc>
        <w:tc>
          <w:tcPr>
            <w:tcW w:w="3846" w:type="dxa"/>
            <w:shd w:val="clear" w:color="auto" w:fill="FFFFFF"/>
            <w:tcMar>
              <w:top w:w="40" w:type="dxa"/>
              <w:left w:w="80" w:type="dxa"/>
              <w:bottom w:w="40" w:type="dxa"/>
              <w:right w:w="80" w:type="dxa"/>
            </w:tcMar>
            <w:vAlign w:val="center"/>
          </w:tcPr>
          <w:p w14:paraId="327AAE6E" w14:textId="77777777" w:rsidR="006C4FB2" w:rsidRDefault="00000000">
            <w:pPr>
              <w:spacing w:before="20" w:after="20"/>
            </w:pPr>
            <w:r>
              <w:rPr>
                <w:sz w:val="15"/>
                <w:szCs w:val="15"/>
              </w:rPr>
              <w:t>% accessing a full-mandate wallet; % completing ≥ 1 transaction within 30 days</w:t>
            </w:r>
          </w:p>
        </w:tc>
        <w:tc>
          <w:tcPr>
            <w:tcW w:w="2500" w:type="dxa"/>
            <w:shd w:val="clear" w:color="auto" w:fill="FFFFFF"/>
            <w:tcMar>
              <w:top w:w="40" w:type="dxa"/>
              <w:left w:w="80" w:type="dxa"/>
              <w:bottom w:w="40" w:type="dxa"/>
              <w:right w:w="80" w:type="dxa"/>
            </w:tcMar>
            <w:vAlign w:val="center"/>
          </w:tcPr>
          <w:p w14:paraId="278289A1" w14:textId="77777777" w:rsidR="006C4FB2" w:rsidRDefault="00000000">
            <w:pPr>
              <w:spacing w:before="20" w:after="20"/>
            </w:pPr>
            <w:r>
              <w:rPr>
                <w:sz w:val="15"/>
                <w:szCs w:val="15"/>
              </w:rPr>
              <w:t>Assisted-transaction log; T+7 IVR survey; BISP/FI data where shared</w:t>
            </w:r>
          </w:p>
        </w:tc>
        <w:tc>
          <w:tcPr>
            <w:tcW w:w="1500" w:type="dxa"/>
            <w:shd w:val="clear" w:color="auto" w:fill="FFFFFF"/>
            <w:tcMar>
              <w:top w:w="40" w:type="dxa"/>
              <w:left w:w="80" w:type="dxa"/>
              <w:bottom w:w="40" w:type="dxa"/>
              <w:right w:w="80" w:type="dxa"/>
            </w:tcMar>
            <w:vAlign w:val="center"/>
          </w:tcPr>
          <w:p w14:paraId="55E6ACE5" w14:textId="77777777" w:rsidR="006C4FB2" w:rsidRDefault="00000000">
            <w:pPr>
              <w:spacing w:before="20" w:after="20"/>
            </w:pPr>
            <w:r>
              <w:rPr>
                <w:sz w:val="15"/>
                <w:szCs w:val="15"/>
              </w:rPr>
              <w:t>≥ 40%; ≥ 40%</w:t>
            </w:r>
          </w:p>
        </w:tc>
      </w:tr>
      <w:tr w:rsidR="006C4FB2" w14:paraId="1B835174" w14:textId="77777777">
        <w:trPr>
          <w:cantSplit/>
        </w:trPr>
        <w:tc>
          <w:tcPr>
            <w:tcW w:w="1900" w:type="dxa"/>
            <w:shd w:val="clear" w:color="auto" w:fill="F4F7FB"/>
            <w:tcMar>
              <w:top w:w="40" w:type="dxa"/>
              <w:left w:w="80" w:type="dxa"/>
              <w:bottom w:w="40" w:type="dxa"/>
              <w:right w:w="80" w:type="dxa"/>
            </w:tcMar>
            <w:vAlign w:val="center"/>
          </w:tcPr>
          <w:p w14:paraId="0F4408BA" w14:textId="77777777" w:rsidR="006C4FB2" w:rsidRDefault="00000000">
            <w:pPr>
              <w:spacing w:before="20" w:after="20"/>
            </w:pPr>
            <w:r>
              <w:rPr>
                <w:sz w:val="15"/>
                <w:szCs w:val="15"/>
              </w:rPr>
              <w:t>Active and sustained use</w:t>
            </w:r>
          </w:p>
        </w:tc>
        <w:tc>
          <w:tcPr>
            <w:tcW w:w="3846" w:type="dxa"/>
            <w:shd w:val="clear" w:color="auto" w:fill="F4F7FB"/>
            <w:tcMar>
              <w:top w:w="40" w:type="dxa"/>
              <w:left w:w="80" w:type="dxa"/>
              <w:bottom w:w="40" w:type="dxa"/>
              <w:right w:w="80" w:type="dxa"/>
            </w:tcMar>
            <w:vAlign w:val="center"/>
          </w:tcPr>
          <w:p w14:paraId="400F865C" w14:textId="77777777" w:rsidR="006C4FB2" w:rsidRDefault="00000000">
            <w:pPr>
              <w:spacing w:before="20" w:after="20"/>
            </w:pPr>
            <w:r>
              <w:rPr>
                <w:sz w:val="15"/>
                <w:szCs w:val="15"/>
              </w:rPr>
              <w:t>% of transactors with ≥ 2 further transactions in 90 days; % using ≥ 2 use cases; GRM awareness among those with an issue</w:t>
            </w:r>
          </w:p>
        </w:tc>
        <w:tc>
          <w:tcPr>
            <w:tcW w:w="2500" w:type="dxa"/>
            <w:shd w:val="clear" w:color="auto" w:fill="F4F7FB"/>
            <w:tcMar>
              <w:top w:w="40" w:type="dxa"/>
              <w:left w:w="80" w:type="dxa"/>
              <w:bottom w:w="40" w:type="dxa"/>
              <w:right w:w="80" w:type="dxa"/>
            </w:tcMar>
            <w:vAlign w:val="center"/>
          </w:tcPr>
          <w:p w14:paraId="2EA25981" w14:textId="77777777" w:rsidR="006C4FB2" w:rsidRDefault="00000000">
            <w:pPr>
              <w:spacing w:before="20" w:after="20"/>
            </w:pPr>
            <w:r>
              <w:rPr>
                <w:sz w:val="15"/>
                <w:szCs w:val="15"/>
              </w:rPr>
              <w:t>Panel endline; IVR surveys; FI data where shared</w:t>
            </w:r>
          </w:p>
        </w:tc>
        <w:tc>
          <w:tcPr>
            <w:tcW w:w="1500" w:type="dxa"/>
            <w:shd w:val="clear" w:color="auto" w:fill="F4F7FB"/>
            <w:tcMar>
              <w:top w:w="40" w:type="dxa"/>
              <w:left w:w="80" w:type="dxa"/>
              <w:bottom w:w="40" w:type="dxa"/>
              <w:right w:w="80" w:type="dxa"/>
            </w:tcMar>
            <w:vAlign w:val="center"/>
          </w:tcPr>
          <w:p w14:paraId="25507ACA" w14:textId="77777777" w:rsidR="006C4FB2" w:rsidRDefault="00000000">
            <w:pPr>
              <w:spacing w:before="20" w:after="20"/>
            </w:pPr>
            <w:r>
              <w:rPr>
                <w:sz w:val="15"/>
                <w:szCs w:val="15"/>
              </w:rPr>
              <w:t>≥ 50%; ≥ 30%; ≥ 50%</w:t>
            </w:r>
          </w:p>
        </w:tc>
      </w:tr>
      <w:tr w:rsidR="006C4FB2" w14:paraId="6190D271" w14:textId="77777777">
        <w:trPr>
          <w:cantSplit/>
        </w:trPr>
        <w:tc>
          <w:tcPr>
            <w:tcW w:w="1900" w:type="dxa"/>
            <w:shd w:val="clear" w:color="auto" w:fill="FFFFFF"/>
            <w:tcMar>
              <w:top w:w="40" w:type="dxa"/>
              <w:left w:w="80" w:type="dxa"/>
              <w:bottom w:w="40" w:type="dxa"/>
              <w:right w:w="80" w:type="dxa"/>
            </w:tcMar>
            <w:vAlign w:val="center"/>
          </w:tcPr>
          <w:p w14:paraId="17D8A037" w14:textId="77777777" w:rsidR="006C4FB2" w:rsidRDefault="00000000">
            <w:pPr>
              <w:spacing w:before="20" w:after="20"/>
            </w:pPr>
            <w:r>
              <w:rPr>
                <w:sz w:val="15"/>
                <w:szCs w:val="15"/>
              </w:rPr>
              <w:t>BISP institutional capacity</w:t>
            </w:r>
          </w:p>
        </w:tc>
        <w:tc>
          <w:tcPr>
            <w:tcW w:w="3846" w:type="dxa"/>
            <w:shd w:val="clear" w:color="auto" w:fill="FFFFFF"/>
            <w:tcMar>
              <w:top w:w="40" w:type="dxa"/>
              <w:left w:w="80" w:type="dxa"/>
              <w:bottom w:w="40" w:type="dxa"/>
              <w:right w:w="80" w:type="dxa"/>
            </w:tcMar>
            <w:vAlign w:val="center"/>
          </w:tcPr>
          <w:p w14:paraId="6C8725FC" w14:textId="77777777" w:rsidR="006C4FB2" w:rsidRDefault="00000000">
            <w:pPr>
              <w:spacing w:before="20" w:after="20"/>
            </w:pPr>
            <w:r>
              <w:rPr>
                <w:sz w:val="15"/>
                <w:szCs w:val="15"/>
              </w:rPr>
              <w:t>Master trainers certified; % meeting competency; % delivering ≥ 1 session</w:t>
            </w:r>
          </w:p>
        </w:tc>
        <w:tc>
          <w:tcPr>
            <w:tcW w:w="2500" w:type="dxa"/>
            <w:shd w:val="clear" w:color="auto" w:fill="FFFFFF"/>
            <w:tcMar>
              <w:top w:w="40" w:type="dxa"/>
              <w:left w:w="80" w:type="dxa"/>
              <w:bottom w:w="40" w:type="dxa"/>
              <w:right w:w="80" w:type="dxa"/>
            </w:tcMar>
            <w:vAlign w:val="center"/>
          </w:tcPr>
          <w:p w14:paraId="17C923BE" w14:textId="77777777" w:rsidR="006C4FB2" w:rsidRDefault="00000000">
            <w:pPr>
              <w:spacing w:before="20" w:after="20"/>
            </w:pPr>
            <w:r>
              <w:rPr>
                <w:sz w:val="15"/>
                <w:szCs w:val="15"/>
              </w:rPr>
              <w:t>ToT records; co-facilitation logs</w:t>
            </w:r>
          </w:p>
        </w:tc>
        <w:tc>
          <w:tcPr>
            <w:tcW w:w="1500" w:type="dxa"/>
            <w:shd w:val="clear" w:color="auto" w:fill="FFFFFF"/>
            <w:tcMar>
              <w:top w:w="40" w:type="dxa"/>
              <w:left w:w="80" w:type="dxa"/>
              <w:bottom w:w="40" w:type="dxa"/>
              <w:right w:w="80" w:type="dxa"/>
            </w:tcMar>
            <w:vAlign w:val="center"/>
          </w:tcPr>
          <w:p w14:paraId="1A6CF8C8" w14:textId="77777777" w:rsidR="006C4FB2" w:rsidRDefault="00000000">
            <w:pPr>
              <w:spacing w:before="20" w:after="20"/>
            </w:pPr>
            <w:r>
              <w:rPr>
                <w:sz w:val="15"/>
                <w:szCs w:val="15"/>
              </w:rPr>
              <w:t>1,200; ≥ 80%; ≥ 80%</w:t>
            </w:r>
          </w:p>
        </w:tc>
      </w:tr>
      <w:tr w:rsidR="006C4FB2" w14:paraId="75D26B9C" w14:textId="77777777">
        <w:trPr>
          <w:cantSplit/>
        </w:trPr>
        <w:tc>
          <w:tcPr>
            <w:tcW w:w="1900" w:type="dxa"/>
            <w:shd w:val="clear" w:color="auto" w:fill="F4F7FB"/>
            <w:tcMar>
              <w:top w:w="40" w:type="dxa"/>
              <w:left w:w="80" w:type="dxa"/>
              <w:bottom w:w="40" w:type="dxa"/>
              <w:right w:w="80" w:type="dxa"/>
            </w:tcMar>
            <w:vAlign w:val="center"/>
          </w:tcPr>
          <w:p w14:paraId="0BE62553" w14:textId="77777777" w:rsidR="006C4FB2" w:rsidRDefault="00000000">
            <w:pPr>
              <w:spacing w:before="20" w:after="20"/>
            </w:pPr>
            <w:r>
              <w:rPr>
                <w:sz w:val="15"/>
                <w:szCs w:val="15"/>
              </w:rPr>
              <w:t>Blended model deployed</w:t>
            </w:r>
          </w:p>
        </w:tc>
        <w:tc>
          <w:tcPr>
            <w:tcW w:w="3846" w:type="dxa"/>
            <w:shd w:val="clear" w:color="auto" w:fill="F4F7FB"/>
            <w:tcMar>
              <w:top w:w="40" w:type="dxa"/>
              <w:left w:w="80" w:type="dxa"/>
              <w:bottom w:w="40" w:type="dxa"/>
              <w:right w:w="80" w:type="dxa"/>
            </w:tcMar>
            <w:vAlign w:val="center"/>
          </w:tcPr>
          <w:p w14:paraId="1732A6B0" w14:textId="77777777" w:rsidR="006C4FB2" w:rsidRDefault="00000000">
            <w:pPr>
              <w:spacing w:before="20" w:after="20"/>
            </w:pPr>
            <w:r>
              <w:rPr>
                <w:sz w:val="15"/>
                <w:szCs w:val="15"/>
              </w:rPr>
              <w:t>% of implementation areas with full blended package; % completing minimum dosage; % of engagement through digital channels</w:t>
            </w:r>
          </w:p>
        </w:tc>
        <w:tc>
          <w:tcPr>
            <w:tcW w:w="2500" w:type="dxa"/>
            <w:shd w:val="clear" w:color="auto" w:fill="F4F7FB"/>
            <w:tcMar>
              <w:top w:w="40" w:type="dxa"/>
              <w:left w:w="80" w:type="dxa"/>
              <w:bottom w:w="40" w:type="dxa"/>
              <w:right w:w="80" w:type="dxa"/>
            </w:tcMar>
            <w:vAlign w:val="center"/>
          </w:tcPr>
          <w:p w14:paraId="0D3176FF" w14:textId="77777777" w:rsidR="006C4FB2" w:rsidRDefault="00000000">
            <w:pPr>
              <w:spacing w:before="20" w:after="20"/>
            </w:pPr>
            <w:r>
              <w:rPr>
                <w:sz w:val="15"/>
                <w:szCs w:val="15"/>
              </w:rPr>
              <w:t>MIS; telephony and WhatsApp logs</w:t>
            </w:r>
          </w:p>
        </w:tc>
        <w:tc>
          <w:tcPr>
            <w:tcW w:w="1500" w:type="dxa"/>
            <w:shd w:val="clear" w:color="auto" w:fill="F4F7FB"/>
            <w:tcMar>
              <w:top w:w="40" w:type="dxa"/>
              <w:left w:w="80" w:type="dxa"/>
              <w:bottom w:w="40" w:type="dxa"/>
              <w:right w:w="80" w:type="dxa"/>
            </w:tcMar>
            <w:vAlign w:val="center"/>
          </w:tcPr>
          <w:p w14:paraId="3DAECBEF" w14:textId="77777777" w:rsidR="006C4FB2" w:rsidRDefault="00000000">
            <w:pPr>
              <w:spacing w:before="20" w:after="20"/>
            </w:pPr>
            <w:r>
              <w:rPr>
                <w:sz w:val="15"/>
                <w:szCs w:val="15"/>
              </w:rPr>
              <w:t>100%; ≥ 70%; ≥ 20% (plan: 28%)</w:t>
            </w:r>
          </w:p>
        </w:tc>
      </w:tr>
      <w:tr w:rsidR="006C4FB2" w14:paraId="4CAF6AF4" w14:textId="77777777">
        <w:trPr>
          <w:cantSplit/>
        </w:trPr>
        <w:tc>
          <w:tcPr>
            <w:tcW w:w="1900" w:type="dxa"/>
            <w:shd w:val="clear" w:color="auto" w:fill="FFFFFF"/>
            <w:tcMar>
              <w:top w:w="40" w:type="dxa"/>
              <w:left w:w="80" w:type="dxa"/>
              <w:bottom w:w="40" w:type="dxa"/>
              <w:right w:w="80" w:type="dxa"/>
            </w:tcMar>
            <w:vAlign w:val="center"/>
          </w:tcPr>
          <w:p w14:paraId="24772D12" w14:textId="77777777" w:rsidR="006C4FB2" w:rsidRDefault="00000000">
            <w:pPr>
              <w:spacing w:before="20" w:after="20"/>
            </w:pPr>
            <w:r>
              <w:rPr>
                <w:sz w:val="15"/>
                <w:szCs w:val="15"/>
              </w:rPr>
              <w:t>Scale and quality</w:t>
            </w:r>
          </w:p>
        </w:tc>
        <w:tc>
          <w:tcPr>
            <w:tcW w:w="3846" w:type="dxa"/>
            <w:shd w:val="clear" w:color="auto" w:fill="FFFFFF"/>
            <w:tcMar>
              <w:top w:w="40" w:type="dxa"/>
              <w:left w:w="80" w:type="dxa"/>
              <w:bottom w:w="40" w:type="dxa"/>
              <w:right w:w="80" w:type="dxa"/>
            </w:tcMar>
            <w:vAlign w:val="center"/>
          </w:tcPr>
          <w:p w14:paraId="0B08C683" w14:textId="77777777" w:rsidR="006C4FB2" w:rsidRDefault="00000000">
            <w:pPr>
              <w:spacing w:before="20" w:after="20"/>
            </w:pPr>
            <w:r>
              <w:rPr>
                <w:sz w:val="15"/>
                <w:szCs w:val="15"/>
              </w:rPr>
              <w:t>Women reached; % completing minimum dosage; % sessions meeting quality standard</w:t>
            </w:r>
          </w:p>
        </w:tc>
        <w:tc>
          <w:tcPr>
            <w:tcW w:w="2500" w:type="dxa"/>
            <w:shd w:val="clear" w:color="auto" w:fill="FFFFFF"/>
            <w:tcMar>
              <w:top w:w="40" w:type="dxa"/>
              <w:left w:w="80" w:type="dxa"/>
              <w:bottom w:w="40" w:type="dxa"/>
              <w:right w:w="80" w:type="dxa"/>
            </w:tcMar>
            <w:vAlign w:val="center"/>
          </w:tcPr>
          <w:p w14:paraId="6AB44131" w14:textId="77777777" w:rsidR="006C4FB2" w:rsidRDefault="00000000">
            <w:pPr>
              <w:spacing w:before="20" w:after="20"/>
            </w:pPr>
            <w:r>
              <w:rPr>
                <w:sz w:val="15"/>
                <w:szCs w:val="15"/>
              </w:rPr>
              <w:t>MIS; QA index</w:t>
            </w:r>
          </w:p>
        </w:tc>
        <w:tc>
          <w:tcPr>
            <w:tcW w:w="1500" w:type="dxa"/>
            <w:shd w:val="clear" w:color="auto" w:fill="FFFFFF"/>
            <w:tcMar>
              <w:top w:w="40" w:type="dxa"/>
              <w:left w:w="80" w:type="dxa"/>
              <w:bottom w:w="40" w:type="dxa"/>
              <w:right w:w="80" w:type="dxa"/>
            </w:tcMar>
            <w:vAlign w:val="center"/>
          </w:tcPr>
          <w:p w14:paraId="2035D815" w14:textId="77777777" w:rsidR="006C4FB2" w:rsidRDefault="00000000">
            <w:pPr>
              <w:spacing w:before="20" w:after="20"/>
            </w:pPr>
            <w:r>
              <w:rPr>
                <w:sz w:val="15"/>
                <w:szCs w:val="15"/>
              </w:rPr>
              <w:t>1,000,000; ≥ 60%; ≥ 60%</w:t>
            </w:r>
          </w:p>
        </w:tc>
      </w:tr>
      <w:tr w:rsidR="006C4FB2" w14:paraId="2A1D45E9" w14:textId="77777777">
        <w:trPr>
          <w:cantSplit/>
        </w:trPr>
        <w:tc>
          <w:tcPr>
            <w:tcW w:w="1900" w:type="dxa"/>
            <w:shd w:val="clear" w:color="auto" w:fill="F4F7FB"/>
            <w:tcMar>
              <w:top w:w="40" w:type="dxa"/>
              <w:left w:w="80" w:type="dxa"/>
              <w:bottom w:w="40" w:type="dxa"/>
              <w:right w:w="80" w:type="dxa"/>
            </w:tcMar>
            <w:vAlign w:val="center"/>
          </w:tcPr>
          <w:p w14:paraId="00A6FDDE" w14:textId="77777777" w:rsidR="006C4FB2" w:rsidRDefault="00000000">
            <w:pPr>
              <w:spacing w:before="20" w:after="20"/>
            </w:pPr>
            <w:r>
              <w:rPr>
                <w:sz w:val="15"/>
                <w:szCs w:val="15"/>
              </w:rPr>
              <w:t>Evidence for scale-up</w:t>
            </w:r>
          </w:p>
        </w:tc>
        <w:tc>
          <w:tcPr>
            <w:tcW w:w="3846" w:type="dxa"/>
            <w:shd w:val="clear" w:color="auto" w:fill="F4F7FB"/>
            <w:tcMar>
              <w:top w:w="40" w:type="dxa"/>
              <w:left w:w="80" w:type="dxa"/>
              <w:bottom w:w="40" w:type="dxa"/>
              <w:right w:w="80" w:type="dxa"/>
            </w:tcMar>
            <w:vAlign w:val="center"/>
          </w:tcPr>
          <w:p w14:paraId="2165DE5B" w14:textId="77777777" w:rsidR="006C4FB2" w:rsidRDefault="00000000">
            <w:pPr>
              <w:spacing w:before="20" w:after="20"/>
            </w:pPr>
            <w:r>
              <w:rPr>
                <w:sz w:val="15"/>
                <w:szCs w:val="15"/>
              </w:rPr>
              <w:t>Areas covered by MEL system; quarterly reports; learning reports presented to BISP</w:t>
            </w:r>
          </w:p>
        </w:tc>
        <w:tc>
          <w:tcPr>
            <w:tcW w:w="2500" w:type="dxa"/>
            <w:shd w:val="clear" w:color="auto" w:fill="F4F7FB"/>
            <w:tcMar>
              <w:top w:w="40" w:type="dxa"/>
              <w:left w:w="80" w:type="dxa"/>
              <w:bottom w:w="40" w:type="dxa"/>
              <w:right w:w="80" w:type="dxa"/>
            </w:tcMar>
            <w:vAlign w:val="center"/>
          </w:tcPr>
          <w:p w14:paraId="5C0FFF15" w14:textId="77777777" w:rsidR="006C4FB2" w:rsidRDefault="00000000">
            <w:pPr>
              <w:spacing w:before="20" w:after="20"/>
            </w:pPr>
            <w:r>
              <w:rPr>
                <w:sz w:val="15"/>
                <w:szCs w:val="15"/>
              </w:rPr>
              <w:t>Reporting log</w:t>
            </w:r>
          </w:p>
        </w:tc>
        <w:tc>
          <w:tcPr>
            <w:tcW w:w="1500" w:type="dxa"/>
            <w:shd w:val="clear" w:color="auto" w:fill="F4F7FB"/>
            <w:tcMar>
              <w:top w:w="40" w:type="dxa"/>
              <w:left w:w="80" w:type="dxa"/>
              <w:bottom w:w="40" w:type="dxa"/>
              <w:right w:w="80" w:type="dxa"/>
            </w:tcMar>
            <w:vAlign w:val="center"/>
          </w:tcPr>
          <w:p w14:paraId="6CB9AC8B" w14:textId="77777777" w:rsidR="006C4FB2" w:rsidRDefault="00000000">
            <w:pPr>
              <w:spacing w:before="20" w:after="20"/>
            </w:pPr>
            <w:r>
              <w:rPr>
                <w:sz w:val="15"/>
                <w:szCs w:val="15"/>
              </w:rPr>
              <w:t>100%; 8; ≥ 3</w:t>
            </w:r>
          </w:p>
        </w:tc>
      </w:tr>
    </w:tbl>
    <w:p w14:paraId="400FC766" w14:textId="77777777" w:rsidR="006C4FB2" w:rsidRDefault="00000000">
      <w:pPr>
        <w:spacing w:before="30" w:after="120"/>
      </w:pPr>
      <w:r>
        <w:rPr>
          <w:i/>
          <w:iCs/>
          <w:color w:val="8A8984"/>
          <w:sz w:val="13"/>
          <w:szCs w:val="13"/>
        </w:rPr>
        <w:t>Minimum dosage: both sessions (or Session A plus the Digital Capability Track for segment A) and at least three reinforcement lessons completed with ≥ 50% listen-through or video completion.</w:t>
      </w:r>
    </w:p>
    <w:p w14:paraId="38616008" w14:textId="77777777" w:rsidR="006C4FB2" w:rsidRDefault="00000000">
      <w:pPr>
        <w:pStyle w:val="Heading2"/>
        <w:keepNext/>
      </w:pPr>
      <w:bookmarkStart w:id="61" w:name="_Toc242799517"/>
      <w:r>
        <w:t>6.2 Baseline and endline assessment</w:t>
      </w:r>
      <w:bookmarkEnd w:id="61"/>
    </w:p>
    <w:p w14:paraId="0AADF3CB" w14:textId="77777777" w:rsidR="006C4FB2" w:rsidRDefault="00000000">
      <w:pPr>
        <w:spacing w:after="100" w:line="264" w:lineRule="auto"/>
        <w:jc w:val="both"/>
      </w:pPr>
      <w:r>
        <w:t xml:space="preserve">Assessment is </w:t>
      </w:r>
      <w:r>
        <w:rPr>
          <w:b/>
          <w:bCs/>
        </w:rPr>
        <w:t>task-based</w:t>
      </w:r>
      <w:r>
        <w:t>: women are asked to do, not only to say. The Digital Readiness and Capability Assessment (DRCA) observes five core tasks on her own handset or a demonstration phone and adds knowledge items on fees, saving and grievance routes. It is administered at three levels:</w:t>
      </w:r>
    </w:p>
    <w:p w14:paraId="4E6E60E7" w14:textId="77777777" w:rsidR="006C4FB2" w:rsidRDefault="00000000">
      <w:pPr>
        <w:pStyle w:val="ListParagraph"/>
        <w:numPr>
          <w:ilvl w:val="0"/>
          <w:numId w:val="2"/>
        </w:numPr>
        <w:spacing w:after="50" w:line="252" w:lineRule="auto"/>
      </w:pPr>
      <w:r>
        <w:rPr>
          <w:b/>
          <w:bCs/>
        </w:rPr>
        <w:t>Census pre/post</w:t>
      </w:r>
      <w:r>
        <w:t xml:space="preserve"> on the DFLT App for every woman, giving cohort, trainer and district-level learning gains.</w:t>
      </w:r>
    </w:p>
    <w:p w14:paraId="7B88538F" w14:textId="77777777" w:rsidR="006C4FB2" w:rsidRDefault="00000000">
      <w:pPr>
        <w:pStyle w:val="ListParagraph"/>
        <w:numPr>
          <w:ilvl w:val="0"/>
          <w:numId w:val="2"/>
        </w:numPr>
        <w:spacing w:after="50" w:line="252" w:lineRule="auto"/>
      </w:pPr>
      <w:r>
        <w:rPr>
          <w:b/>
          <w:bCs/>
        </w:rPr>
        <w:t>Cohort sub-sample DRCA</w:t>
      </w:r>
      <w:r>
        <w:t xml:space="preserve"> for a random 20% of each cohort at Session B, observed by the trainer and spot-verified by ICs and audio audits.</w:t>
      </w:r>
    </w:p>
    <w:p w14:paraId="37FA8664" w14:textId="77777777" w:rsidR="006C4FB2" w:rsidRDefault="00000000">
      <w:pPr>
        <w:pStyle w:val="ListParagraph"/>
        <w:numPr>
          <w:ilvl w:val="0"/>
          <w:numId w:val="2"/>
        </w:numPr>
        <w:spacing w:after="50" w:line="252" w:lineRule="auto"/>
      </w:pPr>
      <w:r>
        <w:rPr>
          <w:b/>
          <w:bCs/>
        </w:rPr>
        <w:t>Panel survey</w:t>
      </w:r>
      <w:r>
        <w:t xml:space="preserve"> of 7,520 women (1,880 per province, stratified by settlement type and segment), drawn from the three phases in proportion to volume and interviewed at baseline (Session A), </w:t>
      </w:r>
      <w:r>
        <w:lastRenderedPageBreak/>
        <w:t>midline (first tranche window) and endline (at least 90 days after training). The design yields 1,600 completed endlines per province after 15% attrition, enough to estimate a proportion within ±3.5 percentage points at 95% confidence with a design effect of 2.</w:t>
      </w:r>
    </w:p>
    <w:p w14:paraId="21028452" w14:textId="77777777" w:rsidR="006C4FB2" w:rsidRDefault="00000000">
      <w:pPr>
        <w:pStyle w:val="Heading2"/>
        <w:keepNext/>
      </w:pPr>
      <w:bookmarkStart w:id="62" w:name="_Toc242799518"/>
      <w:r>
        <w:t>6.3 Tracking training quality, participation and coverage</w:t>
      </w:r>
      <w:bookmarkEnd w:id="62"/>
    </w:p>
    <w:p w14:paraId="789AF708" w14:textId="77777777" w:rsidR="006C4FB2" w:rsidRDefault="00000000">
      <w:pPr>
        <w:spacing w:after="100" w:line="264" w:lineRule="auto"/>
        <w:jc w:val="both"/>
      </w:pPr>
      <w:r>
        <w:rPr>
          <w:b/>
          <w:bCs/>
        </w:rPr>
        <w:t>Physical delivery</w:t>
      </w:r>
      <w:r>
        <w:t xml:space="preserve"> is tracked through geofenced attendance, live-camera capture and CNIC OCR, session start and end photographs, and toolkit issue. </w:t>
      </w:r>
      <w:r>
        <w:rPr>
          <w:b/>
          <w:bCs/>
        </w:rPr>
        <w:t>Digital delivery</w:t>
      </w:r>
      <w:r>
        <w:t xml:space="preserve"> is tracked from telephony records (calls placed, answered, listen-through, keypad responses, replays, opt-outs), SMS delivery receipts and WhatsApp delivered and read status, all linked to the woman’s record. </w:t>
      </w:r>
      <w:r>
        <w:rPr>
          <w:b/>
          <w:bCs/>
        </w:rPr>
        <w:t>Quality</w:t>
      </w:r>
      <w:r>
        <w:t xml:space="preserve"> is assessed through a session quality index on six pillars (clarity, relevance, accessibility, communication, method and adherence to time), scored from audio audits of at least 30% of sessions, IC spot checks of at least 10% of sessions, and telephonic call-backs to a random 10% of attendees that also confirm attendance and recall.</w:t>
      </w:r>
    </w:p>
    <w:p w14:paraId="6C03E56A" w14:textId="77777777" w:rsidR="006C4FB2" w:rsidRDefault="00000000">
      <w:pPr>
        <w:pStyle w:val="Heading2"/>
        <w:keepNext/>
      </w:pPr>
      <w:bookmarkStart w:id="63" w:name="_Toc242799519"/>
      <w:r>
        <w:t>6.4 Measuring behavioural outcomes</w:t>
      </w:r>
      <w:bookmarkEnd w:id="63"/>
    </w:p>
    <w:p w14:paraId="6C8508EB" w14:textId="77777777" w:rsidR="006C4FB2" w:rsidRDefault="00000000">
      <w:pPr>
        <w:spacing w:after="100" w:line="264" w:lineRule="auto"/>
        <w:jc w:val="both"/>
      </w:pPr>
      <w:r>
        <w:t xml:space="preserve">Behaviour is measured from three sources. The </w:t>
      </w:r>
      <w:r>
        <w:rPr>
          <w:b/>
          <w:bCs/>
        </w:rPr>
        <w:t>T+7 IVR outcome survey</w:t>
      </w:r>
      <w:r>
        <w:t xml:space="preserve"> (IVR-5) asks every reachable woman whether she withdrew the instalment herself, entered her own PIN, received the full amount and kept a saving, and converts reported deductions into GRM tickets. The </w:t>
      </w:r>
      <w:r>
        <w:rPr>
          <w:b/>
          <w:bCs/>
        </w:rPr>
        <w:t>panel endline</w:t>
      </w:r>
      <w:r>
        <w:t xml:space="preserve"> captures transaction frequency and use cases. </w:t>
      </w:r>
      <w:r>
        <w:rPr>
          <w:b/>
          <w:bCs/>
        </w:rPr>
        <w:t>Administrative data</w:t>
      </w:r>
      <w:r>
        <w:t xml:space="preserve"> on wallet activity, dormancy and transaction types will be used where BISP and the partner institutions agree to share it; SDPI will propose a data-sharing protocol at inception based on hashed CNIC matching, and does not assume such data by default.</w:t>
      </w:r>
    </w:p>
    <w:p w14:paraId="46B4117D" w14:textId="77777777" w:rsidR="006C4FB2" w:rsidRDefault="00000000">
      <w:pPr>
        <w:pStyle w:val="Heading2"/>
        <w:keepNext/>
      </w:pPr>
      <w:bookmarkStart w:id="64" w:name="_Toc242799520"/>
      <w:r>
        <w:t>6.5 Feedback loops</w:t>
      </w:r>
      <w:bookmarkEnd w:id="64"/>
    </w:p>
    <w:p w14:paraId="050FB477" w14:textId="77777777" w:rsidR="006C4FB2" w:rsidRDefault="00000000">
      <w:pPr>
        <w:spacing w:after="100" w:line="264" w:lineRule="auto"/>
        <w:jc w:val="both"/>
      </w:pPr>
      <w:r>
        <w:t>Data is turned into decisions at four speeds: daily flags to trainers and ICs (absentees, unreachable numbers, low-quality sessions); a weekly zonal huddle; a monthly content and channel review, in which IVR quiz error patterns identify the messages that need rewriting; and the phase gates (Figure 14).</w:t>
      </w:r>
    </w:p>
    <w:p w14:paraId="468AFAB8" w14:textId="77777777" w:rsidR="006C4FB2" w:rsidRDefault="00000000">
      <w:pPr>
        <w:keepNext/>
        <w:spacing w:before="80" w:after="40"/>
        <w:jc w:val="center"/>
      </w:pPr>
      <w:r>
        <w:rPr>
          <w:noProof/>
        </w:rPr>
        <w:drawing>
          <wp:inline distT="0" distB="0" distL="0" distR="0" wp14:anchorId="13D2018E" wp14:editId="7A92603A">
            <wp:extent cx="6038850" cy="3590925"/>
            <wp:effectExtent l="0" t="0" r="0" b="0"/>
            <wp:docPr id="133507723" name="fig14" descr="Monitoring data flow and feedback loops" title="Monitoring data flow and feedback l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38850" cy="3590925"/>
                    </a:xfrm>
                    <a:prstGeom prst="rect">
                      <a:avLst/>
                    </a:prstGeom>
                  </pic:spPr>
                </pic:pic>
              </a:graphicData>
            </a:graphic>
          </wp:inline>
        </w:drawing>
      </w:r>
    </w:p>
    <w:p w14:paraId="5CC1353E"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14: </w:t>
      </w:r>
      <w:r>
        <w:rPr>
          <w:color w:val="52514E"/>
          <w:sz w:val="16"/>
          <w:szCs w:val="16"/>
        </w:rPr>
        <w:t>Monitoring data flow and feedback loops</w:t>
      </w:r>
    </w:p>
    <w:p w14:paraId="7B24618A" w14:textId="77777777" w:rsidR="006C4FB2" w:rsidRDefault="00000000">
      <w:pPr>
        <w:pStyle w:val="Heading2"/>
        <w:keepNext/>
      </w:pPr>
      <w:bookmarkStart w:id="65" w:name="_Toc242799521"/>
      <w:r>
        <w:t>6.6 Reporting protocols</w:t>
      </w:r>
      <w:bookmarkEnd w:id="65"/>
    </w:p>
    <w:p w14:paraId="3DBED90E" w14:textId="77777777" w:rsidR="006C4FB2" w:rsidRDefault="00000000">
      <w:pPr>
        <w:spacing w:after="100" w:line="264" w:lineRule="auto"/>
        <w:jc w:val="both"/>
      </w:pPr>
      <w:r>
        <w:t xml:space="preserve">SDPI’s live dashboard will report every KPI by zone, tehsil and trainer, and will be complemented by a </w:t>
      </w:r>
      <w:r>
        <w:rPr>
          <w:b/>
          <w:bCs/>
        </w:rPr>
        <w:t>WhatsApp notification channel</w:t>
      </w:r>
      <w:r>
        <w:t>: every evening, Karandaaz and BISP focal persons and zonal leads receive an automated digest of the day’s KPIs, and threshold breaches (for example, attendance below 80% in a tehsil or a spike in deduction reports) are pushed as alerts in real time.</w:t>
      </w:r>
    </w:p>
    <w:p w14:paraId="5D99B38B" w14:textId="77777777" w:rsidR="006C4FB2" w:rsidRDefault="00000000">
      <w:pPr>
        <w:keepNext/>
        <w:spacing w:before="120" w:after="60"/>
      </w:pPr>
      <w:r>
        <w:rPr>
          <w:rFonts w:ascii="Montserrat SemiBold" w:eastAsia="Montserrat SemiBold" w:hAnsi="Montserrat SemiBold" w:cs="Montserrat SemiBold"/>
          <w:color w:val="1F3864"/>
          <w:sz w:val="16"/>
          <w:szCs w:val="16"/>
        </w:rPr>
        <w:lastRenderedPageBreak/>
        <w:t xml:space="preserve">Table 19: </w:t>
      </w:r>
      <w:r>
        <w:rPr>
          <w:b/>
          <w:bCs/>
          <w:color w:val="1F3864"/>
          <w:sz w:val="16"/>
          <w:szCs w:val="16"/>
        </w:rPr>
        <w:t>Reporting schedule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200"/>
        <w:gridCol w:w="1700"/>
        <w:gridCol w:w="2600"/>
        <w:gridCol w:w="3246"/>
      </w:tblGrid>
      <w:tr w:rsidR="006C4FB2" w14:paraId="05444AA1" w14:textId="77777777">
        <w:trPr>
          <w:cantSplit/>
          <w:tblHeader/>
        </w:trPr>
        <w:tc>
          <w:tcPr>
            <w:tcW w:w="2200" w:type="dxa"/>
            <w:shd w:val="clear" w:color="auto" w:fill="1F3864"/>
            <w:tcMar>
              <w:top w:w="50" w:type="dxa"/>
              <w:left w:w="80" w:type="dxa"/>
              <w:bottom w:w="50" w:type="dxa"/>
              <w:right w:w="80" w:type="dxa"/>
            </w:tcMar>
            <w:vAlign w:val="center"/>
          </w:tcPr>
          <w:p w14:paraId="6C89C3F2" w14:textId="77777777" w:rsidR="006C4FB2" w:rsidRDefault="00000000">
            <w:pPr>
              <w:spacing w:before="20" w:after="20"/>
            </w:pPr>
            <w:r>
              <w:rPr>
                <w:b/>
                <w:bCs/>
                <w:color w:val="FFFFFF"/>
                <w:sz w:val="15"/>
                <w:szCs w:val="15"/>
              </w:rPr>
              <w:t>Product</w:t>
            </w:r>
          </w:p>
        </w:tc>
        <w:tc>
          <w:tcPr>
            <w:tcW w:w="1700" w:type="dxa"/>
            <w:shd w:val="clear" w:color="auto" w:fill="1F3864"/>
            <w:tcMar>
              <w:top w:w="50" w:type="dxa"/>
              <w:left w:w="80" w:type="dxa"/>
              <w:bottom w:w="50" w:type="dxa"/>
              <w:right w:w="80" w:type="dxa"/>
            </w:tcMar>
            <w:vAlign w:val="center"/>
          </w:tcPr>
          <w:p w14:paraId="7C2EFCB1" w14:textId="77777777" w:rsidR="006C4FB2" w:rsidRDefault="00000000">
            <w:pPr>
              <w:spacing w:before="20" w:after="20"/>
            </w:pPr>
            <w:r>
              <w:rPr>
                <w:b/>
                <w:bCs/>
                <w:color w:val="FFFFFF"/>
                <w:sz w:val="15"/>
                <w:szCs w:val="15"/>
              </w:rPr>
              <w:t>Frequency</w:t>
            </w:r>
          </w:p>
        </w:tc>
        <w:tc>
          <w:tcPr>
            <w:tcW w:w="2600" w:type="dxa"/>
            <w:shd w:val="clear" w:color="auto" w:fill="1F3864"/>
            <w:tcMar>
              <w:top w:w="50" w:type="dxa"/>
              <w:left w:w="80" w:type="dxa"/>
              <w:bottom w:w="50" w:type="dxa"/>
              <w:right w:w="80" w:type="dxa"/>
            </w:tcMar>
            <w:vAlign w:val="center"/>
          </w:tcPr>
          <w:p w14:paraId="31A11427" w14:textId="77777777" w:rsidR="006C4FB2" w:rsidRDefault="00000000">
            <w:pPr>
              <w:spacing w:before="20" w:after="20"/>
            </w:pPr>
            <w:r>
              <w:rPr>
                <w:b/>
                <w:bCs/>
                <w:color w:val="FFFFFF"/>
                <w:sz w:val="15"/>
                <w:szCs w:val="15"/>
              </w:rPr>
              <w:t>Audience</w:t>
            </w:r>
          </w:p>
        </w:tc>
        <w:tc>
          <w:tcPr>
            <w:tcW w:w="3246" w:type="dxa"/>
            <w:shd w:val="clear" w:color="auto" w:fill="1F3864"/>
            <w:tcMar>
              <w:top w:w="50" w:type="dxa"/>
              <w:left w:w="80" w:type="dxa"/>
              <w:bottom w:w="50" w:type="dxa"/>
              <w:right w:w="80" w:type="dxa"/>
            </w:tcMar>
            <w:vAlign w:val="center"/>
          </w:tcPr>
          <w:p w14:paraId="0B8EEDC5" w14:textId="77777777" w:rsidR="006C4FB2" w:rsidRDefault="00000000">
            <w:pPr>
              <w:spacing w:before="20" w:after="20"/>
            </w:pPr>
            <w:r>
              <w:rPr>
                <w:b/>
                <w:bCs/>
                <w:color w:val="FFFFFF"/>
                <w:sz w:val="15"/>
                <w:szCs w:val="15"/>
              </w:rPr>
              <w:t>Content</w:t>
            </w:r>
          </w:p>
        </w:tc>
      </w:tr>
      <w:tr w:rsidR="006C4FB2" w14:paraId="78CA1D73" w14:textId="77777777">
        <w:trPr>
          <w:cantSplit/>
        </w:trPr>
        <w:tc>
          <w:tcPr>
            <w:tcW w:w="2200" w:type="dxa"/>
            <w:shd w:val="clear" w:color="auto" w:fill="FFFFFF"/>
            <w:tcMar>
              <w:top w:w="40" w:type="dxa"/>
              <w:left w:w="80" w:type="dxa"/>
              <w:bottom w:w="40" w:type="dxa"/>
              <w:right w:w="80" w:type="dxa"/>
            </w:tcMar>
            <w:vAlign w:val="center"/>
          </w:tcPr>
          <w:p w14:paraId="27EFAE79" w14:textId="77777777" w:rsidR="006C4FB2" w:rsidRDefault="00000000">
            <w:pPr>
              <w:spacing w:before="20" w:after="20"/>
            </w:pPr>
            <w:r>
              <w:rPr>
                <w:sz w:val="15"/>
                <w:szCs w:val="15"/>
              </w:rPr>
              <w:t>Live dashboard</w:t>
            </w:r>
          </w:p>
        </w:tc>
        <w:tc>
          <w:tcPr>
            <w:tcW w:w="1700" w:type="dxa"/>
            <w:shd w:val="clear" w:color="auto" w:fill="FFFFFF"/>
            <w:tcMar>
              <w:top w:w="40" w:type="dxa"/>
              <w:left w:w="80" w:type="dxa"/>
              <w:bottom w:w="40" w:type="dxa"/>
              <w:right w:w="80" w:type="dxa"/>
            </w:tcMar>
            <w:vAlign w:val="center"/>
          </w:tcPr>
          <w:p w14:paraId="31052356" w14:textId="77777777" w:rsidR="006C4FB2" w:rsidRDefault="00000000">
            <w:pPr>
              <w:spacing w:before="20" w:after="20"/>
            </w:pPr>
            <w:r>
              <w:rPr>
                <w:sz w:val="15"/>
                <w:szCs w:val="15"/>
              </w:rPr>
              <w:t>Continuous</w:t>
            </w:r>
          </w:p>
        </w:tc>
        <w:tc>
          <w:tcPr>
            <w:tcW w:w="2600" w:type="dxa"/>
            <w:shd w:val="clear" w:color="auto" w:fill="FFFFFF"/>
            <w:tcMar>
              <w:top w:w="40" w:type="dxa"/>
              <w:left w:w="80" w:type="dxa"/>
              <w:bottom w:w="40" w:type="dxa"/>
              <w:right w:w="80" w:type="dxa"/>
            </w:tcMar>
            <w:vAlign w:val="center"/>
          </w:tcPr>
          <w:p w14:paraId="2D2969BE" w14:textId="77777777" w:rsidR="006C4FB2" w:rsidRDefault="00000000">
            <w:pPr>
              <w:spacing w:before="20" w:after="20"/>
            </w:pPr>
            <w:r>
              <w:rPr>
                <w:sz w:val="15"/>
                <w:szCs w:val="15"/>
              </w:rPr>
              <w:t>Karandaaz, BISP, MEL firm</w:t>
            </w:r>
          </w:p>
        </w:tc>
        <w:tc>
          <w:tcPr>
            <w:tcW w:w="3246" w:type="dxa"/>
            <w:shd w:val="clear" w:color="auto" w:fill="FFFFFF"/>
            <w:tcMar>
              <w:top w:w="40" w:type="dxa"/>
              <w:left w:w="80" w:type="dxa"/>
              <w:bottom w:w="40" w:type="dxa"/>
              <w:right w:w="80" w:type="dxa"/>
            </w:tcMar>
            <w:vAlign w:val="center"/>
          </w:tcPr>
          <w:p w14:paraId="28CA6D26" w14:textId="77777777" w:rsidR="006C4FB2" w:rsidRDefault="00000000">
            <w:pPr>
              <w:spacing w:before="20" w:after="20"/>
            </w:pPr>
            <w:r>
              <w:rPr>
                <w:sz w:val="15"/>
                <w:szCs w:val="15"/>
              </w:rPr>
              <w:t>Reach, attendance, quality, digital engagement by zone, tehsil and trainer</w:t>
            </w:r>
          </w:p>
        </w:tc>
      </w:tr>
      <w:tr w:rsidR="006C4FB2" w14:paraId="387C60A2" w14:textId="77777777">
        <w:trPr>
          <w:cantSplit/>
        </w:trPr>
        <w:tc>
          <w:tcPr>
            <w:tcW w:w="2200" w:type="dxa"/>
            <w:shd w:val="clear" w:color="auto" w:fill="F4F7FB"/>
            <w:tcMar>
              <w:top w:w="40" w:type="dxa"/>
              <w:left w:w="80" w:type="dxa"/>
              <w:bottom w:w="40" w:type="dxa"/>
              <w:right w:w="80" w:type="dxa"/>
            </w:tcMar>
            <w:vAlign w:val="center"/>
          </w:tcPr>
          <w:p w14:paraId="7CD8AC06" w14:textId="77777777" w:rsidR="006C4FB2" w:rsidRDefault="00000000">
            <w:pPr>
              <w:spacing w:before="20" w:after="20"/>
            </w:pPr>
            <w:r>
              <w:rPr>
                <w:sz w:val="15"/>
                <w:szCs w:val="15"/>
              </w:rPr>
              <w:t>WhatsApp digest and alerts</w:t>
            </w:r>
          </w:p>
        </w:tc>
        <w:tc>
          <w:tcPr>
            <w:tcW w:w="1700" w:type="dxa"/>
            <w:shd w:val="clear" w:color="auto" w:fill="F4F7FB"/>
            <w:tcMar>
              <w:top w:w="40" w:type="dxa"/>
              <w:left w:w="80" w:type="dxa"/>
              <w:bottom w:w="40" w:type="dxa"/>
              <w:right w:w="80" w:type="dxa"/>
            </w:tcMar>
            <w:vAlign w:val="center"/>
          </w:tcPr>
          <w:p w14:paraId="1F4C6DEC" w14:textId="77777777" w:rsidR="006C4FB2" w:rsidRDefault="00000000">
            <w:pPr>
              <w:spacing w:before="20" w:after="20"/>
            </w:pPr>
            <w:r>
              <w:rPr>
                <w:sz w:val="15"/>
                <w:szCs w:val="15"/>
              </w:rPr>
              <w:t>Daily; real-time alerts</w:t>
            </w:r>
          </w:p>
        </w:tc>
        <w:tc>
          <w:tcPr>
            <w:tcW w:w="2600" w:type="dxa"/>
            <w:shd w:val="clear" w:color="auto" w:fill="F4F7FB"/>
            <w:tcMar>
              <w:top w:w="40" w:type="dxa"/>
              <w:left w:w="80" w:type="dxa"/>
              <w:bottom w:w="40" w:type="dxa"/>
              <w:right w:w="80" w:type="dxa"/>
            </w:tcMar>
            <w:vAlign w:val="center"/>
          </w:tcPr>
          <w:p w14:paraId="5221C76E" w14:textId="77777777" w:rsidR="006C4FB2" w:rsidRDefault="00000000">
            <w:pPr>
              <w:spacing w:before="20" w:after="20"/>
            </w:pPr>
            <w:r>
              <w:rPr>
                <w:sz w:val="15"/>
                <w:szCs w:val="15"/>
              </w:rPr>
              <w:t>Karandaaz and BISP focal persons, zonal leads</w:t>
            </w:r>
          </w:p>
        </w:tc>
        <w:tc>
          <w:tcPr>
            <w:tcW w:w="3246" w:type="dxa"/>
            <w:shd w:val="clear" w:color="auto" w:fill="F4F7FB"/>
            <w:tcMar>
              <w:top w:w="40" w:type="dxa"/>
              <w:left w:w="80" w:type="dxa"/>
              <w:bottom w:w="40" w:type="dxa"/>
              <w:right w:w="80" w:type="dxa"/>
            </w:tcMar>
            <w:vAlign w:val="center"/>
          </w:tcPr>
          <w:p w14:paraId="74ECB8D9" w14:textId="77777777" w:rsidR="006C4FB2" w:rsidRDefault="00000000">
            <w:pPr>
              <w:spacing w:before="20" w:after="20"/>
            </w:pPr>
            <w:r>
              <w:rPr>
                <w:sz w:val="15"/>
                <w:szCs w:val="15"/>
              </w:rPr>
              <w:t>Daily KPIs and exceptions</w:t>
            </w:r>
          </w:p>
        </w:tc>
      </w:tr>
      <w:tr w:rsidR="006C4FB2" w14:paraId="1BBC1538" w14:textId="77777777">
        <w:trPr>
          <w:cantSplit/>
        </w:trPr>
        <w:tc>
          <w:tcPr>
            <w:tcW w:w="2200" w:type="dxa"/>
            <w:shd w:val="clear" w:color="auto" w:fill="FFFFFF"/>
            <w:tcMar>
              <w:top w:w="40" w:type="dxa"/>
              <w:left w:w="80" w:type="dxa"/>
              <w:bottom w:w="40" w:type="dxa"/>
              <w:right w:w="80" w:type="dxa"/>
            </w:tcMar>
            <w:vAlign w:val="center"/>
          </w:tcPr>
          <w:p w14:paraId="1693EDD0" w14:textId="77777777" w:rsidR="006C4FB2" w:rsidRDefault="00000000">
            <w:pPr>
              <w:spacing w:before="20" w:after="20"/>
            </w:pPr>
            <w:r>
              <w:rPr>
                <w:sz w:val="15"/>
                <w:szCs w:val="15"/>
              </w:rPr>
              <w:t>Monthly progress note</w:t>
            </w:r>
          </w:p>
        </w:tc>
        <w:tc>
          <w:tcPr>
            <w:tcW w:w="1700" w:type="dxa"/>
            <w:shd w:val="clear" w:color="auto" w:fill="FFFFFF"/>
            <w:tcMar>
              <w:top w:w="40" w:type="dxa"/>
              <w:left w:w="80" w:type="dxa"/>
              <w:bottom w:w="40" w:type="dxa"/>
              <w:right w:w="80" w:type="dxa"/>
            </w:tcMar>
            <w:vAlign w:val="center"/>
          </w:tcPr>
          <w:p w14:paraId="4416F890" w14:textId="77777777" w:rsidR="006C4FB2" w:rsidRDefault="00000000">
            <w:pPr>
              <w:spacing w:before="20" w:after="20"/>
            </w:pPr>
            <w:r>
              <w:rPr>
                <w:sz w:val="15"/>
                <w:szCs w:val="15"/>
              </w:rPr>
              <w:t>Monthly</w:t>
            </w:r>
          </w:p>
        </w:tc>
        <w:tc>
          <w:tcPr>
            <w:tcW w:w="2600" w:type="dxa"/>
            <w:shd w:val="clear" w:color="auto" w:fill="FFFFFF"/>
            <w:tcMar>
              <w:top w:w="40" w:type="dxa"/>
              <w:left w:w="80" w:type="dxa"/>
              <w:bottom w:w="40" w:type="dxa"/>
              <w:right w:w="80" w:type="dxa"/>
            </w:tcMar>
            <w:vAlign w:val="center"/>
          </w:tcPr>
          <w:p w14:paraId="404A8866" w14:textId="77777777" w:rsidR="006C4FB2" w:rsidRDefault="00000000">
            <w:pPr>
              <w:spacing w:before="20" w:after="20"/>
            </w:pPr>
            <w:r>
              <w:rPr>
                <w:sz w:val="15"/>
                <w:szCs w:val="15"/>
              </w:rPr>
              <w:t>Karandaaz</w:t>
            </w:r>
          </w:p>
        </w:tc>
        <w:tc>
          <w:tcPr>
            <w:tcW w:w="3246" w:type="dxa"/>
            <w:shd w:val="clear" w:color="auto" w:fill="FFFFFF"/>
            <w:tcMar>
              <w:top w:w="40" w:type="dxa"/>
              <w:left w:w="80" w:type="dxa"/>
              <w:bottom w:w="40" w:type="dxa"/>
              <w:right w:w="80" w:type="dxa"/>
            </w:tcMar>
            <w:vAlign w:val="center"/>
          </w:tcPr>
          <w:p w14:paraId="065F93F7" w14:textId="77777777" w:rsidR="006C4FB2" w:rsidRDefault="00000000">
            <w:pPr>
              <w:spacing w:before="20" w:after="20"/>
            </w:pPr>
            <w:r>
              <w:rPr>
                <w:sz w:val="15"/>
                <w:szCs w:val="15"/>
              </w:rPr>
              <w:t>Plan against actual, issues, risk register</w:t>
            </w:r>
          </w:p>
        </w:tc>
      </w:tr>
      <w:tr w:rsidR="006C4FB2" w14:paraId="3DC97B4C" w14:textId="77777777">
        <w:trPr>
          <w:cantSplit/>
        </w:trPr>
        <w:tc>
          <w:tcPr>
            <w:tcW w:w="2200" w:type="dxa"/>
            <w:shd w:val="clear" w:color="auto" w:fill="F4F7FB"/>
            <w:tcMar>
              <w:top w:w="40" w:type="dxa"/>
              <w:left w:w="80" w:type="dxa"/>
              <w:bottom w:w="40" w:type="dxa"/>
              <w:right w:w="80" w:type="dxa"/>
            </w:tcMar>
            <w:vAlign w:val="center"/>
          </w:tcPr>
          <w:p w14:paraId="1986B873" w14:textId="77777777" w:rsidR="006C4FB2" w:rsidRDefault="00000000">
            <w:pPr>
              <w:spacing w:before="20" w:after="20"/>
            </w:pPr>
            <w:r>
              <w:rPr>
                <w:sz w:val="15"/>
                <w:szCs w:val="15"/>
              </w:rPr>
              <w:t>Quarterly progress report</w:t>
            </w:r>
          </w:p>
        </w:tc>
        <w:tc>
          <w:tcPr>
            <w:tcW w:w="1700" w:type="dxa"/>
            <w:shd w:val="clear" w:color="auto" w:fill="F4F7FB"/>
            <w:tcMar>
              <w:top w:w="40" w:type="dxa"/>
              <w:left w:w="80" w:type="dxa"/>
              <w:bottom w:w="40" w:type="dxa"/>
              <w:right w:w="80" w:type="dxa"/>
            </w:tcMar>
            <w:vAlign w:val="center"/>
          </w:tcPr>
          <w:p w14:paraId="605EC29B" w14:textId="77777777" w:rsidR="006C4FB2" w:rsidRDefault="00000000">
            <w:pPr>
              <w:spacing w:before="20" w:after="20"/>
            </w:pPr>
            <w:r>
              <w:rPr>
                <w:sz w:val="15"/>
                <w:szCs w:val="15"/>
              </w:rPr>
              <w:t>Quarterly (8)</w:t>
            </w:r>
          </w:p>
        </w:tc>
        <w:tc>
          <w:tcPr>
            <w:tcW w:w="2600" w:type="dxa"/>
            <w:shd w:val="clear" w:color="auto" w:fill="F4F7FB"/>
            <w:tcMar>
              <w:top w:w="40" w:type="dxa"/>
              <w:left w:w="80" w:type="dxa"/>
              <w:bottom w:w="40" w:type="dxa"/>
              <w:right w:w="80" w:type="dxa"/>
            </w:tcMar>
            <w:vAlign w:val="center"/>
          </w:tcPr>
          <w:p w14:paraId="2E5CA24E" w14:textId="77777777" w:rsidR="006C4FB2" w:rsidRDefault="00000000">
            <w:pPr>
              <w:spacing w:before="20" w:after="20"/>
            </w:pPr>
            <w:r>
              <w:rPr>
                <w:sz w:val="15"/>
                <w:szCs w:val="15"/>
              </w:rPr>
              <w:t>Karandaaz, BISP, MEL firm</w:t>
            </w:r>
          </w:p>
        </w:tc>
        <w:tc>
          <w:tcPr>
            <w:tcW w:w="3246" w:type="dxa"/>
            <w:shd w:val="clear" w:color="auto" w:fill="F4F7FB"/>
            <w:tcMar>
              <w:top w:w="40" w:type="dxa"/>
              <w:left w:w="80" w:type="dxa"/>
              <w:bottom w:w="40" w:type="dxa"/>
              <w:right w:w="80" w:type="dxa"/>
            </w:tcMar>
            <w:vAlign w:val="center"/>
          </w:tcPr>
          <w:p w14:paraId="32CB56B0" w14:textId="77777777" w:rsidR="006C4FB2" w:rsidRDefault="00000000">
            <w:pPr>
              <w:spacing w:before="20" w:after="20"/>
            </w:pPr>
            <w:r>
              <w:rPr>
                <w:sz w:val="15"/>
                <w:szCs w:val="15"/>
              </w:rPr>
              <w:t>All success measures; digital readiness, onboarding, transactions, feedback</w:t>
            </w:r>
          </w:p>
        </w:tc>
      </w:tr>
      <w:tr w:rsidR="006C4FB2" w14:paraId="3FDE44D7" w14:textId="77777777">
        <w:trPr>
          <w:cantSplit/>
        </w:trPr>
        <w:tc>
          <w:tcPr>
            <w:tcW w:w="2200" w:type="dxa"/>
            <w:shd w:val="clear" w:color="auto" w:fill="FFFFFF"/>
            <w:tcMar>
              <w:top w:w="40" w:type="dxa"/>
              <w:left w:w="80" w:type="dxa"/>
              <w:bottom w:w="40" w:type="dxa"/>
              <w:right w:w="80" w:type="dxa"/>
            </w:tcMar>
            <w:vAlign w:val="center"/>
          </w:tcPr>
          <w:p w14:paraId="758BF8E2" w14:textId="77777777" w:rsidR="006C4FB2" w:rsidRDefault="00000000">
            <w:pPr>
              <w:spacing w:before="20" w:after="20"/>
            </w:pPr>
            <w:r>
              <w:rPr>
                <w:sz w:val="15"/>
                <w:szCs w:val="15"/>
              </w:rPr>
              <w:t>Learning reports</w:t>
            </w:r>
          </w:p>
        </w:tc>
        <w:tc>
          <w:tcPr>
            <w:tcW w:w="1700" w:type="dxa"/>
            <w:shd w:val="clear" w:color="auto" w:fill="FFFFFF"/>
            <w:tcMar>
              <w:top w:w="40" w:type="dxa"/>
              <w:left w:w="80" w:type="dxa"/>
              <w:bottom w:w="40" w:type="dxa"/>
              <w:right w:w="80" w:type="dxa"/>
            </w:tcMar>
            <w:vAlign w:val="center"/>
          </w:tcPr>
          <w:p w14:paraId="15D7F3FC" w14:textId="77777777" w:rsidR="006C4FB2" w:rsidRDefault="00000000">
            <w:pPr>
              <w:spacing w:before="20" w:after="20"/>
            </w:pPr>
            <w:r>
              <w:rPr>
                <w:sz w:val="15"/>
                <w:szCs w:val="15"/>
              </w:rPr>
              <w:t>M9, M15, M21</w:t>
            </w:r>
          </w:p>
        </w:tc>
        <w:tc>
          <w:tcPr>
            <w:tcW w:w="2600" w:type="dxa"/>
            <w:shd w:val="clear" w:color="auto" w:fill="FFFFFF"/>
            <w:tcMar>
              <w:top w:w="40" w:type="dxa"/>
              <w:left w:w="80" w:type="dxa"/>
              <w:bottom w:w="40" w:type="dxa"/>
              <w:right w:w="80" w:type="dxa"/>
            </w:tcMar>
            <w:vAlign w:val="center"/>
          </w:tcPr>
          <w:p w14:paraId="18B7C405" w14:textId="77777777" w:rsidR="006C4FB2" w:rsidRDefault="00000000">
            <w:pPr>
              <w:spacing w:before="20" w:after="20"/>
            </w:pPr>
            <w:r>
              <w:rPr>
                <w:sz w:val="15"/>
                <w:szCs w:val="15"/>
              </w:rPr>
              <w:t>BISP (formal presentation), Karandaaz</w:t>
            </w:r>
          </w:p>
        </w:tc>
        <w:tc>
          <w:tcPr>
            <w:tcW w:w="3246" w:type="dxa"/>
            <w:shd w:val="clear" w:color="auto" w:fill="FFFFFF"/>
            <w:tcMar>
              <w:top w:w="40" w:type="dxa"/>
              <w:left w:w="80" w:type="dxa"/>
              <w:bottom w:w="40" w:type="dxa"/>
              <w:right w:w="80" w:type="dxa"/>
            </w:tcMar>
            <w:vAlign w:val="center"/>
          </w:tcPr>
          <w:p w14:paraId="5CE7B381" w14:textId="77777777" w:rsidR="006C4FB2" w:rsidRDefault="00000000">
            <w:pPr>
              <w:spacing w:before="20" w:after="20"/>
            </w:pPr>
            <w:r>
              <w:rPr>
                <w:sz w:val="15"/>
                <w:szCs w:val="15"/>
              </w:rPr>
              <w:t>Modality performance; channel effectiveness; cash-out and agent practices</w:t>
            </w:r>
          </w:p>
        </w:tc>
      </w:tr>
      <w:tr w:rsidR="006C4FB2" w14:paraId="028CA7D3" w14:textId="77777777">
        <w:trPr>
          <w:cantSplit/>
        </w:trPr>
        <w:tc>
          <w:tcPr>
            <w:tcW w:w="2200" w:type="dxa"/>
            <w:shd w:val="clear" w:color="auto" w:fill="F4F7FB"/>
            <w:tcMar>
              <w:top w:w="40" w:type="dxa"/>
              <w:left w:w="80" w:type="dxa"/>
              <w:bottom w:w="40" w:type="dxa"/>
              <w:right w:w="80" w:type="dxa"/>
            </w:tcMar>
            <w:vAlign w:val="center"/>
          </w:tcPr>
          <w:p w14:paraId="4D03B1F0" w14:textId="77777777" w:rsidR="006C4FB2" w:rsidRDefault="00000000">
            <w:pPr>
              <w:spacing w:before="20" w:after="20"/>
            </w:pPr>
            <w:r>
              <w:rPr>
                <w:sz w:val="15"/>
                <w:szCs w:val="15"/>
              </w:rPr>
              <w:t>Data feed to MEL firm</w:t>
            </w:r>
          </w:p>
        </w:tc>
        <w:tc>
          <w:tcPr>
            <w:tcW w:w="1700" w:type="dxa"/>
            <w:shd w:val="clear" w:color="auto" w:fill="F4F7FB"/>
            <w:tcMar>
              <w:top w:w="40" w:type="dxa"/>
              <w:left w:w="80" w:type="dxa"/>
              <w:bottom w:w="40" w:type="dxa"/>
              <w:right w:w="80" w:type="dxa"/>
            </w:tcMar>
            <w:vAlign w:val="center"/>
          </w:tcPr>
          <w:p w14:paraId="21CE291E" w14:textId="77777777" w:rsidR="006C4FB2" w:rsidRDefault="00000000">
            <w:pPr>
              <w:spacing w:before="20" w:after="20"/>
            </w:pPr>
            <w:r>
              <w:rPr>
                <w:sz w:val="15"/>
                <w:szCs w:val="15"/>
              </w:rPr>
              <w:t>Monthly</w:t>
            </w:r>
          </w:p>
        </w:tc>
        <w:tc>
          <w:tcPr>
            <w:tcW w:w="2600" w:type="dxa"/>
            <w:shd w:val="clear" w:color="auto" w:fill="F4F7FB"/>
            <w:tcMar>
              <w:top w:w="40" w:type="dxa"/>
              <w:left w:w="80" w:type="dxa"/>
              <w:bottom w:w="40" w:type="dxa"/>
              <w:right w:w="80" w:type="dxa"/>
            </w:tcMar>
            <w:vAlign w:val="center"/>
          </w:tcPr>
          <w:p w14:paraId="7D0C3112" w14:textId="77777777" w:rsidR="006C4FB2" w:rsidRDefault="00000000">
            <w:pPr>
              <w:spacing w:before="20" w:after="20"/>
            </w:pPr>
            <w:r>
              <w:rPr>
                <w:sz w:val="15"/>
                <w:szCs w:val="15"/>
              </w:rPr>
              <w:t>Third-party MEL firm</w:t>
            </w:r>
          </w:p>
        </w:tc>
        <w:tc>
          <w:tcPr>
            <w:tcW w:w="3246" w:type="dxa"/>
            <w:shd w:val="clear" w:color="auto" w:fill="F4F7FB"/>
            <w:tcMar>
              <w:top w:w="40" w:type="dxa"/>
              <w:left w:w="80" w:type="dxa"/>
              <w:bottom w:w="40" w:type="dxa"/>
              <w:right w:w="80" w:type="dxa"/>
            </w:tcMar>
            <w:vAlign w:val="center"/>
          </w:tcPr>
          <w:p w14:paraId="57C38330" w14:textId="77777777" w:rsidR="006C4FB2" w:rsidRDefault="00000000">
            <w:pPr>
              <w:spacing w:before="20" w:after="20"/>
            </w:pPr>
            <w:r>
              <w:rPr>
                <w:sz w:val="15"/>
                <w:szCs w:val="15"/>
              </w:rPr>
              <w:t>De-identified extracts with data dictionary</w:t>
            </w:r>
          </w:p>
        </w:tc>
      </w:tr>
    </w:tbl>
    <w:p w14:paraId="690F05E4" w14:textId="77777777" w:rsidR="006C4FB2" w:rsidRDefault="00000000">
      <w:pPr>
        <w:pStyle w:val="Heading2"/>
        <w:keepNext/>
      </w:pPr>
      <w:bookmarkStart w:id="66" w:name="_Toc242799522"/>
      <w:r>
        <w:t>6.7 Data management, privacy and ethics</w:t>
      </w:r>
      <w:bookmarkEnd w:id="66"/>
    </w:p>
    <w:p w14:paraId="0061FD89" w14:textId="77777777" w:rsidR="006C4FB2" w:rsidRDefault="00000000">
      <w:pPr>
        <w:spacing w:after="100" w:line="264" w:lineRule="auto"/>
        <w:jc w:val="both"/>
      </w:pPr>
      <w:r>
        <w:t>Data handling follows SBP and PTA regulatory provisions and BISP’s data policies. Informed consent is recorded in the woman’s language at registration and covers data use, calls and messages. The programme never asks for or stores PINs, OTPs or passwords. CNICs are hashed in the analytics layer; data is encrypted in transit and at rest on Pakistan-hosted servers with role-based access and audit logs. Calls and SMS go only to consenting registered beneficiaries, between 09:00 and 20:00, with a one-key opt-out. All beneficiary data, content, software and dashboards are handed over to BISP and Karandaaz at close, consistent with the intellectual property terms of the RFP. A code of conduct, female trainers for women’s sessions and a beneficiary complaint channel about programme staff complete the safeguarding framework.</w:t>
      </w:r>
    </w:p>
    <w:p w14:paraId="4A4824FF" w14:textId="77777777" w:rsidR="006C4FB2" w:rsidRDefault="00000000">
      <w:pPr>
        <w:pStyle w:val="Heading1"/>
        <w:keepNext/>
      </w:pPr>
      <w:bookmarkStart w:id="67" w:name="_Toc242799523"/>
      <w:r>
        <w:t>7. Work Plan, Deliverables and Payment Milestones</w:t>
      </w:r>
      <w:bookmarkEnd w:id="67"/>
    </w:p>
    <w:p w14:paraId="4CC01544" w14:textId="77777777" w:rsidR="006C4FB2" w:rsidRDefault="00000000">
      <w:pPr>
        <w:spacing w:after="100" w:line="264" w:lineRule="auto"/>
        <w:jc w:val="both"/>
      </w:pPr>
      <w:r>
        <w:t>SDPI proposes a 24-month assignment, rescaling the RFP’s illustrative 14-month schedule as permitted in Section 4, sub-section 5. The additional months are used where they add value: a full quarter per phase so that each phase closes on a BISP tranche, a course-correction month after each gate, and a 90-day sustained-usage window after Phase 3 so that the endline measures behaviour rather than recall (Figure 15).</w:t>
      </w:r>
    </w:p>
    <w:p w14:paraId="7FFCB6A1" w14:textId="77777777" w:rsidR="006C4FB2" w:rsidRDefault="00000000">
      <w:pPr>
        <w:keepNext/>
        <w:spacing w:before="80" w:after="40"/>
        <w:jc w:val="center"/>
      </w:pPr>
      <w:r>
        <w:rPr>
          <w:noProof/>
        </w:rPr>
        <w:lastRenderedPageBreak/>
        <w:drawing>
          <wp:inline distT="0" distB="0" distL="0" distR="0" wp14:anchorId="5C828163" wp14:editId="15AA9799">
            <wp:extent cx="6124575" cy="4686300"/>
            <wp:effectExtent l="0" t="0" r="0" b="0"/>
            <wp:docPr id="1414266118" name="fig15" descr="Work plan and Gantt chart (24 months)" title="Work plan and Gantt chart (24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4686300"/>
                    </a:xfrm>
                    <a:prstGeom prst="rect">
                      <a:avLst/>
                    </a:prstGeom>
                  </pic:spPr>
                </pic:pic>
              </a:graphicData>
            </a:graphic>
          </wp:inline>
        </w:drawing>
      </w:r>
    </w:p>
    <w:p w14:paraId="1CF73208" w14:textId="77777777" w:rsidR="006C4FB2" w:rsidRDefault="00000000">
      <w:pPr>
        <w:spacing w:after="20"/>
        <w:jc w:val="center"/>
      </w:pPr>
      <w:r>
        <w:rPr>
          <w:rFonts w:ascii="Montserrat SemiBold" w:eastAsia="Montserrat SemiBold" w:hAnsi="Montserrat SemiBold" w:cs="Montserrat SemiBold"/>
          <w:color w:val="1F3864"/>
          <w:sz w:val="16"/>
          <w:szCs w:val="16"/>
        </w:rPr>
        <w:t xml:space="preserve">Figure 15: </w:t>
      </w:r>
      <w:r>
        <w:rPr>
          <w:color w:val="52514E"/>
          <w:sz w:val="16"/>
          <w:szCs w:val="16"/>
        </w:rPr>
        <w:t>Work plan and Gantt chart (24 months)</w:t>
      </w:r>
    </w:p>
    <w:p w14:paraId="524713D4" w14:textId="77777777" w:rsidR="006C4FB2" w:rsidRDefault="00000000">
      <w:pPr>
        <w:spacing w:after="140"/>
        <w:jc w:val="center"/>
      </w:pPr>
      <w:r>
        <w:rPr>
          <w:i/>
          <w:iCs/>
          <w:color w:val="8A8984"/>
          <w:sz w:val="13"/>
          <w:szCs w:val="13"/>
        </w:rPr>
        <w:t>T marks a BISP quarterly tranche window. Diamonds on the panel bar mark survey rounds.</w:t>
      </w:r>
    </w:p>
    <w:p w14:paraId="0BD08B54"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20: </w:t>
      </w:r>
      <w:r>
        <w:rPr>
          <w:b/>
          <w:bCs/>
          <w:color w:val="1F3864"/>
          <w:sz w:val="16"/>
          <w:szCs w:val="16"/>
        </w:rPr>
        <w:t>Deliverables and payment schedule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3000"/>
        <w:gridCol w:w="700"/>
        <w:gridCol w:w="900"/>
        <w:gridCol w:w="5146"/>
      </w:tblGrid>
      <w:tr w:rsidR="006C4FB2" w14:paraId="2AB7C8ED" w14:textId="77777777">
        <w:trPr>
          <w:cantSplit/>
          <w:tblHeader/>
        </w:trPr>
        <w:tc>
          <w:tcPr>
            <w:tcW w:w="3000" w:type="dxa"/>
            <w:shd w:val="clear" w:color="auto" w:fill="1F3864"/>
            <w:tcMar>
              <w:top w:w="50" w:type="dxa"/>
              <w:left w:w="80" w:type="dxa"/>
              <w:bottom w:w="50" w:type="dxa"/>
              <w:right w:w="80" w:type="dxa"/>
            </w:tcMar>
            <w:vAlign w:val="center"/>
          </w:tcPr>
          <w:p w14:paraId="5A7DCACA" w14:textId="77777777" w:rsidR="006C4FB2" w:rsidRDefault="00000000">
            <w:pPr>
              <w:spacing w:before="20" w:after="20"/>
            </w:pPr>
            <w:r>
              <w:rPr>
                <w:b/>
                <w:bCs/>
                <w:color w:val="FFFFFF"/>
                <w:sz w:val="15"/>
                <w:szCs w:val="15"/>
              </w:rPr>
              <w:t>Deliverable</w:t>
            </w:r>
          </w:p>
        </w:tc>
        <w:tc>
          <w:tcPr>
            <w:tcW w:w="700" w:type="dxa"/>
            <w:shd w:val="clear" w:color="auto" w:fill="1F3864"/>
            <w:tcMar>
              <w:top w:w="50" w:type="dxa"/>
              <w:left w:w="80" w:type="dxa"/>
              <w:bottom w:w="50" w:type="dxa"/>
              <w:right w:w="80" w:type="dxa"/>
            </w:tcMar>
            <w:vAlign w:val="center"/>
          </w:tcPr>
          <w:p w14:paraId="26D986D8" w14:textId="77777777" w:rsidR="006C4FB2" w:rsidRDefault="00000000">
            <w:pPr>
              <w:spacing w:before="20" w:after="20"/>
            </w:pPr>
            <w:r>
              <w:rPr>
                <w:b/>
                <w:bCs/>
                <w:color w:val="FFFFFF"/>
                <w:sz w:val="15"/>
                <w:szCs w:val="15"/>
              </w:rPr>
              <w:t>Month</w:t>
            </w:r>
          </w:p>
        </w:tc>
        <w:tc>
          <w:tcPr>
            <w:tcW w:w="900" w:type="dxa"/>
            <w:shd w:val="clear" w:color="auto" w:fill="1F3864"/>
            <w:tcMar>
              <w:top w:w="50" w:type="dxa"/>
              <w:left w:w="80" w:type="dxa"/>
              <w:bottom w:w="50" w:type="dxa"/>
              <w:right w:w="80" w:type="dxa"/>
            </w:tcMar>
            <w:vAlign w:val="center"/>
          </w:tcPr>
          <w:p w14:paraId="0216CFAF" w14:textId="77777777" w:rsidR="006C4FB2" w:rsidRDefault="00000000">
            <w:pPr>
              <w:spacing w:before="20" w:after="20"/>
            </w:pPr>
            <w:r>
              <w:rPr>
                <w:b/>
                <w:bCs/>
                <w:color w:val="FFFFFF"/>
                <w:sz w:val="15"/>
                <w:szCs w:val="15"/>
              </w:rPr>
              <w:t>Payment</w:t>
            </w:r>
          </w:p>
        </w:tc>
        <w:tc>
          <w:tcPr>
            <w:tcW w:w="5146" w:type="dxa"/>
            <w:shd w:val="clear" w:color="auto" w:fill="1F3864"/>
            <w:tcMar>
              <w:top w:w="50" w:type="dxa"/>
              <w:left w:w="80" w:type="dxa"/>
              <w:bottom w:w="50" w:type="dxa"/>
              <w:right w:w="80" w:type="dxa"/>
            </w:tcMar>
            <w:vAlign w:val="center"/>
          </w:tcPr>
          <w:p w14:paraId="402A1D6E" w14:textId="77777777" w:rsidR="006C4FB2" w:rsidRDefault="00000000">
            <w:pPr>
              <w:spacing w:before="20" w:after="20"/>
            </w:pPr>
            <w:r>
              <w:rPr>
                <w:b/>
                <w:bCs/>
                <w:color w:val="FFFFFF"/>
                <w:sz w:val="15"/>
                <w:szCs w:val="15"/>
              </w:rPr>
              <w:t>Key contents</w:t>
            </w:r>
          </w:p>
        </w:tc>
      </w:tr>
      <w:tr w:rsidR="006C4FB2" w14:paraId="4BC7BA64" w14:textId="77777777">
        <w:trPr>
          <w:cantSplit/>
        </w:trPr>
        <w:tc>
          <w:tcPr>
            <w:tcW w:w="3000" w:type="dxa"/>
            <w:shd w:val="clear" w:color="auto" w:fill="FFFFFF"/>
            <w:tcMar>
              <w:top w:w="40" w:type="dxa"/>
              <w:left w:w="80" w:type="dxa"/>
              <w:bottom w:w="40" w:type="dxa"/>
              <w:right w:w="80" w:type="dxa"/>
            </w:tcMar>
            <w:vAlign w:val="center"/>
          </w:tcPr>
          <w:p w14:paraId="67A3ECE9" w14:textId="77777777" w:rsidR="006C4FB2" w:rsidRDefault="00000000">
            <w:pPr>
              <w:spacing w:before="20" w:after="20"/>
            </w:pPr>
            <w:r>
              <w:rPr>
                <w:sz w:val="15"/>
                <w:szCs w:val="15"/>
              </w:rPr>
              <w:t>D1 Inception report and baseline diagnostic</w:t>
            </w:r>
          </w:p>
        </w:tc>
        <w:tc>
          <w:tcPr>
            <w:tcW w:w="700" w:type="dxa"/>
            <w:shd w:val="clear" w:color="auto" w:fill="FFFFFF"/>
            <w:tcMar>
              <w:top w:w="40" w:type="dxa"/>
              <w:left w:w="80" w:type="dxa"/>
              <w:bottom w:w="40" w:type="dxa"/>
              <w:right w:w="80" w:type="dxa"/>
            </w:tcMar>
            <w:vAlign w:val="center"/>
          </w:tcPr>
          <w:p w14:paraId="16C4850F" w14:textId="77777777" w:rsidR="006C4FB2" w:rsidRDefault="00000000">
            <w:pPr>
              <w:spacing w:before="20" w:after="20"/>
            </w:pPr>
            <w:r>
              <w:rPr>
                <w:sz w:val="15"/>
                <w:szCs w:val="15"/>
              </w:rPr>
              <w:t>M2</w:t>
            </w:r>
          </w:p>
        </w:tc>
        <w:tc>
          <w:tcPr>
            <w:tcW w:w="900" w:type="dxa"/>
            <w:shd w:val="clear" w:color="auto" w:fill="FFFFFF"/>
            <w:tcMar>
              <w:top w:w="40" w:type="dxa"/>
              <w:left w:w="80" w:type="dxa"/>
              <w:bottom w:w="40" w:type="dxa"/>
              <w:right w:w="80" w:type="dxa"/>
            </w:tcMar>
            <w:vAlign w:val="center"/>
          </w:tcPr>
          <w:p w14:paraId="0C313ED5" w14:textId="77777777" w:rsidR="006C4FB2" w:rsidRDefault="00000000">
            <w:pPr>
              <w:spacing w:before="20" w:after="20"/>
            </w:pPr>
            <w:r>
              <w:rPr>
                <w:sz w:val="15"/>
                <w:szCs w:val="15"/>
              </w:rPr>
              <w:t>10%</w:t>
            </w:r>
          </w:p>
        </w:tc>
        <w:tc>
          <w:tcPr>
            <w:tcW w:w="5146" w:type="dxa"/>
            <w:shd w:val="clear" w:color="auto" w:fill="FFFFFF"/>
            <w:tcMar>
              <w:top w:w="40" w:type="dxa"/>
              <w:left w:w="80" w:type="dxa"/>
              <w:bottom w:w="40" w:type="dxa"/>
              <w:right w:w="80" w:type="dxa"/>
            </w:tcMar>
            <w:vAlign w:val="center"/>
          </w:tcPr>
          <w:p w14:paraId="58443590" w14:textId="77777777" w:rsidR="006C4FB2" w:rsidRDefault="00000000">
            <w:pPr>
              <w:spacing w:before="20" w:after="20"/>
            </w:pPr>
            <w:r>
              <w:rPr>
                <w:sz w:val="15"/>
                <w:szCs w:val="15"/>
              </w:rPr>
              <w:t>Methodology, governance, staffing, BISP coordination; baseline findings; segmentation framework; initial modality split by segment and geography; data-sharing protocol</w:t>
            </w:r>
          </w:p>
        </w:tc>
      </w:tr>
      <w:tr w:rsidR="006C4FB2" w14:paraId="0946F428" w14:textId="77777777">
        <w:trPr>
          <w:cantSplit/>
        </w:trPr>
        <w:tc>
          <w:tcPr>
            <w:tcW w:w="3000" w:type="dxa"/>
            <w:shd w:val="clear" w:color="auto" w:fill="F4F7FB"/>
            <w:tcMar>
              <w:top w:w="40" w:type="dxa"/>
              <w:left w:w="80" w:type="dxa"/>
              <w:bottom w:w="40" w:type="dxa"/>
              <w:right w:w="80" w:type="dxa"/>
            </w:tcMar>
            <w:vAlign w:val="center"/>
          </w:tcPr>
          <w:p w14:paraId="48466971" w14:textId="77777777" w:rsidR="006C4FB2" w:rsidRDefault="00000000">
            <w:pPr>
              <w:spacing w:before="20" w:after="20"/>
            </w:pPr>
            <w:r>
              <w:rPr>
                <w:sz w:val="15"/>
                <w:szCs w:val="15"/>
              </w:rPr>
              <w:t>D2 GTM, blended deployment plan and roll-out strategy</w:t>
            </w:r>
          </w:p>
        </w:tc>
        <w:tc>
          <w:tcPr>
            <w:tcW w:w="700" w:type="dxa"/>
            <w:shd w:val="clear" w:color="auto" w:fill="F4F7FB"/>
            <w:tcMar>
              <w:top w:w="40" w:type="dxa"/>
              <w:left w:w="80" w:type="dxa"/>
              <w:bottom w:w="40" w:type="dxa"/>
              <w:right w:w="80" w:type="dxa"/>
            </w:tcMar>
            <w:vAlign w:val="center"/>
          </w:tcPr>
          <w:p w14:paraId="5047E918" w14:textId="77777777" w:rsidR="006C4FB2" w:rsidRDefault="00000000">
            <w:pPr>
              <w:spacing w:before="20" w:after="20"/>
            </w:pPr>
            <w:r>
              <w:rPr>
                <w:sz w:val="15"/>
                <w:szCs w:val="15"/>
              </w:rPr>
              <w:t>M3</w:t>
            </w:r>
          </w:p>
        </w:tc>
        <w:tc>
          <w:tcPr>
            <w:tcW w:w="900" w:type="dxa"/>
            <w:shd w:val="clear" w:color="auto" w:fill="F4F7FB"/>
            <w:tcMar>
              <w:top w:w="40" w:type="dxa"/>
              <w:left w:w="80" w:type="dxa"/>
              <w:bottom w:w="40" w:type="dxa"/>
              <w:right w:w="80" w:type="dxa"/>
            </w:tcMar>
            <w:vAlign w:val="center"/>
          </w:tcPr>
          <w:p w14:paraId="71C61DC6" w14:textId="77777777" w:rsidR="006C4FB2" w:rsidRDefault="00000000">
            <w:pPr>
              <w:spacing w:before="20" w:after="20"/>
            </w:pPr>
            <w:r>
              <w:rPr>
                <w:sz w:val="15"/>
                <w:szCs w:val="15"/>
              </w:rPr>
              <w:t>10%</w:t>
            </w:r>
          </w:p>
        </w:tc>
        <w:tc>
          <w:tcPr>
            <w:tcW w:w="5146" w:type="dxa"/>
            <w:shd w:val="clear" w:color="auto" w:fill="F4F7FB"/>
            <w:tcMar>
              <w:top w:w="40" w:type="dxa"/>
              <w:left w:w="80" w:type="dxa"/>
              <w:bottom w:w="40" w:type="dxa"/>
              <w:right w:w="80" w:type="dxa"/>
            </w:tcMar>
            <w:vAlign w:val="center"/>
          </w:tcPr>
          <w:p w14:paraId="58712FE3" w14:textId="77777777" w:rsidR="006C4FB2" w:rsidRDefault="00000000">
            <w:pPr>
              <w:spacing w:before="20" w:after="20"/>
            </w:pPr>
            <w:r>
              <w:rPr>
                <w:sz w:val="15"/>
                <w:szCs w:val="15"/>
              </w:rPr>
              <w:t>Zone allocations re-weighted on BISP lists; tehsil sequencing; tranche calendar; channel-content map; sequencing framework; QA, governance and risk register</w:t>
            </w:r>
          </w:p>
        </w:tc>
      </w:tr>
      <w:tr w:rsidR="006C4FB2" w14:paraId="20E0292A" w14:textId="77777777">
        <w:trPr>
          <w:cantSplit/>
        </w:trPr>
        <w:tc>
          <w:tcPr>
            <w:tcW w:w="3000" w:type="dxa"/>
            <w:shd w:val="clear" w:color="auto" w:fill="FFFFFF"/>
            <w:tcMar>
              <w:top w:w="40" w:type="dxa"/>
              <w:left w:w="80" w:type="dxa"/>
              <w:bottom w:w="40" w:type="dxa"/>
              <w:right w:w="80" w:type="dxa"/>
            </w:tcMar>
            <w:vAlign w:val="center"/>
          </w:tcPr>
          <w:p w14:paraId="02114A19" w14:textId="77777777" w:rsidR="006C4FB2" w:rsidRDefault="00000000">
            <w:pPr>
              <w:spacing w:before="20" w:after="20"/>
            </w:pPr>
            <w:r>
              <w:rPr>
                <w:sz w:val="15"/>
                <w:szCs w:val="15"/>
              </w:rPr>
              <w:t>D3 Curriculum and training materials package</w:t>
            </w:r>
          </w:p>
        </w:tc>
        <w:tc>
          <w:tcPr>
            <w:tcW w:w="700" w:type="dxa"/>
            <w:shd w:val="clear" w:color="auto" w:fill="FFFFFF"/>
            <w:tcMar>
              <w:top w:w="40" w:type="dxa"/>
              <w:left w:w="80" w:type="dxa"/>
              <w:bottom w:w="40" w:type="dxa"/>
              <w:right w:w="80" w:type="dxa"/>
            </w:tcMar>
            <w:vAlign w:val="center"/>
          </w:tcPr>
          <w:p w14:paraId="6C5450F5" w14:textId="77777777" w:rsidR="006C4FB2" w:rsidRDefault="00000000">
            <w:pPr>
              <w:spacing w:before="20" w:after="20"/>
            </w:pPr>
            <w:r>
              <w:rPr>
                <w:sz w:val="15"/>
                <w:szCs w:val="15"/>
              </w:rPr>
              <w:t>M4</w:t>
            </w:r>
          </w:p>
        </w:tc>
        <w:tc>
          <w:tcPr>
            <w:tcW w:w="900" w:type="dxa"/>
            <w:shd w:val="clear" w:color="auto" w:fill="FFFFFF"/>
            <w:tcMar>
              <w:top w:w="40" w:type="dxa"/>
              <w:left w:w="80" w:type="dxa"/>
              <w:bottom w:w="40" w:type="dxa"/>
              <w:right w:w="80" w:type="dxa"/>
            </w:tcMar>
            <w:vAlign w:val="center"/>
          </w:tcPr>
          <w:p w14:paraId="79B2C9D4" w14:textId="77777777" w:rsidR="006C4FB2" w:rsidRDefault="00000000">
            <w:pPr>
              <w:spacing w:before="20" w:after="20"/>
            </w:pPr>
            <w:r>
              <w:rPr>
                <w:sz w:val="15"/>
                <w:szCs w:val="15"/>
              </w:rPr>
              <w:t>10%</w:t>
            </w:r>
          </w:p>
        </w:tc>
        <w:tc>
          <w:tcPr>
            <w:tcW w:w="5146" w:type="dxa"/>
            <w:shd w:val="clear" w:color="auto" w:fill="FFFFFF"/>
            <w:tcMar>
              <w:top w:w="40" w:type="dxa"/>
              <w:left w:w="80" w:type="dxa"/>
              <w:bottom w:w="40" w:type="dxa"/>
              <w:right w:w="80" w:type="dxa"/>
            </w:tcMar>
            <w:vAlign w:val="center"/>
          </w:tcPr>
          <w:p w14:paraId="5AF5C053" w14:textId="77777777" w:rsidR="006C4FB2" w:rsidRDefault="00000000">
            <w:pPr>
              <w:spacing w:before="20" w:after="20"/>
            </w:pPr>
            <w:r>
              <w:rPr>
                <w:sz w:val="15"/>
                <w:szCs w:val="15"/>
              </w:rPr>
              <w:t>Approved physical and digital content, including the IVR library, SMS sequences and videos in all languages</w:t>
            </w:r>
          </w:p>
        </w:tc>
      </w:tr>
      <w:tr w:rsidR="006C4FB2" w14:paraId="42EC763C" w14:textId="77777777">
        <w:trPr>
          <w:cantSplit/>
        </w:trPr>
        <w:tc>
          <w:tcPr>
            <w:tcW w:w="3000" w:type="dxa"/>
            <w:shd w:val="clear" w:color="auto" w:fill="F4F7FB"/>
            <w:tcMar>
              <w:top w:w="40" w:type="dxa"/>
              <w:left w:w="80" w:type="dxa"/>
              <w:bottom w:w="40" w:type="dxa"/>
              <w:right w:w="80" w:type="dxa"/>
            </w:tcMar>
            <w:vAlign w:val="center"/>
          </w:tcPr>
          <w:p w14:paraId="5297F125" w14:textId="77777777" w:rsidR="006C4FB2" w:rsidRDefault="00000000">
            <w:pPr>
              <w:spacing w:before="20" w:after="20"/>
            </w:pPr>
            <w:r>
              <w:rPr>
                <w:sz w:val="15"/>
                <w:szCs w:val="15"/>
              </w:rPr>
              <w:t>D4 ToT completion report</w:t>
            </w:r>
          </w:p>
        </w:tc>
        <w:tc>
          <w:tcPr>
            <w:tcW w:w="700" w:type="dxa"/>
            <w:shd w:val="clear" w:color="auto" w:fill="F4F7FB"/>
            <w:tcMar>
              <w:top w:w="40" w:type="dxa"/>
              <w:left w:w="80" w:type="dxa"/>
              <w:bottom w:w="40" w:type="dxa"/>
              <w:right w:w="80" w:type="dxa"/>
            </w:tcMar>
            <w:vAlign w:val="center"/>
          </w:tcPr>
          <w:p w14:paraId="2A0AFDD2" w14:textId="77777777" w:rsidR="006C4FB2" w:rsidRDefault="00000000">
            <w:pPr>
              <w:spacing w:before="20" w:after="20"/>
            </w:pPr>
            <w:r>
              <w:rPr>
                <w:sz w:val="15"/>
                <w:szCs w:val="15"/>
              </w:rPr>
              <w:t>M5</w:t>
            </w:r>
          </w:p>
        </w:tc>
        <w:tc>
          <w:tcPr>
            <w:tcW w:w="900" w:type="dxa"/>
            <w:shd w:val="clear" w:color="auto" w:fill="F4F7FB"/>
            <w:tcMar>
              <w:top w:w="40" w:type="dxa"/>
              <w:left w:w="80" w:type="dxa"/>
              <w:bottom w:w="40" w:type="dxa"/>
              <w:right w:w="80" w:type="dxa"/>
            </w:tcMar>
            <w:vAlign w:val="center"/>
          </w:tcPr>
          <w:p w14:paraId="02B831EA" w14:textId="77777777" w:rsidR="006C4FB2" w:rsidRDefault="00000000">
            <w:pPr>
              <w:spacing w:before="20" w:after="20"/>
            </w:pPr>
            <w:r>
              <w:rPr>
                <w:sz w:val="15"/>
                <w:szCs w:val="15"/>
              </w:rPr>
              <w:t>10%</w:t>
            </w:r>
          </w:p>
        </w:tc>
        <w:tc>
          <w:tcPr>
            <w:tcW w:w="5146" w:type="dxa"/>
            <w:shd w:val="clear" w:color="auto" w:fill="F4F7FB"/>
            <w:tcMar>
              <w:top w:w="40" w:type="dxa"/>
              <w:left w:w="80" w:type="dxa"/>
              <w:bottom w:w="40" w:type="dxa"/>
              <w:right w:w="80" w:type="dxa"/>
            </w:tcMar>
            <w:vAlign w:val="center"/>
          </w:tcPr>
          <w:p w14:paraId="6F5FA291" w14:textId="77777777" w:rsidR="006C4FB2" w:rsidRDefault="00000000">
            <w:pPr>
              <w:spacing w:before="20" w:after="20"/>
            </w:pPr>
            <w:r>
              <w:rPr>
                <w:sz w:val="15"/>
                <w:szCs w:val="15"/>
              </w:rPr>
              <w:t>Eight zonal ToTs; trainer certification; BISP master-trainer track; Peer Rahnuma briefing kit; deployment readiness</w:t>
            </w:r>
          </w:p>
        </w:tc>
      </w:tr>
      <w:tr w:rsidR="006C4FB2" w14:paraId="22858F7C" w14:textId="77777777">
        <w:trPr>
          <w:cantSplit/>
        </w:trPr>
        <w:tc>
          <w:tcPr>
            <w:tcW w:w="3000" w:type="dxa"/>
            <w:shd w:val="clear" w:color="auto" w:fill="FFFFFF"/>
            <w:tcMar>
              <w:top w:w="40" w:type="dxa"/>
              <w:left w:w="80" w:type="dxa"/>
              <w:bottom w:w="40" w:type="dxa"/>
              <w:right w:w="80" w:type="dxa"/>
            </w:tcMar>
            <w:vAlign w:val="center"/>
          </w:tcPr>
          <w:p w14:paraId="0480B93D" w14:textId="77777777" w:rsidR="006C4FB2" w:rsidRDefault="00000000">
            <w:pPr>
              <w:spacing w:before="20" w:after="20"/>
            </w:pPr>
            <w:r>
              <w:rPr>
                <w:sz w:val="15"/>
                <w:szCs w:val="15"/>
              </w:rPr>
              <w:t>D5 Phase 1 roll-out (250,000) with pilot summary</w:t>
            </w:r>
          </w:p>
        </w:tc>
        <w:tc>
          <w:tcPr>
            <w:tcW w:w="700" w:type="dxa"/>
            <w:shd w:val="clear" w:color="auto" w:fill="FFFFFF"/>
            <w:tcMar>
              <w:top w:w="40" w:type="dxa"/>
              <w:left w:w="80" w:type="dxa"/>
              <w:bottom w:w="40" w:type="dxa"/>
              <w:right w:w="80" w:type="dxa"/>
            </w:tcMar>
            <w:vAlign w:val="center"/>
          </w:tcPr>
          <w:p w14:paraId="594EF9AE" w14:textId="77777777" w:rsidR="006C4FB2" w:rsidRDefault="00000000">
            <w:pPr>
              <w:spacing w:before="20" w:after="20"/>
            </w:pPr>
            <w:r>
              <w:rPr>
                <w:sz w:val="15"/>
                <w:szCs w:val="15"/>
              </w:rPr>
              <w:t>M8</w:t>
            </w:r>
          </w:p>
        </w:tc>
        <w:tc>
          <w:tcPr>
            <w:tcW w:w="900" w:type="dxa"/>
            <w:shd w:val="clear" w:color="auto" w:fill="FFFFFF"/>
            <w:tcMar>
              <w:top w:w="40" w:type="dxa"/>
              <w:left w:w="80" w:type="dxa"/>
              <w:bottom w:w="40" w:type="dxa"/>
              <w:right w:w="80" w:type="dxa"/>
            </w:tcMar>
            <w:vAlign w:val="center"/>
          </w:tcPr>
          <w:p w14:paraId="45CD5B9B" w14:textId="77777777" w:rsidR="006C4FB2" w:rsidRDefault="00000000">
            <w:pPr>
              <w:spacing w:before="20" w:after="20"/>
            </w:pPr>
            <w:r>
              <w:rPr>
                <w:sz w:val="15"/>
                <w:szCs w:val="15"/>
              </w:rPr>
              <w:t>15%</w:t>
            </w:r>
          </w:p>
        </w:tc>
        <w:tc>
          <w:tcPr>
            <w:tcW w:w="5146" w:type="dxa"/>
            <w:shd w:val="clear" w:color="auto" w:fill="FFFFFF"/>
            <w:tcMar>
              <w:top w:w="40" w:type="dxa"/>
              <w:left w:w="80" w:type="dxa"/>
              <w:bottom w:w="40" w:type="dxa"/>
              <w:right w:w="80" w:type="dxa"/>
            </w:tcMar>
            <w:vAlign w:val="center"/>
          </w:tcPr>
          <w:p w14:paraId="72402984" w14:textId="77777777" w:rsidR="006C4FB2" w:rsidRDefault="00000000">
            <w:pPr>
              <w:spacing w:before="20" w:after="20"/>
            </w:pPr>
            <w:r>
              <w:rPr>
                <w:sz w:val="15"/>
                <w:szCs w:val="15"/>
              </w:rPr>
              <w:t>Completion records, toolkit distribution, digital activation, early findings and agreed corrections</w:t>
            </w:r>
          </w:p>
        </w:tc>
      </w:tr>
      <w:tr w:rsidR="006C4FB2" w14:paraId="5FE7FB74" w14:textId="77777777">
        <w:trPr>
          <w:cantSplit/>
        </w:trPr>
        <w:tc>
          <w:tcPr>
            <w:tcW w:w="3000" w:type="dxa"/>
            <w:shd w:val="clear" w:color="auto" w:fill="F4F7FB"/>
            <w:tcMar>
              <w:top w:w="40" w:type="dxa"/>
              <w:left w:w="80" w:type="dxa"/>
              <w:bottom w:w="40" w:type="dxa"/>
              <w:right w:w="80" w:type="dxa"/>
            </w:tcMar>
            <w:vAlign w:val="center"/>
          </w:tcPr>
          <w:p w14:paraId="78DE5C7D" w14:textId="77777777" w:rsidR="006C4FB2" w:rsidRDefault="00000000">
            <w:pPr>
              <w:spacing w:before="20" w:after="20"/>
            </w:pPr>
            <w:r>
              <w:rPr>
                <w:sz w:val="15"/>
                <w:szCs w:val="15"/>
              </w:rPr>
              <w:t>D6 Phase 1 review and course-correction report</w:t>
            </w:r>
          </w:p>
        </w:tc>
        <w:tc>
          <w:tcPr>
            <w:tcW w:w="700" w:type="dxa"/>
            <w:shd w:val="clear" w:color="auto" w:fill="F4F7FB"/>
            <w:tcMar>
              <w:top w:w="40" w:type="dxa"/>
              <w:left w:w="80" w:type="dxa"/>
              <w:bottom w:w="40" w:type="dxa"/>
              <w:right w:w="80" w:type="dxa"/>
            </w:tcMar>
            <w:vAlign w:val="center"/>
          </w:tcPr>
          <w:p w14:paraId="058F1C74" w14:textId="77777777" w:rsidR="006C4FB2" w:rsidRDefault="00000000">
            <w:pPr>
              <w:spacing w:before="20" w:after="20"/>
            </w:pPr>
            <w:r>
              <w:rPr>
                <w:sz w:val="15"/>
                <w:szCs w:val="15"/>
              </w:rPr>
              <w:t>M9</w:t>
            </w:r>
          </w:p>
        </w:tc>
        <w:tc>
          <w:tcPr>
            <w:tcW w:w="900" w:type="dxa"/>
            <w:shd w:val="clear" w:color="auto" w:fill="F4F7FB"/>
            <w:tcMar>
              <w:top w:w="40" w:type="dxa"/>
              <w:left w:w="80" w:type="dxa"/>
              <w:bottom w:w="40" w:type="dxa"/>
              <w:right w:w="80" w:type="dxa"/>
            </w:tcMar>
            <w:vAlign w:val="center"/>
          </w:tcPr>
          <w:p w14:paraId="5E4336FA" w14:textId="77777777" w:rsidR="006C4FB2" w:rsidRDefault="00000000">
            <w:pPr>
              <w:spacing w:before="20" w:after="20"/>
            </w:pPr>
            <w:r>
              <w:rPr>
                <w:sz w:val="15"/>
                <w:szCs w:val="15"/>
              </w:rPr>
              <w:t>5%</w:t>
            </w:r>
          </w:p>
        </w:tc>
        <w:tc>
          <w:tcPr>
            <w:tcW w:w="5146" w:type="dxa"/>
            <w:shd w:val="clear" w:color="auto" w:fill="F4F7FB"/>
            <w:tcMar>
              <w:top w:w="40" w:type="dxa"/>
              <w:left w:w="80" w:type="dxa"/>
              <w:bottom w:w="40" w:type="dxa"/>
              <w:right w:w="80" w:type="dxa"/>
            </w:tcMar>
            <w:vAlign w:val="center"/>
          </w:tcPr>
          <w:p w14:paraId="53A0EE6F" w14:textId="77777777" w:rsidR="006C4FB2" w:rsidRDefault="00000000">
            <w:pPr>
              <w:spacing w:before="20" w:after="20"/>
            </w:pPr>
            <w:r>
              <w:rPr>
                <w:sz w:val="15"/>
                <w:szCs w:val="15"/>
              </w:rPr>
              <w:t>Gate assessment (Table 17), tranche-window outcomes, randomised variation results, Learning Report 1</w:t>
            </w:r>
          </w:p>
        </w:tc>
      </w:tr>
      <w:tr w:rsidR="006C4FB2" w14:paraId="51026649" w14:textId="77777777">
        <w:trPr>
          <w:cantSplit/>
        </w:trPr>
        <w:tc>
          <w:tcPr>
            <w:tcW w:w="3000" w:type="dxa"/>
            <w:shd w:val="clear" w:color="auto" w:fill="FFFFFF"/>
            <w:tcMar>
              <w:top w:w="40" w:type="dxa"/>
              <w:left w:w="80" w:type="dxa"/>
              <w:bottom w:w="40" w:type="dxa"/>
              <w:right w:w="80" w:type="dxa"/>
            </w:tcMar>
            <w:vAlign w:val="center"/>
          </w:tcPr>
          <w:p w14:paraId="61A676E4" w14:textId="77777777" w:rsidR="006C4FB2" w:rsidRDefault="00000000">
            <w:pPr>
              <w:spacing w:before="20" w:after="20"/>
            </w:pPr>
            <w:r>
              <w:rPr>
                <w:sz w:val="15"/>
                <w:szCs w:val="15"/>
              </w:rPr>
              <w:t>D7 Phase 2 roll-out (400,000)</w:t>
            </w:r>
          </w:p>
        </w:tc>
        <w:tc>
          <w:tcPr>
            <w:tcW w:w="700" w:type="dxa"/>
            <w:shd w:val="clear" w:color="auto" w:fill="FFFFFF"/>
            <w:tcMar>
              <w:top w:w="40" w:type="dxa"/>
              <w:left w:w="80" w:type="dxa"/>
              <w:bottom w:w="40" w:type="dxa"/>
              <w:right w:w="80" w:type="dxa"/>
            </w:tcMar>
            <w:vAlign w:val="center"/>
          </w:tcPr>
          <w:p w14:paraId="4A2BFC4B" w14:textId="77777777" w:rsidR="006C4FB2" w:rsidRDefault="00000000">
            <w:pPr>
              <w:spacing w:before="20" w:after="20"/>
            </w:pPr>
            <w:r>
              <w:rPr>
                <w:sz w:val="15"/>
                <w:szCs w:val="15"/>
              </w:rPr>
              <w:t>M14</w:t>
            </w:r>
          </w:p>
        </w:tc>
        <w:tc>
          <w:tcPr>
            <w:tcW w:w="900" w:type="dxa"/>
            <w:shd w:val="clear" w:color="auto" w:fill="FFFFFF"/>
            <w:tcMar>
              <w:top w:w="40" w:type="dxa"/>
              <w:left w:w="80" w:type="dxa"/>
              <w:bottom w:w="40" w:type="dxa"/>
              <w:right w:w="80" w:type="dxa"/>
            </w:tcMar>
            <w:vAlign w:val="center"/>
          </w:tcPr>
          <w:p w14:paraId="147A9F91" w14:textId="77777777" w:rsidR="006C4FB2" w:rsidRDefault="00000000">
            <w:pPr>
              <w:spacing w:before="20" w:after="20"/>
            </w:pPr>
            <w:r>
              <w:rPr>
                <w:sz w:val="15"/>
                <w:szCs w:val="15"/>
              </w:rPr>
              <w:t>15%</w:t>
            </w:r>
          </w:p>
        </w:tc>
        <w:tc>
          <w:tcPr>
            <w:tcW w:w="5146" w:type="dxa"/>
            <w:shd w:val="clear" w:color="auto" w:fill="FFFFFF"/>
            <w:tcMar>
              <w:top w:w="40" w:type="dxa"/>
              <w:left w:w="80" w:type="dxa"/>
              <w:bottom w:w="40" w:type="dxa"/>
              <w:right w:w="80" w:type="dxa"/>
            </w:tcMar>
            <w:vAlign w:val="center"/>
          </w:tcPr>
          <w:p w14:paraId="3F483ABE" w14:textId="77777777" w:rsidR="006C4FB2" w:rsidRDefault="00000000">
            <w:pPr>
              <w:spacing w:before="20" w:after="20"/>
            </w:pPr>
            <w:r>
              <w:rPr>
                <w:sz w:val="15"/>
                <w:szCs w:val="15"/>
              </w:rPr>
              <w:t>Completion records with refined modality deployment and full reinforcement programme</w:t>
            </w:r>
          </w:p>
        </w:tc>
      </w:tr>
      <w:tr w:rsidR="006C4FB2" w14:paraId="297578B2" w14:textId="77777777">
        <w:trPr>
          <w:cantSplit/>
        </w:trPr>
        <w:tc>
          <w:tcPr>
            <w:tcW w:w="3000" w:type="dxa"/>
            <w:shd w:val="clear" w:color="auto" w:fill="F4F7FB"/>
            <w:tcMar>
              <w:top w:w="40" w:type="dxa"/>
              <w:left w:w="80" w:type="dxa"/>
              <w:bottom w:w="40" w:type="dxa"/>
              <w:right w:w="80" w:type="dxa"/>
            </w:tcMar>
            <w:vAlign w:val="center"/>
          </w:tcPr>
          <w:p w14:paraId="641AE17F" w14:textId="77777777" w:rsidR="006C4FB2" w:rsidRDefault="00000000">
            <w:pPr>
              <w:spacing w:before="20" w:after="20"/>
            </w:pPr>
            <w:r>
              <w:rPr>
                <w:sz w:val="15"/>
                <w:szCs w:val="15"/>
              </w:rPr>
              <w:t>D8 Midline progress report</w:t>
            </w:r>
          </w:p>
        </w:tc>
        <w:tc>
          <w:tcPr>
            <w:tcW w:w="700" w:type="dxa"/>
            <w:shd w:val="clear" w:color="auto" w:fill="F4F7FB"/>
            <w:tcMar>
              <w:top w:w="40" w:type="dxa"/>
              <w:left w:w="80" w:type="dxa"/>
              <w:bottom w:w="40" w:type="dxa"/>
              <w:right w:w="80" w:type="dxa"/>
            </w:tcMar>
            <w:vAlign w:val="center"/>
          </w:tcPr>
          <w:p w14:paraId="7649C350" w14:textId="77777777" w:rsidR="006C4FB2" w:rsidRDefault="00000000">
            <w:pPr>
              <w:spacing w:before="20" w:after="20"/>
            </w:pPr>
            <w:r>
              <w:rPr>
                <w:sz w:val="15"/>
                <w:szCs w:val="15"/>
              </w:rPr>
              <w:t>M15</w:t>
            </w:r>
          </w:p>
        </w:tc>
        <w:tc>
          <w:tcPr>
            <w:tcW w:w="900" w:type="dxa"/>
            <w:shd w:val="clear" w:color="auto" w:fill="F4F7FB"/>
            <w:tcMar>
              <w:top w:w="40" w:type="dxa"/>
              <w:left w:w="80" w:type="dxa"/>
              <w:bottom w:w="40" w:type="dxa"/>
              <w:right w:w="80" w:type="dxa"/>
            </w:tcMar>
            <w:vAlign w:val="center"/>
          </w:tcPr>
          <w:p w14:paraId="06D6CFC6" w14:textId="77777777" w:rsidR="006C4FB2" w:rsidRDefault="00000000">
            <w:pPr>
              <w:spacing w:before="20" w:after="20"/>
            </w:pPr>
            <w:r>
              <w:rPr>
                <w:sz w:val="15"/>
                <w:szCs w:val="15"/>
              </w:rPr>
              <w:t>5%</w:t>
            </w:r>
          </w:p>
        </w:tc>
        <w:tc>
          <w:tcPr>
            <w:tcW w:w="5146" w:type="dxa"/>
            <w:shd w:val="clear" w:color="auto" w:fill="F4F7FB"/>
            <w:tcMar>
              <w:top w:w="40" w:type="dxa"/>
              <w:left w:w="80" w:type="dxa"/>
              <w:bottom w:w="40" w:type="dxa"/>
              <w:right w:w="80" w:type="dxa"/>
            </w:tcMar>
            <w:vAlign w:val="center"/>
          </w:tcPr>
          <w:p w14:paraId="79ED8E35" w14:textId="77777777" w:rsidR="006C4FB2" w:rsidRDefault="00000000">
            <w:pPr>
              <w:spacing w:before="20" w:after="20"/>
            </w:pPr>
            <w:r>
              <w:rPr>
                <w:sz w:val="15"/>
                <w:szCs w:val="15"/>
              </w:rPr>
              <w:t>Cumulative reach, quality, channel effectiveness, early behavioural outcomes, updated risk register, Learning Report 2</w:t>
            </w:r>
          </w:p>
        </w:tc>
      </w:tr>
      <w:tr w:rsidR="006C4FB2" w14:paraId="1E78CBC1" w14:textId="77777777">
        <w:trPr>
          <w:cantSplit/>
        </w:trPr>
        <w:tc>
          <w:tcPr>
            <w:tcW w:w="3000" w:type="dxa"/>
            <w:shd w:val="clear" w:color="auto" w:fill="FFFFFF"/>
            <w:tcMar>
              <w:top w:w="40" w:type="dxa"/>
              <w:left w:w="80" w:type="dxa"/>
              <w:bottom w:w="40" w:type="dxa"/>
              <w:right w:w="80" w:type="dxa"/>
            </w:tcMar>
            <w:vAlign w:val="center"/>
          </w:tcPr>
          <w:p w14:paraId="1AA41EA8" w14:textId="77777777" w:rsidR="006C4FB2" w:rsidRDefault="00000000">
            <w:pPr>
              <w:spacing w:before="20" w:after="20"/>
            </w:pPr>
            <w:r>
              <w:rPr>
                <w:sz w:val="15"/>
                <w:szCs w:val="15"/>
              </w:rPr>
              <w:t>D9 Phase 3 roll-out (350,000)</w:t>
            </w:r>
          </w:p>
        </w:tc>
        <w:tc>
          <w:tcPr>
            <w:tcW w:w="700" w:type="dxa"/>
            <w:shd w:val="clear" w:color="auto" w:fill="FFFFFF"/>
            <w:tcMar>
              <w:top w:w="40" w:type="dxa"/>
              <w:left w:w="80" w:type="dxa"/>
              <w:bottom w:w="40" w:type="dxa"/>
              <w:right w:w="80" w:type="dxa"/>
            </w:tcMar>
            <w:vAlign w:val="center"/>
          </w:tcPr>
          <w:p w14:paraId="2538CC47" w14:textId="77777777" w:rsidR="006C4FB2" w:rsidRDefault="00000000">
            <w:pPr>
              <w:spacing w:before="20" w:after="20"/>
            </w:pPr>
            <w:r>
              <w:rPr>
                <w:sz w:val="15"/>
                <w:szCs w:val="15"/>
              </w:rPr>
              <w:t>M20</w:t>
            </w:r>
          </w:p>
        </w:tc>
        <w:tc>
          <w:tcPr>
            <w:tcW w:w="900" w:type="dxa"/>
            <w:shd w:val="clear" w:color="auto" w:fill="FFFFFF"/>
            <w:tcMar>
              <w:top w:w="40" w:type="dxa"/>
              <w:left w:w="80" w:type="dxa"/>
              <w:bottom w:w="40" w:type="dxa"/>
              <w:right w:w="80" w:type="dxa"/>
            </w:tcMar>
            <w:vAlign w:val="center"/>
          </w:tcPr>
          <w:p w14:paraId="0F0190F2" w14:textId="77777777" w:rsidR="006C4FB2" w:rsidRDefault="00000000">
            <w:pPr>
              <w:spacing w:before="20" w:after="20"/>
            </w:pPr>
            <w:r>
              <w:rPr>
                <w:sz w:val="15"/>
                <w:szCs w:val="15"/>
              </w:rPr>
              <w:t>15%</w:t>
            </w:r>
          </w:p>
        </w:tc>
        <w:tc>
          <w:tcPr>
            <w:tcW w:w="5146" w:type="dxa"/>
            <w:shd w:val="clear" w:color="auto" w:fill="FFFFFF"/>
            <w:tcMar>
              <w:top w:w="40" w:type="dxa"/>
              <w:left w:w="80" w:type="dxa"/>
              <w:bottom w:w="40" w:type="dxa"/>
              <w:right w:w="80" w:type="dxa"/>
            </w:tcMar>
            <w:vAlign w:val="center"/>
          </w:tcPr>
          <w:p w14:paraId="4A223C86" w14:textId="77777777" w:rsidR="006C4FB2" w:rsidRDefault="00000000">
            <w:pPr>
              <w:spacing w:before="20" w:after="20"/>
            </w:pPr>
            <w:r>
              <w:rPr>
                <w:sz w:val="15"/>
                <w:szCs w:val="15"/>
              </w:rPr>
              <w:t>Completion records prioritising hard-to-reach tehsils; sustained reinforcement for all cohorts</w:t>
            </w:r>
          </w:p>
        </w:tc>
      </w:tr>
      <w:tr w:rsidR="006C4FB2" w14:paraId="53606A9D" w14:textId="77777777">
        <w:trPr>
          <w:cantSplit/>
        </w:trPr>
        <w:tc>
          <w:tcPr>
            <w:tcW w:w="3000" w:type="dxa"/>
            <w:shd w:val="clear" w:color="auto" w:fill="F4F7FB"/>
            <w:tcMar>
              <w:top w:w="40" w:type="dxa"/>
              <w:left w:w="80" w:type="dxa"/>
              <w:bottom w:w="40" w:type="dxa"/>
              <w:right w:w="80" w:type="dxa"/>
            </w:tcMar>
            <w:vAlign w:val="center"/>
          </w:tcPr>
          <w:p w14:paraId="1B2D743F" w14:textId="77777777" w:rsidR="006C4FB2" w:rsidRDefault="00000000">
            <w:pPr>
              <w:spacing w:before="20" w:after="20"/>
            </w:pPr>
            <w:r>
              <w:rPr>
                <w:sz w:val="15"/>
                <w:szCs w:val="15"/>
              </w:rPr>
              <w:t>D10 Final evaluation and close-out report</w:t>
            </w:r>
          </w:p>
        </w:tc>
        <w:tc>
          <w:tcPr>
            <w:tcW w:w="700" w:type="dxa"/>
            <w:shd w:val="clear" w:color="auto" w:fill="F4F7FB"/>
            <w:tcMar>
              <w:top w:w="40" w:type="dxa"/>
              <w:left w:w="80" w:type="dxa"/>
              <w:bottom w:w="40" w:type="dxa"/>
              <w:right w:w="80" w:type="dxa"/>
            </w:tcMar>
            <w:vAlign w:val="center"/>
          </w:tcPr>
          <w:p w14:paraId="39D15327" w14:textId="77777777" w:rsidR="006C4FB2" w:rsidRDefault="00000000">
            <w:pPr>
              <w:spacing w:before="20" w:after="20"/>
            </w:pPr>
            <w:r>
              <w:rPr>
                <w:sz w:val="15"/>
                <w:szCs w:val="15"/>
              </w:rPr>
              <w:t>M24</w:t>
            </w:r>
          </w:p>
        </w:tc>
        <w:tc>
          <w:tcPr>
            <w:tcW w:w="900" w:type="dxa"/>
            <w:shd w:val="clear" w:color="auto" w:fill="F4F7FB"/>
            <w:tcMar>
              <w:top w:w="40" w:type="dxa"/>
              <w:left w:w="80" w:type="dxa"/>
              <w:bottom w:w="40" w:type="dxa"/>
              <w:right w:w="80" w:type="dxa"/>
            </w:tcMar>
            <w:vAlign w:val="center"/>
          </w:tcPr>
          <w:p w14:paraId="2E6FD6D6" w14:textId="77777777" w:rsidR="006C4FB2" w:rsidRDefault="00000000">
            <w:pPr>
              <w:spacing w:before="20" w:after="20"/>
            </w:pPr>
            <w:r>
              <w:rPr>
                <w:sz w:val="15"/>
                <w:szCs w:val="15"/>
              </w:rPr>
              <w:t>5%</w:t>
            </w:r>
          </w:p>
        </w:tc>
        <w:tc>
          <w:tcPr>
            <w:tcW w:w="5146" w:type="dxa"/>
            <w:shd w:val="clear" w:color="auto" w:fill="F4F7FB"/>
            <w:tcMar>
              <w:top w:w="40" w:type="dxa"/>
              <w:left w:w="80" w:type="dxa"/>
              <w:bottom w:w="40" w:type="dxa"/>
              <w:right w:w="80" w:type="dxa"/>
            </w:tcMar>
            <w:vAlign w:val="center"/>
          </w:tcPr>
          <w:p w14:paraId="13919727" w14:textId="77777777" w:rsidR="006C4FB2" w:rsidRDefault="00000000">
            <w:pPr>
              <w:spacing w:before="20" w:after="20"/>
            </w:pPr>
            <w:r>
              <w:rPr>
                <w:sz w:val="15"/>
                <w:szCs w:val="15"/>
              </w:rPr>
              <w:t>Endline findings; physical vs digital outcomes by segment and geography; recommendations for national scale-up; full data and asset hand-over</w:t>
            </w:r>
          </w:p>
        </w:tc>
      </w:tr>
    </w:tbl>
    <w:p w14:paraId="34E6F2C3" w14:textId="77777777" w:rsidR="006C4FB2" w:rsidRDefault="00000000">
      <w:pPr>
        <w:pStyle w:val="Heading1"/>
        <w:keepNext/>
      </w:pPr>
      <w:bookmarkStart w:id="68" w:name="_Toc242799524"/>
      <w:r>
        <w:lastRenderedPageBreak/>
        <w:t>8. Level of Effort, Field Deployment and Activity Plan</w:t>
      </w:r>
      <w:bookmarkEnd w:id="68"/>
    </w:p>
    <w:p w14:paraId="1AFBE1A2" w14:textId="77777777" w:rsidR="006C4FB2" w:rsidRDefault="00000000">
      <w:pPr>
        <w:spacing w:after="100" w:line="264" w:lineRule="auto"/>
        <w:jc w:val="both"/>
      </w:pPr>
      <w:r>
        <w:t>The level of effort is derived directly from beneficiary volumes and geography (Section 4.7) rather than from generic staffing ratios. Table 21 summarises person-months by role; Table 22 lists activities with their cost heads, without pricing, as required by Clause 10 of the RFP. The financial proposal follows the same structure.</w:t>
      </w:r>
    </w:p>
    <w:p w14:paraId="4C0BBF92"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21: </w:t>
      </w:r>
      <w:r>
        <w:rPr>
          <w:b/>
          <w:bCs/>
          <w:color w:val="1F3864"/>
          <w:sz w:val="16"/>
          <w:szCs w:val="16"/>
        </w:rPr>
        <w:t>Level of effort by role (person-months over 24 months)</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800"/>
        <w:gridCol w:w="1800"/>
        <w:gridCol w:w="3646"/>
        <w:gridCol w:w="1500"/>
      </w:tblGrid>
      <w:tr w:rsidR="006C4FB2" w14:paraId="58286750" w14:textId="77777777">
        <w:trPr>
          <w:cantSplit/>
          <w:tblHeader/>
        </w:trPr>
        <w:tc>
          <w:tcPr>
            <w:tcW w:w="2800" w:type="dxa"/>
            <w:shd w:val="clear" w:color="auto" w:fill="1F3864"/>
            <w:tcMar>
              <w:top w:w="50" w:type="dxa"/>
              <w:left w:w="80" w:type="dxa"/>
              <w:bottom w:w="50" w:type="dxa"/>
              <w:right w:w="80" w:type="dxa"/>
            </w:tcMar>
            <w:vAlign w:val="center"/>
          </w:tcPr>
          <w:p w14:paraId="79C114F5" w14:textId="77777777" w:rsidR="006C4FB2" w:rsidRDefault="00000000">
            <w:pPr>
              <w:spacing w:before="20" w:after="20"/>
            </w:pPr>
            <w:r>
              <w:rPr>
                <w:b/>
                <w:bCs/>
                <w:color w:val="FFFFFF"/>
                <w:sz w:val="15"/>
                <w:szCs w:val="15"/>
              </w:rPr>
              <w:t>Role</w:t>
            </w:r>
          </w:p>
        </w:tc>
        <w:tc>
          <w:tcPr>
            <w:tcW w:w="1800" w:type="dxa"/>
            <w:shd w:val="clear" w:color="auto" w:fill="1F3864"/>
            <w:tcMar>
              <w:top w:w="50" w:type="dxa"/>
              <w:left w:w="80" w:type="dxa"/>
              <w:bottom w:w="50" w:type="dxa"/>
              <w:right w:w="80" w:type="dxa"/>
            </w:tcMar>
            <w:vAlign w:val="center"/>
          </w:tcPr>
          <w:p w14:paraId="7F4E01CC" w14:textId="77777777" w:rsidR="006C4FB2" w:rsidRDefault="00000000">
            <w:pPr>
              <w:spacing w:before="20" w:after="20"/>
            </w:pPr>
            <w:r>
              <w:rPr>
                <w:b/>
                <w:bCs/>
                <w:color w:val="FFFFFF"/>
                <w:sz w:val="15"/>
                <w:szCs w:val="15"/>
              </w:rPr>
              <w:t>Number</w:t>
            </w:r>
          </w:p>
        </w:tc>
        <w:tc>
          <w:tcPr>
            <w:tcW w:w="3646" w:type="dxa"/>
            <w:shd w:val="clear" w:color="auto" w:fill="1F3864"/>
            <w:tcMar>
              <w:top w:w="50" w:type="dxa"/>
              <w:left w:w="80" w:type="dxa"/>
              <w:bottom w:w="50" w:type="dxa"/>
              <w:right w:w="80" w:type="dxa"/>
            </w:tcMar>
            <w:vAlign w:val="center"/>
          </w:tcPr>
          <w:p w14:paraId="6EA7E69E" w14:textId="77777777" w:rsidR="006C4FB2" w:rsidRDefault="00000000">
            <w:pPr>
              <w:spacing w:before="20" w:after="20"/>
            </w:pPr>
            <w:r>
              <w:rPr>
                <w:b/>
                <w:bCs/>
                <w:color w:val="FFFFFF"/>
                <w:sz w:val="15"/>
                <w:szCs w:val="15"/>
              </w:rPr>
              <w:t>Deployment</w:t>
            </w:r>
          </w:p>
        </w:tc>
        <w:tc>
          <w:tcPr>
            <w:tcW w:w="1500" w:type="dxa"/>
            <w:shd w:val="clear" w:color="auto" w:fill="1F3864"/>
            <w:tcMar>
              <w:top w:w="50" w:type="dxa"/>
              <w:left w:w="80" w:type="dxa"/>
              <w:bottom w:w="50" w:type="dxa"/>
              <w:right w:w="80" w:type="dxa"/>
            </w:tcMar>
            <w:vAlign w:val="center"/>
          </w:tcPr>
          <w:p w14:paraId="3A4730D0" w14:textId="77777777" w:rsidR="006C4FB2" w:rsidRDefault="00000000">
            <w:pPr>
              <w:spacing w:before="20" w:after="20"/>
            </w:pPr>
            <w:r>
              <w:rPr>
                <w:b/>
                <w:bCs/>
                <w:color w:val="FFFFFF"/>
                <w:sz w:val="15"/>
                <w:szCs w:val="15"/>
              </w:rPr>
              <w:t>Person-months</w:t>
            </w:r>
          </w:p>
        </w:tc>
      </w:tr>
      <w:tr w:rsidR="006C4FB2" w14:paraId="78F126F2" w14:textId="77777777">
        <w:trPr>
          <w:cantSplit/>
        </w:trPr>
        <w:tc>
          <w:tcPr>
            <w:tcW w:w="2800" w:type="dxa"/>
            <w:shd w:val="clear" w:color="auto" w:fill="FFFFFF"/>
            <w:tcMar>
              <w:top w:w="40" w:type="dxa"/>
              <w:left w:w="80" w:type="dxa"/>
              <w:bottom w:w="40" w:type="dxa"/>
              <w:right w:w="80" w:type="dxa"/>
            </w:tcMar>
            <w:vAlign w:val="center"/>
          </w:tcPr>
          <w:p w14:paraId="21105A68" w14:textId="77777777" w:rsidR="006C4FB2" w:rsidRDefault="00000000">
            <w:pPr>
              <w:spacing w:before="20" w:after="20"/>
            </w:pPr>
            <w:r>
              <w:rPr>
                <w:sz w:val="15"/>
                <w:szCs w:val="15"/>
              </w:rPr>
              <w:t>Field trainers</w:t>
            </w:r>
          </w:p>
        </w:tc>
        <w:tc>
          <w:tcPr>
            <w:tcW w:w="1800" w:type="dxa"/>
            <w:shd w:val="clear" w:color="auto" w:fill="FFFFFF"/>
            <w:tcMar>
              <w:top w:w="40" w:type="dxa"/>
              <w:left w:w="80" w:type="dxa"/>
              <w:bottom w:w="40" w:type="dxa"/>
              <w:right w:w="80" w:type="dxa"/>
            </w:tcMar>
            <w:vAlign w:val="center"/>
          </w:tcPr>
          <w:p w14:paraId="0B69024E" w14:textId="77777777" w:rsidR="006C4FB2" w:rsidRDefault="00000000">
            <w:pPr>
              <w:spacing w:before="20" w:after="20"/>
            </w:pPr>
            <w:r>
              <w:rPr>
                <w:sz w:val="15"/>
                <w:szCs w:val="15"/>
              </w:rPr>
              <w:t>374 → 440 → 389</w:t>
            </w:r>
          </w:p>
        </w:tc>
        <w:tc>
          <w:tcPr>
            <w:tcW w:w="3646" w:type="dxa"/>
            <w:shd w:val="clear" w:color="auto" w:fill="FFFFFF"/>
            <w:tcMar>
              <w:top w:w="40" w:type="dxa"/>
              <w:left w:w="80" w:type="dxa"/>
              <w:bottom w:w="40" w:type="dxa"/>
              <w:right w:w="80" w:type="dxa"/>
            </w:tcMar>
            <w:vAlign w:val="center"/>
          </w:tcPr>
          <w:p w14:paraId="568A187E" w14:textId="77777777" w:rsidR="006C4FB2" w:rsidRDefault="00000000">
            <w:pPr>
              <w:spacing w:before="20" w:after="20"/>
            </w:pPr>
            <w:r>
              <w:rPr>
                <w:sz w:val="15"/>
                <w:szCs w:val="15"/>
              </w:rPr>
              <w:t>M5–M21 (Phase 1, Phase 2, Phase 3 corps incl. 5% reserve)</w:t>
            </w:r>
          </w:p>
        </w:tc>
        <w:tc>
          <w:tcPr>
            <w:tcW w:w="1500" w:type="dxa"/>
            <w:shd w:val="clear" w:color="auto" w:fill="FFFFFF"/>
            <w:tcMar>
              <w:top w:w="40" w:type="dxa"/>
              <w:left w:w="80" w:type="dxa"/>
              <w:bottom w:w="40" w:type="dxa"/>
              <w:right w:w="80" w:type="dxa"/>
            </w:tcMar>
            <w:vAlign w:val="center"/>
          </w:tcPr>
          <w:p w14:paraId="0ADA6F6C" w14:textId="77777777" w:rsidR="006C4FB2" w:rsidRDefault="00000000">
            <w:pPr>
              <w:spacing w:before="20" w:after="20"/>
            </w:pPr>
            <w:r>
              <w:rPr>
                <w:sz w:val="15"/>
                <w:szCs w:val="15"/>
              </w:rPr>
              <w:t>6,844</w:t>
            </w:r>
          </w:p>
        </w:tc>
      </w:tr>
      <w:tr w:rsidR="006C4FB2" w14:paraId="7C6B2A21" w14:textId="77777777">
        <w:trPr>
          <w:cantSplit/>
        </w:trPr>
        <w:tc>
          <w:tcPr>
            <w:tcW w:w="2800" w:type="dxa"/>
            <w:shd w:val="clear" w:color="auto" w:fill="F4F7FB"/>
            <w:tcMar>
              <w:top w:w="40" w:type="dxa"/>
              <w:left w:w="80" w:type="dxa"/>
              <w:bottom w:w="40" w:type="dxa"/>
              <w:right w:w="80" w:type="dxa"/>
            </w:tcMar>
            <w:vAlign w:val="center"/>
          </w:tcPr>
          <w:p w14:paraId="56701244" w14:textId="77777777" w:rsidR="006C4FB2" w:rsidRDefault="00000000">
            <w:pPr>
              <w:spacing w:before="20" w:after="20"/>
            </w:pPr>
            <w:r>
              <w:rPr>
                <w:sz w:val="15"/>
                <w:szCs w:val="15"/>
              </w:rPr>
              <w:t>Implementation Coordinators</w:t>
            </w:r>
          </w:p>
        </w:tc>
        <w:tc>
          <w:tcPr>
            <w:tcW w:w="1800" w:type="dxa"/>
            <w:shd w:val="clear" w:color="auto" w:fill="F4F7FB"/>
            <w:tcMar>
              <w:top w:w="40" w:type="dxa"/>
              <w:left w:w="80" w:type="dxa"/>
              <w:bottom w:w="40" w:type="dxa"/>
              <w:right w:w="80" w:type="dxa"/>
            </w:tcMar>
            <w:vAlign w:val="center"/>
          </w:tcPr>
          <w:p w14:paraId="24799A63" w14:textId="77777777" w:rsidR="006C4FB2" w:rsidRDefault="00000000">
            <w:pPr>
              <w:spacing w:before="20" w:after="20"/>
            </w:pPr>
            <w:r>
              <w:rPr>
                <w:sz w:val="15"/>
                <w:szCs w:val="15"/>
              </w:rPr>
              <w:t>29 → 36 → 32</w:t>
            </w:r>
          </w:p>
        </w:tc>
        <w:tc>
          <w:tcPr>
            <w:tcW w:w="3646" w:type="dxa"/>
            <w:shd w:val="clear" w:color="auto" w:fill="F4F7FB"/>
            <w:tcMar>
              <w:top w:w="40" w:type="dxa"/>
              <w:left w:w="80" w:type="dxa"/>
              <w:bottom w:w="40" w:type="dxa"/>
              <w:right w:w="80" w:type="dxa"/>
            </w:tcMar>
            <w:vAlign w:val="center"/>
          </w:tcPr>
          <w:p w14:paraId="6824A014" w14:textId="77777777" w:rsidR="006C4FB2" w:rsidRDefault="00000000">
            <w:pPr>
              <w:spacing w:before="20" w:after="20"/>
            </w:pPr>
            <w:r>
              <w:rPr>
                <w:sz w:val="15"/>
                <w:szCs w:val="15"/>
              </w:rPr>
              <w:t>M5–M21</w:t>
            </w:r>
          </w:p>
        </w:tc>
        <w:tc>
          <w:tcPr>
            <w:tcW w:w="1500" w:type="dxa"/>
            <w:shd w:val="clear" w:color="auto" w:fill="F4F7FB"/>
            <w:tcMar>
              <w:top w:w="40" w:type="dxa"/>
              <w:left w:w="80" w:type="dxa"/>
              <w:bottom w:w="40" w:type="dxa"/>
              <w:right w:w="80" w:type="dxa"/>
            </w:tcMar>
            <w:vAlign w:val="center"/>
          </w:tcPr>
          <w:p w14:paraId="601E107B" w14:textId="77777777" w:rsidR="006C4FB2" w:rsidRDefault="00000000">
            <w:pPr>
              <w:spacing w:before="20" w:after="20"/>
            </w:pPr>
            <w:r>
              <w:rPr>
                <w:sz w:val="15"/>
                <w:szCs w:val="15"/>
              </w:rPr>
              <w:t>553</w:t>
            </w:r>
          </w:p>
        </w:tc>
      </w:tr>
      <w:tr w:rsidR="006C4FB2" w14:paraId="5CC3CC59" w14:textId="77777777">
        <w:trPr>
          <w:cantSplit/>
        </w:trPr>
        <w:tc>
          <w:tcPr>
            <w:tcW w:w="2800" w:type="dxa"/>
            <w:shd w:val="clear" w:color="auto" w:fill="FFFFFF"/>
            <w:tcMar>
              <w:top w:w="40" w:type="dxa"/>
              <w:left w:w="80" w:type="dxa"/>
              <w:bottom w:w="40" w:type="dxa"/>
              <w:right w:w="80" w:type="dxa"/>
            </w:tcMar>
            <w:vAlign w:val="center"/>
          </w:tcPr>
          <w:p w14:paraId="363C1FF6" w14:textId="77777777" w:rsidR="006C4FB2" w:rsidRDefault="00000000">
            <w:pPr>
              <w:spacing w:before="20" w:after="20"/>
            </w:pPr>
            <w:r>
              <w:rPr>
                <w:sz w:val="15"/>
                <w:szCs w:val="15"/>
              </w:rPr>
              <w:t>Zonal Coordinators</w:t>
            </w:r>
          </w:p>
        </w:tc>
        <w:tc>
          <w:tcPr>
            <w:tcW w:w="1800" w:type="dxa"/>
            <w:shd w:val="clear" w:color="auto" w:fill="FFFFFF"/>
            <w:tcMar>
              <w:top w:w="40" w:type="dxa"/>
              <w:left w:w="80" w:type="dxa"/>
              <w:bottom w:w="40" w:type="dxa"/>
              <w:right w:w="80" w:type="dxa"/>
            </w:tcMar>
            <w:vAlign w:val="center"/>
          </w:tcPr>
          <w:p w14:paraId="3BA2F077" w14:textId="77777777" w:rsidR="006C4FB2" w:rsidRDefault="00000000">
            <w:pPr>
              <w:spacing w:before="20" w:after="20"/>
            </w:pPr>
            <w:r>
              <w:rPr>
                <w:sz w:val="15"/>
                <w:szCs w:val="15"/>
              </w:rPr>
              <w:t>8</w:t>
            </w:r>
          </w:p>
        </w:tc>
        <w:tc>
          <w:tcPr>
            <w:tcW w:w="3646" w:type="dxa"/>
            <w:shd w:val="clear" w:color="auto" w:fill="FFFFFF"/>
            <w:tcMar>
              <w:top w:w="40" w:type="dxa"/>
              <w:left w:w="80" w:type="dxa"/>
              <w:bottom w:w="40" w:type="dxa"/>
              <w:right w:w="80" w:type="dxa"/>
            </w:tcMar>
            <w:vAlign w:val="center"/>
          </w:tcPr>
          <w:p w14:paraId="74EFE5BC" w14:textId="77777777" w:rsidR="006C4FB2" w:rsidRDefault="00000000">
            <w:pPr>
              <w:spacing w:before="20" w:after="20"/>
            </w:pPr>
            <w:r>
              <w:rPr>
                <w:sz w:val="15"/>
                <w:szCs w:val="15"/>
              </w:rPr>
              <w:t>M3–M22</w:t>
            </w:r>
          </w:p>
        </w:tc>
        <w:tc>
          <w:tcPr>
            <w:tcW w:w="1500" w:type="dxa"/>
            <w:shd w:val="clear" w:color="auto" w:fill="FFFFFF"/>
            <w:tcMar>
              <w:top w:w="40" w:type="dxa"/>
              <w:left w:w="80" w:type="dxa"/>
              <w:bottom w:w="40" w:type="dxa"/>
              <w:right w:w="80" w:type="dxa"/>
            </w:tcMar>
            <w:vAlign w:val="center"/>
          </w:tcPr>
          <w:p w14:paraId="324D5BB4" w14:textId="77777777" w:rsidR="006C4FB2" w:rsidRDefault="00000000">
            <w:pPr>
              <w:spacing w:before="20" w:after="20"/>
            </w:pPr>
            <w:r>
              <w:rPr>
                <w:sz w:val="15"/>
                <w:szCs w:val="15"/>
              </w:rPr>
              <w:t>160</w:t>
            </w:r>
          </w:p>
        </w:tc>
      </w:tr>
      <w:tr w:rsidR="006C4FB2" w14:paraId="434D68F2" w14:textId="77777777">
        <w:trPr>
          <w:cantSplit/>
        </w:trPr>
        <w:tc>
          <w:tcPr>
            <w:tcW w:w="2800" w:type="dxa"/>
            <w:shd w:val="clear" w:color="auto" w:fill="F4F7FB"/>
            <w:tcMar>
              <w:top w:w="40" w:type="dxa"/>
              <w:left w:w="80" w:type="dxa"/>
              <w:bottom w:w="40" w:type="dxa"/>
              <w:right w:w="80" w:type="dxa"/>
            </w:tcMar>
            <w:vAlign w:val="center"/>
          </w:tcPr>
          <w:p w14:paraId="5E8368DE" w14:textId="77777777" w:rsidR="006C4FB2" w:rsidRDefault="00000000">
            <w:pPr>
              <w:spacing w:before="20" w:after="20"/>
            </w:pPr>
            <w:r>
              <w:rPr>
                <w:sz w:val="15"/>
                <w:szCs w:val="15"/>
              </w:rPr>
              <w:t>Provincial Coordinators</w:t>
            </w:r>
          </w:p>
        </w:tc>
        <w:tc>
          <w:tcPr>
            <w:tcW w:w="1800" w:type="dxa"/>
            <w:shd w:val="clear" w:color="auto" w:fill="F4F7FB"/>
            <w:tcMar>
              <w:top w:w="40" w:type="dxa"/>
              <w:left w:w="80" w:type="dxa"/>
              <w:bottom w:w="40" w:type="dxa"/>
              <w:right w:w="80" w:type="dxa"/>
            </w:tcMar>
            <w:vAlign w:val="center"/>
          </w:tcPr>
          <w:p w14:paraId="725AF41F" w14:textId="77777777" w:rsidR="006C4FB2" w:rsidRDefault="00000000">
            <w:pPr>
              <w:spacing w:before="20" w:after="20"/>
            </w:pPr>
            <w:r>
              <w:rPr>
                <w:sz w:val="15"/>
                <w:szCs w:val="15"/>
              </w:rPr>
              <w:t>4</w:t>
            </w:r>
          </w:p>
        </w:tc>
        <w:tc>
          <w:tcPr>
            <w:tcW w:w="3646" w:type="dxa"/>
            <w:shd w:val="clear" w:color="auto" w:fill="F4F7FB"/>
            <w:tcMar>
              <w:top w:w="40" w:type="dxa"/>
              <w:left w:w="80" w:type="dxa"/>
              <w:bottom w:w="40" w:type="dxa"/>
              <w:right w:w="80" w:type="dxa"/>
            </w:tcMar>
            <w:vAlign w:val="center"/>
          </w:tcPr>
          <w:p w14:paraId="2654438C" w14:textId="77777777" w:rsidR="006C4FB2" w:rsidRDefault="00000000">
            <w:pPr>
              <w:spacing w:before="20" w:after="20"/>
            </w:pPr>
            <w:r>
              <w:rPr>
                <w:sz w:val="15"/>
                <w:szCs w:val="15"/>
              </w:rPr>
              <w:t>M2–M23</w:t>
            </w:r>
          </w:p>
        </w:tc>
        <w:tc>
          <w:tcPr>
            <w:tcW w:w="1500" w:type="dxa"/>
            <w:shd w:val="clear" w:color="auto" w:fill="F4F7FB"/>
            <w:tcMar>
              <w:top w:w="40" w:type="dxa"/>
              <w:left w:w="80" w:type="dxa"/>
              <w:bottom w:w="40" w:type="dxa"/>
              <w:right w:w="80" w:type="dxa"/>
            </w:tcMar>
            <w:vAlign w:val="center"/>
          </w:tcPr>
          <w:p w14:paraId="09B0161F" w14:textId="77777777" w:rsidR="006C4FB2" w:rsidRDefault="00000000">
            <w:pPr>
              <w:spacing w:before="20" w:after="20"/>
            </w:pPr>
            <w:r>
              <w:rPr>
                <w:sz w:val="15"/>
                <w:szCs w:val="15"/>
              </w:rPr>
              <w:t>88</w:t>
            </w:r>
          </w:p>
        </w:tc>
      </w:tr>
      <w:tr w:rsidR="006C4FB2" w14:paraId="222F903F" w14:textId="77777777">
        <w:trPr>
          <w:cantSplit/>
        </w:trPr>
        <w:tc>
          <w:tcPr>
            <w:tcW w:w="2800" w:type="dxa"/>
            <w:shd w:val="clear" w:color="auto" w:fill="FFFFFF"/>
            <w:tcMar>
              <w:top w:w="40" w:type="dxa"/>
              <w:left w:w="80" w:type="dxa"/>
              <w:bottom w:w="40" w:type="dxa"/>
              <w:right w:w="80" w:type="dxa"/>
            </w:tcMar>
            <w:vAlign w:val="center"/>
          </w:tcPr>
          <w:p w14:paraId="0BBFE2E9" w14:textId="77777777" w:rsidR="006C4FB2" w:rsidRDefault="00000000">
            <w:pPr>
              <w:spacing w:before="20" w:after="20"/>
            </w:pPr>
            <w:r>
              <w:rPr>
                <w:sz w:val="15"/>
                <w:szCs w:val="15"/>
              </w:rPr>
              <w:t>Call-back and digital support agents</w:t>
            </w:r>
          </w:p>
        </w:tc>
        <w:tc>
          <w:tcPr>
            <w:tcW w:w="1800" w:type="dxa"/>
            <w:shd w:val="clear" w:color="auto" w:fill="FFFFFF"/>
            <w:tcMar>
              <w:top w:w="40" w:type="dxa"/>
              <w:left w:w="80" w:type="dxa"/>
              <w:bottom w:w="40" w:type="dxa"/>
              <w:right w:w="80" w:type="dxa"/>
            </w:tcMar>
            <w:vAlign w:val="center"/>
          </w:tcPr>
          <w:p w14:paraId="5B70B3B3" w14:textId="77777777" w:rsidR="006C4FB2" w:rsidRDefault="00000000">
            <w:pPr>
              <w:spacing w:before="20" w:after="20"/>
            </w:pPr>
            <w:r>
              <w:rPr>
                <w:sz w:val="15"/>
                <w:szCs w:val="15"/>
              </w:rPr>
              <w:t>12</w:t>
            </w:r>
          </w:p>
        </w:tc>
        <w:tc>
          <w:tcPr>
            <w:tcW w:w="3646" w:type="dxa"/>
            <w:shd w:val="clear" w:color="auto" w:fill="FFFFFF"/>
            <w:tcMar>
              <w:top w:w="40" w:type="dxa"/>
              <w:left w:w="80" w:type="dxa"/>
              <w:bottom w:w="40" w:type="dxa"/>
              <w:right w:w="80" w:type="dxa"/>
            </w:tcMar>
            <w:vAlign w:val="center"/>
          </w:tcPr>
          <w:p w14:paraId="0DAAB691" w14:textId="77777777" w:rsidR="006C4FB2" w:rsidRDefault="00000000">
            <w:pPr>
              <w:spacing w:before="20" w:after="20"/>
            </w:pPr>
            <w:r>
              <w:rPr>
                <w:sz w:val="15"/>
                <w:szCs w:val="15"/>
              </w:rPr>
              <w:t>M6–M23</w:t>
            </w:r>
          </w:p>
        </w:tc>
        <w:tc>
          <w:tcPr>
            <w:tcW w:w="1500" w:type="dxa"/>
            <w:shd w:val="clear" w:color="auto" w:fill="FFFFFF"/>
            <w:tcMar>
              <w:top w:w="40" w:type="dxa"/>
              <w:left w:w="80" w:type="dxa"/>
              <w:bottom w:w="40" w:type="dxa"/>
              <w:right w:w="80" w:type="dxa"/>
            </w:tcMar>
            <w:vAlign w:val="center"/>
          </w:tcPr>
          <w:p w14:paraId="692A98AA" w14:textId="77777777" w:rsidR="006C4FB2" w:rsidRDefault="00000000">
            <w:pPr>
              <w:spacing w:before="20" w:after="20"/>
            </w:pPr>
            <w:r>
              <w:rPr>
                <w:sz w:val="15"/>
                <w:szCs w:val="15"/>
              </w:rPr>
              <w:t>216</w:t>
            </w:r>
          </w:p>
        </w:tc>
      </w:tr>
      <w:tr w:rsidR="006C4FB2" w14:paraId="31A6C1DA" w14:textId="77777777">
        <w:trPr>
          <w:cantSplit/>
        </w:trPr>
        <w:tc>
          <w:tcPr>
            <w:tcW w:w="2800" w:type="dxa"/>
            <w:shd w:val="clear" w:color="auto" w:fill="F4F7FB"/>
            <w:tcMar>
              <w:top w:w="40" w:type="dxa"/>
              <w:left w:w="80" w:type="dxa"/>
              <w:bottom w:w="40" w:type="dxa"/>
              <w:right w:w="80" w:type="dxa"/>
            </w:tcMar>
            <w:vAlign w:val="center"/>
          </w:tcPr>
          <w:p w14:paraId="15BD763D" w14:textId="77777777" w:rsidR="006C4FB2" w:rsidRDefault="00000000">
            <w:pPr>
              <w:spacing w:before="20" w:after="20"/>
            </w:pPr>
            <w:r>
              <w:rPr>
                <w:sz w:val="15"/>
                <w:szCs w:val="15"/>
              </w:rPr>
              <w:t>Audio quality reviewers</w:t>
            </w:r>
          </w:p>
        </w:tc>
        <w:tc>
          <w:tcPr>
            <w:tcW w:w="1800" w:type="dxa"/>
            <w:shd w:val="clear" w:color="auto" w:fill="F4F7FB"/>
            <w:tcMar>
              <w:top w:w="40" w:type="dxa"/>
              <w:left w:w="80" w:type="dxa"/>
              <w:bottom w:w="40" w:type="dxa"/>
              <w:right w:w="80" w:type="dxa"/>
            </w:tcMar>
            <w:vAlign w:val="center"/>
          </w:tcPr>
          <w:p w14:paraId="206DC23A" w14:textId="77777777" w:rsidR="006C4FB2" w:rsidRDefault="00000000">
            <w:pPr>
              <w:spacing w:before="20" w:after="20"/>
            </w:pPr>
            <w:r>
              <w:rPr>
                <w:sz w:val="15"/>
                <w:szCs w:val="15"/>
              </w:rPr>
              <w:t>10</w:t>
            </w:r>
          </w:p>
        </w:tc>
        <w:tc>
          <w:tcPr>
            <w:tcW w:w="3646" w:type="dxa"/>
            <w:shd w:val="clear" w:color="auto" w:fill="F4F7FB"/>
            <w:tcMar>
              <w:top w:w="40" w:type="dxa"/>
              <w:left w:w="80" w:type="dxa"/>
              <w:bottom w:w="40" w:type="dxa"/>
              <w:right w:w="80" w:type="dxa"/>
            </w:tcMar>
            <w:vAlign w:val="center"/>
          </w:tcPr>
          <w:p w14:paraId="2DC0EA29" w14:textId="77777777" w:rsidR="006C4FB2" w:rsidRDefault="00000000">
            <w:pPr>
              <w:spacing w:before="20" w:after="20"/>
            </w:pPr>
            <w:r>
              <w:rPr>
                <w:sz w:val="15"/>
                <w:szCs w:val="15"/>
              </w:rPr>
              <w:t>M6–M21</w:t>
            </w:r>
          </w:p>
        </w:tc>
        <w:tc>
          <w:tcPr>
            <w:tcW w:w="1500" w:type="dxa"/>
            <w:shd w:val="clear" w:color="auto" w:fill="F4F7FB"/>
            <w:tcMar>
              <w:top w:w="40" w:type="dxa"/>
              <w:left w:w="80" w:type="dxa"/>
              <w:bottom w:w="40" w:type="dxa"/>
              <w:right w:w="80" w:type="dxa"/>
            </w:tcMar>
            <w:vAlign w:val="center"/>
          </w:tcPr>
          <w:p w14:paraId="5CE3FE7C" w14:textId="77777777" w:rsidR="006C4FB2" w:rsidRDefault="00000000">
            <w:pPr>
              <w:spacing w:before="20" w:after="20"/>
            </w:pPr>
            <w:r>
              <w:rPr>
                <w:sz w:val="15"/>
                <w:szCs w:val="15"/>
              </w:rPr>
              <w:t>160</w:t>
            </w:r>
          </w:p>
        </w:tc>
      </w:tr>
      <w:tr w:rsidR="006C4FB2" w14:paraId="43ED55F9" w14:textId="77777777">
        <w:trPr>
          <w:cantSplit/>
        </w:trPr>
        <w:tc>
          <w:tcPr>
            <w:tcW w:w="2800" w:type="dxa"/>
            <w:shd w:val="clear" w:color="auto" w:fill="FFFFFF"/>
            <w:tcMar>
              <w:top w:w="40" w:type="dxa"/>
              <w:left w:w="80" w:type="dxa"/>
              <w:bottom w:w="40" w:type="dxa"/>
              <w:right w:w="80" w:type="dxa"/>
            </w:tcMar>
            <w:vAlign w:val="center"/>
          </w:tcPr>
          <w:p w14:paraId="656783C3" w14:textId="77777777" w:rsidR="006C4FB2" w:rsidRDefault="00000000">
            <w:pPr>
              <w:spacing w:before="20" w:after="20"/>
            </w:pPr>
            <w:r>
              <w:rPr>
                <w:sz w:val="15"/>
                <w:szCs w:val="15"/>
              </w:rPr>
              <w:t>Panel survey enumerators</w:t>
            </w:r>
          </w:p>
        </w:tc>
        <w:tc>
          <w:tcPr>
            <w:tcW w:w="1800" w:type="dxa"/>
            <w:shd w:val="clear" w:color="auto" w:fill="FFFFFF"/>
            <w:tcMar>
              <w:top w:w="40" w:type="dxa"/>
              <w:left w:w="80" w:type="dxa"/>
              <w:bottom w:w="40" w:type="dxa"/>
              <w:right w:w="80" w:type="dxa"/>
            </w:tcMar>
            <w:vAlign w:val="center"/>
          </w:tcPr>
          <w:p w14:paraId="4F36B930" w14:textId="77777777" w:rsidR="006C4FB2" w:rsidRDefault="00000000">
            <w:pPr>
              <w:spacing w:before="20" w:after="20"/>
            </w:pPr>
            <w:r>
              <w:rPr>
                <w:sz w:val="15"/>
                <w:szCs w:val="15"/>
              </w:rPr>
              <w:t>≈ 20,900 interviews</w:t>
            </w:r>
          </w:p>
        </w:tc>
        <w:tc>
          <w:tcPr>
            <w:tcW w:w="3646" w:type="dxa"/>
            <w:shd w:val="clear" w:color="auto" w:fill="FFFFFF"/>
            <w:tcMar>
              <w:top w:w="40" w:type="dxa"/>
              <w:left w:w="80" w:type="dxa"/>
              <w:bottom w:w="40" w:type="dxa"/>
              <w:right w:w="80" w:type="dxa"/>
            </w:tcMar>
            <w:vAlign w:val="center"/>
          </w:tcPr>
          <w:p w14:paraId="016B4F1E" w14:textId="77777777" w:rsidR="006C4FB2" w:rsidRDefault="00000000">
            <w:pPr>
              <w:spacing w:before="20" w:after="20"/>
            </w:pPr>
            <w:r>
              <w:rPr>
                <w:sz w:val="15"/>
                <w:szCs w:val="15"/>
              </w:rPr>
              <w:t>Baseline, midline, endline rounds</w:t>
            </w:r>
          </w:p>
        </w:tc>
        <w:tc>
          <w:tcPr>
            <w:tcW w:w="1500" w:type="dxa"/>
            <w:shd w:val="clear" w:color="auto" w:fill="FFFFFF"/>
            <w:tcMar>
              <w:top w:w="40" w:type="dxa"/>
              <w:left w:w="80" w:type="dxa"/>
              <w:bottom w:w="40" w:type="dxa"/>
              <w:right w:w="80" w:type="dxa"/>
            </w:tcMar>
            <w:vAlign w:val="center"/>
          </w:tcPr>
          <w:p w14:paraId="0CC6DBDD" w14:textId="77777777" w:rsidR="006C4FB2" w:rsidRDefault="00000000">
            <w:pPr>
              <w:spacing w:before="20" w:after="20"/>
            </w:pPr>
            <w:r>
              <w:rPr>
                <w:sz w:val="15"/>
                <w:szCs w:val="15"/>
              </w:rPr>
              <w:t>≈ 119</w:t>
            </w:r>
          </w:p>
        </w:tc>
      </w:tr>
      <w:tr w:rsidR="006C4FB2" w14:paraId="5FBBDE8B" w14:textId="77777777">
        <w:trPr>
          <w:cantSplit/>
        </w:trPr>
        <w:tc>
          <w:tcPr>
            <w:tcW w:w="2800" w:type="dxa"/>
            <w:shd w:val="clear" w:color="auto" w:fill="F4F7FB"/>
            <w:tcMar>
              <w:top w:w="40" w:type="dxa"/>
              <w:left w:w="80" w:type="dxa"/>
              <w:bottom w:w="40" w:type="dxa"/>
              <w:right w:w="80" w:type="dxa"/>
            </w:tcMar>
            <w:vAlign w:val="center"/>
          </w:tcPr>
          <w:p w14:paraId="030808A4" w14:textId="77777777" w:rsidR="006C4FB2" w:rsidRDefault="00000000">
            <w:pPr>
              <w:spacing w:before="20" w:after="20"/>
            </w:pPr>
            <w:r>
              <w:rPr>
                <w:sz w:val="15"/>
                <w:szCs w:val="15"/>
              </w:rPr>
              <w:t>Key experts and PMU (see Table 23)</w:t>
            </w:r>
          </w:p>
        </w:tc>
        <w:tc>
          <w:tcPr>
            <w:tcW w:w="1800" w:type="dxa"/>
            <w:shd w:val="clear" w:color="auto" w:fill="F4F7FB"/>
            <w:tcMar>
              <w:top w:w="40" w:type="dxa"/>
              <w:left w:w="80" w:type="dxa"/>
              <w:bottom w:w="40" w:type="dxa"/>
              <w:right w:w="80" w:type="dxa"/>
            </w:tcMar>
            <w:vAlign w:val="center"/>
          </w:tcPr>
          <w:p w14:paraId="664028E8" w14:textId="77777777" w:rsidR="006C4FB2" w:rsidRDefault="00000000">
            <w:pPr>
              <w:spacing w:before="20" w:after="20"/>
            </w:pPr>
            <w:r>
              <w:rPr>
                <w:sz w:val="15"/>
                <w:szCs w:val="15"/>
              </w:rPr>
              <w:t>12 positions</w:t>
            </w:r>
          </w:p>
        </w:tc>
        <w:tc>
          <w:tcPr>
            <w:tcW w:w="3646" w:type="dxa"/>
            <w:shd w:val="clear" w:color="auto" w:fill="F4F7FB"/>
            <w:tcMar>
              <w:top w:w="40" w:type="dxa"/>
              <w:left w:w="80" w:type="dxa"/>
              <w:bottom w:w="40" w:type="dxa"/>
              <w:right w:w="80" w:type="dxa"/>
            </w:tcMar>
            <w:vAlign w:val="center"/>
          </w:tcPr>
          <w:p w14:paraId="466E485D" w14:textId="77777777" w:rsidR="006C4FB2" w:rsidRDefault="00000000">
            <w:pPr>
              <w:spacing w:before="20" w:after="20"/>
            </w:pPr>
            <w:r>
              <w:rPr>
                <w:sz w:val="15"/>
                <w:szCs w:val="15"/>
              </w:rPr>
              <w:t>M1–M24, full or intermittent</w:t>
            </w:r>
          </w:p>
        </w:tc>
        <w:tc>
          <w:tcPr>
            <w:tcW w:w="1500" w:type="dxa"/>
            <w:shd w:val="clear" w:color="auto" w:fill="F4F7FB"/>
            <w:tcMar>
              <w:top w:w="40" w:type="dxa"/>
              <w:left w:w="80" w:type="dxa"/>
              <w:bottom w:w="40" w:type="dxa"/>
              <w:right w:w="80" w:type="dxa"/>
            </w:tcMar>
            <w:vAlign w:val="center"/>
          </w:tcPr>
          <w:p w14:paraId="0FDB00D6" w14:textId="77777777" w:rsidR="006C4FB2" w:rsidRDefault="00000000">
            <w:pPr>
              <w:spacing w:before="20" w:after="20"/>
            </w:pPr>
            <w:r>
              <w:rPr>
                <w:sz w:val="15"/>
                <w:szCs w:val="15"/>
              </w:rPr>
              <w:t>204</w:t>
            </w:r>
          </w:p>
        </w:tc>
      </w:tr>
    </w:tbl>
    <w:p w14:paraId="45555B4E"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22: </w:t>
      </w:r>
      <w:r>
        <w:rPr>
          <w:b/>
          <w:bCs/>
          <w:color w:val="1F3864"/>
          <w:sz w:val="16"/>
          <w:szCs w:val="16"/>
        </w:rPr>
        <w:t>Activity plan with cost heads (without pricing)</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500"/>
        <w:gridCol w:w="4546"/>
        <w:gridCol w:w="2700"/>
      </w:tblGrid>
      <w:tr w:rsidR="006C4FB2" w14:paraId="3E1B004D" w14:textId="77777777">
        <w:trPr>
          <w:cantSplit/>
          <w:tblHeader/>
        </w:trPr>
        <w:tc>
          <w:tcPr>
            <w:tcW w:w="2500" w:type="dxa"/>
            <w:shd w:val="clear" w:color="auto" w:fill="1F3864"/>
            <w:tcMar>
              <w:top w:w="50" w:type="dxa"/>
              <w:left w:w="80" w:type="dxa"/>
              <w:bottom w:w="50" w:type="dxa"/>
              <w:right w:w="80" w:type="dxa"/>
            </w:tcMar>
            <w:vAlign w:val="center"/>
          </w:tcPr>
          <w:p w14:paraId="769C8CE2" w14:textId="77777777" w:rsidR="006C4FB2" w:rsidRDefault="00000000">
            <w:pPr>
              <w:spacing w:before="20" w:after="20"/>
            </w:pPr>
            <w:r>
              <w:rPr>
                <w:b/>
                <w:bCs/>
                <w:color w:val="FFFFFF"/>
                <w:sz w:val="15"/>
                <w:szCs w:val="15"/>
              </w:rPr>
              <w:t>Activity</w:t>
            </w:r>
          </w:p>
        </w:tc>
        <w:tc>
          <w:tcPr>
            <w:tcW w:w="4546" w:type="dxa"/>
            <w:shd w:val="clear" w:color="auto" w:fill="1F3864"/>
            <w:tcMar>
              <w:top w:w="50" w:type="dxa"/>
              <w:left w:w="80" w:type="dxa"/>
              <w:bottom w:w="50" w:type="dxa"/>
              <w:right w:w="80" w:type="dxa"/>
            </w:tcMar>
            <w:vAlign w:val="center"/>
          </w:tcPr>
          <w:p w14:paraId="6ED5BA3A" w14:textId="77777777" w:rsidR="006C4FB2" w:rsidRDefault="00000000">
            <w:pPr>
              <w:spacing w:before="20" w:after="20"/>
            </w:pPr>
            <w:r>
              <w:rPr>
                <w:b/>
                <w:bCs/>
                <w:color w:val="FFFFFF"/>
                <w:sz w:val="15"/>
                <w:szCs w:val="15"/>
              </w:rPr>
              <w:t>Cost heads</w:t>
            </w:r>
          </w:p>
        </w:tc>
        <w:tc>
          <w:tcPr>
            <w:tcW w:w="2700" w:type="dxa"/>
            <w:shd w:val="clear" w:color="auto" w:fill="1F3864"/>
            <w:tcMar>
              <w:top w:w="50" w:type="dxa"/>
              <w:left w:w="80" w:type="dxa"/>
              <w:bottom w:w="50" w:type="dxa"/>
              <w:right w:w="80" w:type="dxa"/>
            </w:tcMar>
            <w:vAlign w:val="center"/>
          </w:tcPr>
          <w:p w14:paraId="18563424" w14:textId="77777777" w:rsidR="006C4FB2" w:rsidRDefault="00000000">
            <w:pPr>
              <w:spacing w:before="20" w:after="20"/>
            </w:pPr>
            <w:r>
              <w:rPr>
                <w:b/>
                <w:bCs/>
                <w:color w:val="FFFFFF"/>
                <w:sz w:val="15"/>
                <w:szCs w:val="15"/>
              </w:rPr>
              <w:t>Quantity basis</w:t>
            </w:r>
          </w:p>
        </w:tc>
      </w:tr>
      <w:tr w:rsidR="006C4FB2" w14:paraId="2423B114" w14:textId="77777777">
        <w:trPr>
          <w:cantSplit/>
        </w:trPr>
        <w:tc>
          <w:tcPr>
            <w:tcW w:w="2500" w:type="dxa"/>
            <w:shd w:val="clear" w:color="auto" w:fill="FFFFFF"/>
            <w:tcMar>
              <w:top w:w="40" w:type="dxa"/>
              <w:left w:w="80" w:type="dxa"/>
              <w:bottom w:w="40" w:type="dxa"/>
              <w:right w:w="80" w:type="dxa"/>
            </w:tcMar>
            <w:vAlign w:val="center"/>
          </w:tcPr>
          <w:p w14:paraId="2CE75ECB" w14:textId="77777777" w:rsidR="006C4FB2" w:rsidRDefault="00000000">
            <w:pPr>
              <w:spacing w:before="20" w:after="20"/>
            </w:pPr>
            <w:r>
              <w:rPr>
                <w:sz w:val="15"/>
                <w:szCs w:val="15"/>
              </w:rPr>
              <w:t>Inception, baseline and segmentation</w:t>
            </w:r>
          </w:p>
        </w:tc>
        <w:tc>
          <w:tcPr>
            <w:tcW w:w="4546" w:type="dxa"/>
            <w:shd w:val="clear" w:color="auto" w:fill="FFFFFF"/>
            <w:tcMar>
              <w:top w:w="40" w:type="dxa"/>
              <w:left w:w="80" w:type="dxa"/>
              <w:bottom w:w="40" w:type="dxa"/>
              <w:right w:w="80" w:type="dxa"/>
            </w:tcMar>
            <w:vAlign w:val="center"/>
          </w:tcPr>
          <w:p w14:paraId="432C5CE6" w14:textId="77777777" w:rsidR="006C4FB2" w:rsidRDefault="00000000">
            <w:pPr>
              <w:spacing w:before="20" w:after="20"/>
            </w:pPr>
            <w:r>
              <w:rPr>
                <w:sz w:val="15"/>
                <w:szCs w:val="15"/>
              </w:rPr>
              <w:t>Professional fees; FGDs (venue, travel, refreshments, transcription); data analysis</w:t>
            </w:r>
          </w:p>
        </w:tc>
        <w:tc>
          <w:tcPr>
            <w:tcW w:w="2700" w:type="dxa"/>
            <w:shd w:val="clear" w:color="auto" w:fill="FFFFFF"/>
            <w:tcMar>
              <w:top w:w="40" w:type="dxa"/>
              <w:left w:w="80" w:type="dxa"/>
              <w:bottom w:w="40" w:type="dxa"/>
              <w:right w:w="80" w:type="dxa"/>
            </w:tcMar>
            <w:vAlign w:val="center"/>
          </w:tcPr>
          <w:p w14:paraId="17F4C484" w14:textId="77777777" w:rsidR="006C4FB2" w:rsidRDefault="00000000">
            <w:pPr>
              <w:spacing w:before="20" w:after="20"/>
            </w:pPr>
            <w:r>
              <w:rPr>
                <w:sz w:val="15"/>
                <w:szCs w:val="15"/>
              </w:rPr>
              <w:t>32 FGDs (women and men, four per zone)</w:t>
            </w:r>
          </w:p>
        </w:tc>
      </w:tr>
      <w:tr w:rsidR="006C4FB2" w14:paraId="039E4BA0" w14:textId="77777777">
        <w:trPr>
          <w:cantSplit/>
        </w:trPr>
        <w:tc>
          <w:tcPr>
            <w:tcW w:w="2500" w:type="dxa"/>
            <w:shd w:val="clear" w:color="auto" w:fill="F4F7FB"/>
            <w:tcMar>
              <w:top w:w="40" w:type="dxa"/>
              <w:left w:w="80" w:type="dxa"/>
              <w:bottom w:w="40" w:type="dxa"/>
              <w:right w:w="80" w:type="dxa"/>
            </w:tcMar>
            <w:vAlign w:val="center"/>
          </w:tcPr>
          <w:p w14:paraId="084D1DCB" w14:textId="77777777" w:rsidR="006C4FB2" w:rsidRDefault="00000000">
            <w:pPr>
              <w:spacing w:before="20" w:after="20"/>
            </w:pPr>
            <w:r>
              <w:rPr>
                <w:sz w:val="15"/>
                <w:szCs w:val="15"/>
              </w:rPr>
              <w:t>Content and digital production</w:t>
            </w:r>
          </w:p>
        </w:tc>
        <w:tc>
          <w:tcPr>
            <w:tcW w:w="4546" w:type="dxa"/>
            <w:shd w:val="clear" w:color="auto" w:fill="F4F7FB"/>
            <w:tcMar>
              <w:top w:w="40" w:type="dxa"/>
              <w:left w:w="80" w:type="dxa"/>
              <w:bottom w:w="40" w:type="dxa"/>
              <w:right w:w="80" w:type="dxa"/>
            </w:tcMar>
            <w:vAlign w:val="center"/>
          </w:tcPr>
          <w:p w14:paraId="117C99D7" w14:textId="77777777" w:rsidR="006C4FB2" w:rsidRDefault="00000000">
            <w:pPr>
              <w:spacing w:before="20" w:after="20"/>
            </w:pPr>
            <w:r>
              <w:rPr>
                <w:sz w:val="15"/>
                <w:szCs w:val="15"/>
              </w:rPr>
              <w:t>Voice talent and studio; animation; translation; facilitator guides; demonstration kits; Wallet Cards, job aids and flyers</w:t>
            </w:r>
          </w:p>
        </w:tc>
        <w:tc>
          <w:tcPr>
            <w:tcW w:w="2700" w:type="dxa"/>
            <w:shd w:val="clear" w:color="auto" w:fill="F4F7FB"/>
            <w:tcMar>
              <w:top w:w="40" w:type="dxa"/>
              <w:left w:w="80" w:type="dxa"/>
              <w:bottom w:w="40" w:type="dxa"/>
              <w:right w:w="80" w:type="dxa"/>
            </w:tcMar>
            <w:vAlign w:val="center"/>
          </w:tcPr>
          <w:p w14:paraId="74267D35" w14:textId="77777777" w:rsidR="006C4FB2" w:rsidRDefault="00000000">
            <w:pPr>
              <w:spacing w:before="20" w:after="20"/>
            </w:pPr>
            <w:r>
              <w:rPr>
                <w:sz w:val="15"/>
                <w:szCs w:val="15"/>
              </w:rPr>
              <w:t>9 IVR scripts × 6 languages; 440 demo kits; 1,000,000 Wallet Cards</w:t>
            </w:r>
          </w:p>
        </w:tc>
      </w:tr>
      <w:tr w:rsidR="006C4FB2" w14:paraId="2F06F85C" w14:textId="77777777">
        <w:trPr>
          <w:cantSplit/>
        </w:trPr>
        <w:tc>
          <w:tcPr>
            <w:tcW w:w="2500" w:type="dxa"/>
            <w:shd w:val="clear" w:color="auto" w:fill="FFFFFF"/>
            <w:tcMar>
              <w:top w:w="40" w:type="dxa"/>
              <w:left w:w="80" w:type="dxa"/>
              <w:bottom w:w="40" w:type="dxa"/>
              <w:right w:w="80" w:type="dxa"/>
            </w:tcMar>
            <w:vAlign w:val="center"/>
          </w:tcPr>
          <w:p w14:paraId="6AC7E5DB" w14:textId="77777777" w:rsidR="006C4FB2" w:rsidRDefault="00000000">
            <w:pPr>
              <w:spacing w:before="20" w:after="20"/>
            </w:pPr>
            <w:r>
              <w:rPr>
                <w:sz w:val="15"/>
                <w:szCs w:val="15"/>
              </w:rPr>
              <w:t>Digital infrastructure and channels</w:t>
            </w:r>
          </w:p>
        </w:tc>
        <w:tc>
          <w:tcPr>
            <w:tcW w:w="4546" w:type="dxa"/>
            <w:shd w:val="clear" w:color="auto" w:fill="FFFFFF"/>
            <w:tcMar>
              <w:top w:w="40" w:type="dxa"/>
              <w:left w:w="80" w:type="dxa"/>
              <w:bottom w:w="40" w:type="dxa"/>
              <w:right w:w="80" w:type="dxa"/>
            </w:tcMar>
            <w:vAlign w:val="center"/>
          </w:tcPr>
          <w:p w14:paraId="11C9ED42" w14:textId="77777777" w:rsidR="006C4FB2" w:rsidRDefault="00000000">
            <w:pPr>
              <w:spacing w:before="20" w:after="20"/>
            </w:pPr>
            <w:r>
              <w:rPr>
                <w:sz w:val="15"/>
                <w:szCs w:val="15"/>
              </w:rPr>
              <w:t>IVR nodes and SIP trunks; airtime; SMS; WhatsApp Business API; app upgrade; hosting; dashboard and notification service</w:t>
            </w:r>
          </w:p>
        </w:tc>
        <w:tc>
          <w:tcPr>
            <w:tcW w:w="2700" w:type="dxa"/>
            <w:shd w:val="clear" w:color="auto" w:fill="FFFFFF"/>
            <w:tcMar>
              <w:top w:w="40" w:type="dxa"/>
              <w:left w:w="80" w:type="dxa"/>
              <w:bottom w:w="40" w:type="dxa"/>
              <w:right w:w="80" w:type="dxa"/>
            </w:tcMar>
            <w:vAlign w:val="center"/>
          </w:tcPr>
          <w:p w14:paraId="0A9FC9A2" w14:textId="77777777" w:rsidR="006C4FB2" w:rsidRDefault="00000000">
            <w:pPr>
              <w:spacing w:before="20" w:after="20"/>
            </w:pPr>
            <w:r>
              <w:rPr>
                <w:sz w:val="15"/>
                <w:szCs w:val="15"/>
              </w:rPr>
              <w:t>≈13.9 m IVR calls; ≈14.1 m SMS; ≈8.2 m video messages; 8 IVR nodes</w:t>
            </w:r>
          </w:p>
        </w:tc>
      </w:tr>
      <w:tr w:rsidR="006C4FB2" w14:paraId="61D750F5" w14:textId="77777777">
        <w:trPr>
          <w:cantSplit/>
        </w:trPr>
        <w:tc>
          <w:tcPr>
            <w:tcW w:w="2500" w:type="dxa"/>
            <w:shd w:val="clear" w:color="auto" w:fill="F4F7FB"/>
            <w:tcMar>
              <w:top w:w="40" w:type="dxa"/>
              <w:left w:w="80" w:type="dxa"/>
              <w:bottom w:w="40" w:type="dxa"/>
              <w:right w:w="80" w:type="dxa"/>
            </w:tcMar>
            <w:vAlign w:val="center"/>
          </w:tcPr>
          <w:p w14:paraId="3972B737" w14:textId="77777777" w:rsidR="006C4FB2" w:rsidRDefault="00000000">
            <w:pPr>
              <w:spacing w:before="20" w:after="20"/>
            </w:pPr>
            <w:r>
              <w:rPr>
                <w:sz w:val="15"/>
                <w:szCs w:val="15"/>
              </w:rPr>
              <w:t>Recruitment and ToT</w:t>
            </w:r>
          </w:p>
        </w:tc>
        <w:tc>
          <w:tcPr>
            <w:tcW w:w="4546" w:type="dxa"/>
            <w:shd w:val="clear" w:color="auto" w:fill="F4F7FB"/>
            <w:tcMar>
              <w:top w:w="40" w:type="dxa"/>
              <w:left w:w="80" w:type="dxa"/>
              <w:bottom w:w="40" w:type="dxa"/>
              <w:right w:w="80" w:type="dxa"/>
            </w:tcMar>
            <w:vAlign w:val="center"/>
          </w:tcPr>
          <w:p w14:paraId="00EB9200" w14:textId="77777777" w:rsidR="006C4FB2" w:rsidRDefault="00000000">
            <w:pPr>
              <w:spacing w:before="20" w:after="20"/>
            </w:pPr>
            <w:r>
              <w:rPr>
                <w:sz w:val="15"/>
                <w:szCs w:val="15"/>
              </w:rPr>
              <w:t>Advertising and selection; ToT venues; travel and daily allowances; ToT materials; certification</w:t>
            </w:r>
          </w:p>
        </w:tc>
        <w:tc>
          <w:tcPr>
            <w:tcW w:w="2700" w:type="dxa"/>
            <w:shd w:val="clear" w:color="auto" w:fill="F4F7FB"/>
            <w:tcMar>
              <w:top w:w="40" w:type="dxa"/>
              <w:left w:w="80" w:type="dxa"/>
              <w:bottom w:w="40" w:type="dxa"/>
              <w:right w:w="80" w:type="dxa"/>
            </w:tcMar>
            <w:vAlign w:val="center"/>
          </w:tcPr>
          <w:p w14:paraId="684CB562" w14:textId="77777777" w:rsidR="006C4FB2" w:rsidRDefault="00000000">
            <w:pPr>
              <w:spacing w:before="20" w:after="20"/>
            </w:pPr>
            <w:r>
              <w:rPr>
                <w:sz w:val="15"/>
                <w:szCs w:val="15"/>
              </w:rPr>
              <w:t>13 first-wave batches + refreshers at M10 and M16</w:t>
            </w:r>
          </w:p>
        </w:tc>
      </w:tr>
      <w:tr w:rsidR="006C4FB2" w14:paraId="77F0AC13" w14:textId="77777777">
        <w:trPr>
          <w:cantSplit/>
        </w:trPr>
        <w:tc>
          <w:tcPr>
            <w:tcW w:w="2500" w:type="dxa"/>
            <w:shd w:val="clear" w:color="auto" w:fill="FFFFFF"/>
            <w:tcMar>
              <w:top w:w="40" w:type="dxa"/>
              <w:left w:w="80" w:type="dxa"/>
              <w:bottom w:w="40" w:type="dxa"/>
              <w:right w:w="80" w:type="dxa"/>
            </w:tcMar>
            <w:vAlign w:val="center"/>
          </w:tcPr>
          <w:p w14:paraId="1C49C2F0" w14:textId="77777777" w:rsidR="006C4FB2" w:rsidRDefault="00000000">
            <w:pPr>
              <w:spacing w:before="20" w:after="20"/>
            </w:pPr>
            <w:r>
              <w:rPr>
                <w:sz w:val="15"/>
                <w:szCs w:val="15"/>
              </w:rPr>
              <w:t>Field delivery</w:t>
            </w:r>
          </w:p>
        </w:tc>
        <w:tc>
          <w:tcPr>
            <w:tcW w:w="4546" w:type="dxa"/>
            <w:shd w:val="clear" w:color="auto" w:fill="FFFFFF"/>
            <w:tcMar>
              <w:top w:w="40" w:type="dxa"/>
              <w:left w:w="80" w:type="dxa"/>
              <w:bottom w:w="40" w:type="dxa"/>
              <w:right w:w="80" w:type="dxa"/>
            </w:tcMar>
            <w:vAlign w:val="center"/>
          </w:tcPr>
          <w:p w14:paraId="54C8354C" w14:textId="77777777" w:rsidR="006C4FB2" w:rsidRDefault="00000000">
            <w:pPr>
              <w:spacing w:before="20" w:after="20"/>
            </w:pPr>
            <w:r>
              <w:rPr>
                <w:sz w:val="15"/>
                <w:szCs w:val="15"/>
              </w:rPr>
              <w:t>Trainer and coordinator remuneration; mobility and data allowances; session consumables; temporary zonal hubs</w:t>
            </w:r>
          </w:p>
        </w:tc>
        <w:tc>
          <w:tcPr>
            <w:tcW w:w="2700" w:type="dxa"/>
            <w:shd w:val="clear" w:color="auto" w:fill="FFFFFF"/>
            <w:tcMar>
              <w:top w:w="40" w:type="dxa"/>
              <w:left w:w="80" w:type="dxa"/>
              <w:bottom w:w="40" w:type="dxa"/>
              <w:right w:w="80" w:type="dxa"/>
            </w:tcMar>
            <w:vAlign w:val="center"/>
          </w:tcPr>
          <w:p w14:paraId="1FB182B9" w14:textId="77777777" w:rsidR="006C4FB2" w:rsidRDefault="00000000">
            <w:pPr>
              <w:spacing w:before="20" w:after="20"/>
            </w:pPr>
            <w:r>
              <w:rPr>
                <w:sz w:val="15"/>
                <w:szCs w:val="15"/>
              </w:rPr>
              <w:t>≈33,350 cohorts; ≈66,700 sessions; 8 zonal hubs</w:t>
            </w:r>
          </w:p>
        </w:tc>
      </w:tr>
      <w:tr w:rsidR="006C4FB2" w14:paraId="51795F23" w14:textId="77777777">
        <w:trPr>
          <w:cantSplit/>
        </w:trPr>
        <w:tc>
          <w:tcPr>
            <w:tcW w:w="2500" w:type="dxa"/>
            <w:shd w:val="clear" w:color="auto" w:fill="F4F7FB"/>
            <w:tcMar>
              <w:top w:w="40" w:type="dxa"/>
              <w:left w:w="80" w:type="dxa"/>
              <w:bottom w:w="40" w:type="dxa"/>
              <w:right w:w="80" w:type="dxa"/>
            </w:tcMar>
            <w:vAlign w:val="center"/>
          </w:tcPr>
          <w:p w14:paraId="67064FEF" w14:textId="77777777" w:rsidR="006C4FB2" w:rsidRDefault="00000000">
            <w:pPr>
              <w:spacing w:before="20" w:after="20"/>
            </w:pPr>
            <w:r>
              <w:rPr>
                <w:sz w:val="15"/>
                <w:szCs w:val="15"/>
              </w:rPr>
              <w:t>Tranche windows</w:t>
            </w:r>
          </w:p>
        </w:tc>
        <w:tc>
          <w:tcPr>
            <w:tcW w:w="4546" w:type="dxa"/>
            <w:shd w:val="clear" w:color="auto" w:fill="F4F7FB"/>
            <w:tcMar>
              <w:top w:w="40" w:type="dxa"/>
              <w:left w:w="80" w:type="dxa"/>
              <w:bottom w:w="40" w:type="dxa"/>
              <w:right w:w="80" w:type="dxa"/>
            </w:tcMar>
            <w:vAlign w:val="center"/>
          </w:tcPr>
          <w:p w14:paraId="78356767" w14:textId="77777777" w:rsidR="006C4FB2" w:rsidRDefault="00000000">
            <w:pPr>
              <w:spacing w:before="20" w:after="20"/>
            </w:pPr>
            <w:r>
              <w:rPr>
                <w:sz w:val="15"/>
                <w:szCs w:val="15"/>
              </w:rPr>
              <w:t>Desk materials, banners, local transport</w:t>
            </w:r>
          </w:p>
        </w:tc>
        <w:tc>
          <w:tcPr>
            <w:tcW w:w="2700" w:type="dxa"/>
            <w:shd w:val="clear" w:color="auto" w:fill="F4F7FB"/>
            <w:tcMar>
              <w:top w:w="40" w:type="dxa"/>
              <w:left w:w="80" w:type="dxa"/>
              <w:bottom w:w="40" w:type="dxa"/>
              <w:right w:w="80" w:type="dxa"/>
            </w:tcMar>
            <w:vAlign w:val="center"/>
          </w:tcPr>
          <w:p w14:paraId="33CCC39E" w14:textId="77777777" w:rsidR="006C4FB2" w:rsidRDefault="00000000">
            <w:pPr>
              <w:spacing w:before="20" w:after="20"/>
            </w:pPr>
            <w:r>
              <w:rPr>
                <w:sz w:val="15"/>
                <w:szCs w:val="15"/>
              </w:rPr>
              <w:t>6 windows × ≈200 desks</w:t>
            </w:r>
          </w:p>
        </w:tc>
      </w:tr>
      <w:tr w:rsidR="006C4FB2" w14:paraId="66FEE1ED" w14:textId="77777777">
        <w:trPr>
          <w:cantSplit/>
        </w:trPr>
        <w:tc>
          <w:tcPr>
            <w:tcW w:w="2500" w:type="dxa"/>
            <w:shd w:val="clear" w:color="auto" w:fill="FFFFFF"/>
            <w:tcMar>
              <w:top w:w="40" w:type="dxa"/>
              <w:left w:w="80" w:type="dxa"/>
              <w:bottom w:w="40" w:type="dxa"/>
              <w:right w:w="80" w:type="dxa"/>
            </w:tcMar>
            <w:vAlign w:val="center"/>
          </w:tcPr>
          <w:p w14:paraId="38439A48" w14:textId="77777777" w:rsidR="006C4FB2" w:rsidRDefault="00000000">
            <w:pPr>
              <w:spacing w:before="20" w:after="20"/>
            </w:pPr>
            <w:r>
              <w:rPr>
                <w:sz w:val="15"/>
                <w:szCs w:val="15"/>
              </w:rPr>
              <w:t>Peer Rahnuma network</w:t>
            </w:r>
          </w:p>
        </w:tc>
        <w:tc>
          <w:tcPr>
            <w:tcW w:w="4546" w:type="dxa"/>
            <w:shd w:val="clear" w:color="auto" w:fill="FFFFFF"/>
            <w:tcMar>
              <w:top w:w="40" w:type="dxa"/>
              <w:left w:w="80" w:type="dxa"/>
              <w:bottom w:w="40" w:type="dxa"/>
              <w:right w:w="80" w:type="dxa"/>
            </w:tcMar>
            <w:vAlign w:val="center"/>
          </w:tcPr>
          <w:p w14:paraId="14828A76" w14:textId="77777777" w:rsidR="006C4FB2" w:rsidRDefault="00000000">
            <w:pPr>
              <w:spacing w:before="20" w:after="20"/>
            </w:pPr>
            <w:r>
              <w:rPr>
                <w:sz w:val="15"/>
                <w:szCs w:val="15"/>
              </w:rPr>
              <w:t>Briefing kits, certificates</w:t>
            </w:r>
          </w:p>
        </w:tc>
        <w:tc>
          <w:tcPr>
            <w:tcW w:w="2700" w:type="dxa"/>
            <w:shd w:val="clear" w:color="auto" w:fill="FFFFFF"/>
            <w:tcMar>
              <w:top w:w="40" w:type="dxa"/>
              <w:left w:w="80" w:type="dxa"/>
              <w:bottom w:w="40" w:type="dxa"/>
              <w:right w:w="80" w:type="dxa"/>
            </w:tcMar>
            <w:vAlign w:val="center"/>
          </w:tcPr>
          <w:p w14:paraId="6F067D39" w14:textId="77777777" w:rsidR="006C4FB2" w:rsidRDefault="00000000">
            <w:pPr>
              <w:spacing w:before="20" w:after="20"/>
            </w:pPr>
            <w:r>
              <w:rPr>
                <w:sz w:val="15"/>
                <w:szCs w:val="15"/>
              </w:rPr>
              <w:t>≈33,000 Rahnumas (no stipend)</w:t>
            </w:r>
          </w:p>
        </w:tc>
      </w:tr>
      <w:tr w:rsidR="006C4FB2" w14:paraId="60BE9690" w14:textId="77777777">
        <w:trPr>
          <w:cantSplit/>
        </w:trPr>
        <w:tc>
          <w:tcPr>
            <w:tcW w:w="2500" w:type="dxa"/>
            <w:shd w:val="clear" w:color="auto" w:fill="F4F7FB"/>
            <w:tcMar>
              <w:top w:w="40" w:type="dxa"/>
              <w:left w:w="80" w:type="dxa"/>
              <w:bottom w:w="40" w:type="dxa"/>
              <w:right w:w="80" w:type="dxa"/>
            </w:tcMar>
            <w:vAlign w:val="center"/>
          </w:tcPr>
          <w:p w14:paraId="5B2E226E" w14:textId="77777777" w:rsidR="006C4FB2" w:rsidRDefault="00000000">
            <w:pPr>
              <w:spacing w:before="20" w:after="20"/>
            </w:pPr>
            <w:r>
              <w:rPr>
                <w:sz w:val="15"/>
                <w:szCs w:val="15"/>
              </w:rPr>
              <w:t>Monitoring, QA and learning</w:t>
            </w:r>
          </w:p>
        </w:tc>
        <w:tc>
          <w:tcPr>
            <w:tcW w:w="4546" w:type="dxa"/>
            <w:shd w:val="clear" w:color="auto" w:fill="F4F7FB"/>
            <w:tcMar>
              <w:top w:w="40" w:type="dxa"/>
              <w:left w:w="80" w:type="dxa"/>
              <w:bottom w:w="40" w:type="dxa"/>
              <w:right w:w="80" w:type="dxa"/>
            </w:tcMar>
            <w:vAlign w:val="center"/>
          </w:tcPr>
          <w:p w14:paraId="13EBADEE" w14:textId="77777777" w:rsidR="006C4FB2" w:rsidRDefault="00000000">
            <w:pPr>
              <w:spacing w:before="20" w:after="20"/>
            </w:pPr>
            <w:r>
              <w:rPr>
                <w:sz w:val="15"/>
                <w:szCs w:val="15"/>
              </w:rPr>
              <w:t>Panel survey; audio QA; call-back centre; IC spot checks; learning reports</w:t>
            </w:r>
          </w:p>
        </w:tc>
        <w:tc>
          <w:tcPr>
            <w:tcW w:w="2700" w:type="dxa"/>
            <w:shd w:val="clear" w:color="auto" w:fill="F4F7FB"/>
            <w:tcMar>
              <w:top w:w="40" w:type="dxa"/>
              <w:left w:w="80" w:type="dxa"/>
              <w:bottom w:w="40" w:type="dxa"/>
              <w:right w:w="80" w:type="dxa"/>
            </w:tcMar>
            <w:vAlign w:val="center"/>
          </w:tcPr>
          <w:p w14:paraId="537C4060" w14:textId="77777777" w:rsidR="006C4FB2" w:rsidRDefault="00000000">
            <w:pPr>
              <w:spacing w:before="20" w:after="20"/>
            </w:pPr>
            <w:r>
              <w:rPr>
                <w:sz w:val="15"/>
                <w:szCs w:val="15"/>
              </w:rPr>
              <w:t>7,520-woman panel; ≥30% audio coverage; 10% call-backs</w:t>
            </w:r>
          </w:p>
        </w:tc>
      </w:tr>
      <w:tr w:rsidR="006C4FB2" w14:paraId="4927FF67" w14:textId="77777777">
        <w:trPr>
          <w:cantSplit/>
        </w:trPr>
        <w:tc>
          <w:tcPr>
            <w:tcW w:w="2500" w:type="dxa"/>
            <w:shd w:val="clear" w:color="auto" w:fill="FFFFFF"/>
            <w:tcMar>
              <w:top w:w="40" w:type="dxa"/>
              <w:left w:w="80" w:type="dxa"/>
              <w:bottom w:w="40" w:type="dxa"/>
              <w:right w:w="80" w:type="dxa"/>
            </w:tcMar>
            <w:vAlign w:val="center"/>
          </w:tcPr>
          <w:p w14:paraId="0AA2FD8A" w14:textId="77777777" w:rsidR="006C4FB2" w:rsidRDefault="00000000">
            <w:pPr>
              <w:spacing w:before="20" w:after="20"/>
            </w:pPr>
            <w:r>
              <w:rPr>
                <w:sz w:val="15"/>
                <w:szCs w:val="15"/>
              </w:rPr>
              <w:t>Management and reporting</w:t>
            </w:r>
          </w:p>
        </w:tc>
        <w:tc>
          <w:tcPr>
            <w:tcW w:w="4546" w:type="dxa"/>
            <w:shd w:val="clear" w:color="auto" w:fill="FFFFFF"/>
            <w:tcMar>
              <w:top w:w="40" w:type="dxa"/>
              <w:left w:w="80" w:type="dxa"/>
              <w:bottom w:w="40" w:type="dxa"/>
              <w:right w:w="80" w:type="dxa"/>
            </w:tcMar>
            <w:vAlign w:val="center"/>
          </w:tcPr>
          <w:p w14:paraId="29E547D6" w14:textId="77777777" w:rsidR="006C4FB2" w:rsidRDefault="00000000">
            <w:pPr>
              <w:spacing w:before="20" w:after="20"/>
            </w:pPr>
            <w:r>
              <w:rPr>
                <w:sz w:val="15"/>
                <w:szCs w:val="15"/>
              </w:rPr>
              <w:t>PMU operations; communications; audit; applicable taxes</w:t>
            </w:r>
          </w:p>
        </w:tc>
        <w:tc>
          <w:tcPr>
            <w:tcW w:w="2700" w:type="dxa"/>
            <w:shd w:val="clear" w:color="auto" w:fill="FFFFFF"/>
            <w:tcMar>
              <w:top w:w="40" w:type="dxa"/>
              <w:left w:w="80" w:type="dxa"/>
              <w:bottom w:w="40" w:type="dxa"/>
              <w:right w:w="80" w:type="dxa"/>
            </w:tcMar>
            <w:vAlign w:val="center"/>
          </w:tcPr>
          <w:p w14:paraId="5C01B921" w14:textId="77777777" w:rsidR="006C4FB2" w:rsidRDefault="00000000">
            <w:pPr>
              <w:spacing w:before="20" w:after="20"/>
            </w:pPr>
            <w:r>
              <w:rPr>
                <w:sz w:val="15"/>
                <w:szCs w:val="15"/>
              </w:rPr>
              <w:t>24 months</w:t>
            </w:r>
          </w:p>
        </w:tc>
      </w:tr>
    </w:tbl>
    <w:p w14:paraId="1E7DF926" w14:textId="77777777" w:rsidR="006C4FB2" w:rsidRDefault="00000000">
      <w:pPr>
        <w:pStyle w:val="Heading1"/>
        <w:keepNext/>
      </w:pPr>
      <w:bookmarkStart w:id="69" w:name="_Toc242799525"/>
      <w:r>
        <w:t>9. Implementation Governance, Team and Quality Assurance</w:t>
      </w:r>
      <w:bookmarkEnd w:id="69"/>
    </w:p>
    <w:p w14:paraId="61CBDB67" w14:textId="77777777" w:rsidR="006C4FB2" w:rsidRDefault="00000000">
      <w:pPr>
        <w:spacing w:after="100" w:line="264" w:lineRule="auto"/>
        <w:jc w:val="both"/>
      </w:pPr>
      <w:r>
        <w:t xml:space="preserve">Governance separates strategic oversight from operational control (Figure 16). A </w:t>
      </w:r>
      <w:r>
        <w:rPr>
          <w:b/>
          <w:bCs/>
        </w:rPr>
        <w:t>Project Steering Committee</w:t>
      </w:r>
      <w:r>
        <w:t xml:space="preserve"> of Karandaaz, BISP and SDPI meets quarterly and at each phase gate to approve course corrections. A </w:t>
      </w:r>
      <w:r>
        <w:rPr>
          <w:b/>
          <w:bCs/>
        </w:rPr>
        <w:t>Technical Working Group</w:t>
      </w:r>
      <w:r>
        <w:t xml:space="preserve"> meets monthly to resolve operational issues with BISP wings and partner institutions. The </w:t>
      </w:r>
      <w:r>
        <w:rPr>
          <w:b/>
          <w:bCs/>
        </w:rPr>
        <w:t>Project Management Unit</w:t>
      </w:r>
      <w:r>
        <w:t xml:space="preserve"> at CASPEE, SDPI, runs the national operations room with five specialist cells, and the field chain runs from Provincial to Zonal to Implementation Coordinators and trainers, linked at tehsil level to BISP Assistant Directors.</w:t>
      </w:r>
    </w:p>
    <w:p w14:paraId="64ACEBE3" w14:textId="77777777" w:rsidR="006C4FB2" w:rsidRDefault="00000000">
      <w:pPr>
        <w:keepNext/>
        <w:spacing w:before="80" w:after="40"/>
        <w:jc w:val="center"/>
      </w:pPr>
      <w:r>
        <w:rPr>
          <w:noProof/>
        </w:rPr>
        <w:lastRenderedPageBreak/>
        <w:drawing>
          <wp:inline distT="0" distB="0" distL="0" distR="0" wp14:anchorId="4C8679E2" wp14:editId="5DFEC0DF">
            <wp:extent cx="5486400" cy="3743325"/>
            <wp:effectExtent l="0" t="0" r="0" b="0"/>
            <wp:docPr id="1645298954" name="fig16" descr="Governance and field coordination structure" title="Governance and field coordinati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743325"/>
                    </a:xfrm>
                    <a:prstGeom prst="rect">
                      <a:avLst/>
                    </a:prstGeom>
                  </pic:spPr>
                </pic:pic>
              </a:graphicData>
            </a:graphic>
          </wp:inline>
        </w:drawing>
      </w:r>
    </w:p>
    <w:p w14:paraId="58E24BC4" w14:textId="77777777" w:rsidR="006C4FB2" w:rsidRDefault="00000000">
      <w:pPr>
        <w:spacing w:after="140"/>
        <w:jc w:val="center"/>
      </w:pPr>
      <w:r>
        <w:rPr>
          <w:rFonts w:ascii="Montserrat SemiBold" w:eastAsia="Montserrat SemiBold" w:hAnsi="Montserrat SemiBold" w:cs="Montserrat SemiBold"/>
          <w:color w:val="1F3864"/>
          <w:sz w:val="16"/>
          <w:szCs w:val="16"/>
        </w:rPr>
        <w:t xml:space="preserve">Figure 16: </w:t>
      </w:r>
      <w:r>
        <w:rPr>
          <w:color w:val="52514E"/>
          <w:sz w:val="16"/>
          <w:szCs w:val="16"/>
        </w:rPr>
        <w:t>Governance and field coordination structure</w:t>
      </w:r>
    </w:p>
    <w:p w14:paraId="7C81720B" w14:textId="77777777" w:rsidR="006C4FB2" w:rsidRDefault="00000000">
      <w:pPr>
        <w:keepNext/>
        <w:spacing w:before="120" w:after="60"/>
      </w:pPr>
      <w:r>
        <w:rPr>
          <w:rFonts w:ascii="Montserrat SemiBold" w:eastAsia="Montserrat SemiBold" w:hAnsi="Montserrat SemiBold" w:cs="Montserrat SemiBold"/>
          <w:color w:val="1F3864"/>
          <w:sz w:val="16"/>
          <w:szCs w:val="16"/>
        </w:rPr>
        <w:t xml:space="preserve">Table 23: </w:t>
      </w:r>
      <w:r>
        <w:rPr>
          <w:b/>
          <w:bCs/>
          <w:color w:val="1F3864"/>
          <w:sz w:val="16"/>
          <w:szCs w:val="16"/>
        </w:rPr>
        <w:t>Key personnel</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2300"/>
        <w:gridCol w:w="3000"/>
        <w:gridCol w:w="4446"/>
      </w:tblGrid>
      <w:tr w:rsidR="006C4FB2" w14:paraId="59F06F28" w14:textId="77777777">
        <w:trPr>
          <w:cantSplit/>
          <w:tblHeader/>
        </w:trPr>
        <w:tc>
          <w:tcPr>
            <w:tcW w:w="2300" w:type="dxa"/>
            <w:shd w:val="clear" w:color="auto" w:fill="1F3864"/>
            <w:tcMar>
              <w:top w:w="50" w:type="dxa"/>
              <w:left w:w="80" w:type="dxa"/>
              <w:bottom w:w="50" w:type="dxa"/>
              <w:right w:w="80" w:type="dxa"/>
            </w:tcMar>
            <w:vAlign w:val="center"/>
          </w:tcPr>
          <w:p w14:paraId="0D011A04" w14:textId="77777777" w:rsidR="006C4FB2" w:rsidRDefault="00000000">
            <w:pPr>
              <w:spacing w:before="20" w:after="20"/>
            </w:pPr>
            <w:r>
              <w:rPr>
                <w:b/>
                <w:bCs/>
                <w:color w:val="FFFFFF"/>
                <w:sz w:val="15"/>
                <w:szCs w:val="15"/>
              </w:rPr>
              <w:t>Name</w:t>
            </w:r>
          </w:p>
        </w:tc>
        <w:tc>
          <w:tcPr>
            <w:tcW w:w="3000" w:type="dxa"/>
            <w:shd w:val="clear" w:color="auto" w:fill="1F3864"/>
            <w:tcMar>
              <w:top w:w="50" w:type="dxa"/>
              <w:left w:w="80" w:type="dxa"/>
              <w:bottom w:w="50" w:type="dxa"/>
              <w:right w:w="80" w:type="dxa"/>
            </w:tcMar>
            <w:vAlign w:val="center"/>
          </w:tcPr>
          <w:p w14:paraId="7E4FD541" w14:textId="77777777" w:rsidR="006C4FB2" w:rsidRDefault="00000000">
            <w:pPr>
              <w:spacing w:before="20" w:after="20"/>
            </w:pPr>
            <w:r>
              <w:rPr>
                <w:b/>
                <w:bCs/>
                <w:color w:val="FFFFFF"/>
                <w:sz w:val="15"/>
                <w:szCs w:val="15"/>
              </w:rPr>
              <w:t>Proposed role</w:t>
            </w:r>
          </w:p>
        </w:tc>
        <w:tc>
          <w:tcPr>
            <w:tcW w:w="4446" w:type="dxa"/>
            <w:shd w:val="clear" w:color="auto" w:fill="1F3864"/>
            <w:tcMar>
              <w:top w:w="50" w:type="dxa"/>
              <w:left w:w="80" w:type="dxa"/>
              <w:bottom w:w="50" w:type="dxa"/>
              <w:right w:w="80" w:type="dxa"/>
            </w:tcMar>
            <w:vAlign w:val="center"/>
          </w:tcPr>
          <w:p w14:paraId="57B51B98" w14:textId="77777777" w:rsidR="006C4FB2" w:rsidRDefault="00000000">
            <w:pPr>
              <w:spacing w:before="20" w:after="20"/>
            </w:pPr>
            <w:r>
              <w:rPr>
                <w:b/>
                <w:bCs/>
                <w:color w:val="FFFFFF"/>
                <w:sz w:val="15"/>
                <w:szCs w:val="15"/>
              </w:rPr>
              <w:t>Relevant experience</w:t>
            </w:r>
          </w:p>
        </w:tc>
      </w:tr>
      <w:tr w:rsidR="006C4FB2" w14:paraId="6C8E9B62" w14:textId="77777777">
        <w:trPr>
          <w:cantSplit/>
        </w:trPr>
        <w:tc>
          <w:tcPr>
            <w:tcW w:w="2300" w:type="dxa"/>
            <w:shd w:val="clear" w:color="auto" w:fill="FFFFFF"/>
            <w:tcMar>
              <w:top w:w="40" w:type="dxa"/>
              <w:left w:w="80" w:type="dxa"/>
              <w:bottom w:w="40" w:type="dxa"/>
              <w:right w:w="80" w:type="dxa"/>
            </w:tcMar>
            <w:vAlign w:val="center"/>
          </w:tcPr>
          <w:p w14:paraId="77E542AB" w14:textId="77777777" w:rsidR="006C4FB2" w:rsidRDefault="00000000">
            <w:pPr>
              <w:spacing w:before="20" w:after="20"/>
            </w:pPr>
            <w:r>
              <w:rPr>
                <w:sz w:val="15"/>
                <w:szCs w:val="15"/>
              </w:rPr>
              <w:t>Dr Fareeha Armughan</w:t>
            </w:r>
          </w:p>
        </w:tc>
        <w:tc>
          <w:tcPr>
            <w:tcW w:w="3000" w:type="dxa"/>
            <w:shd w:val="clear" w:color="auto" w:fill="FFFFFF"/>
            <w:tcMar>
              <w:top w:w="40" w:type="dxa"/>
              <w:left w:w="80" w:type="dxa"/>
              <w:bottom w:w="40" w:type="dxa"/>
              <w:right w:w="80" w:type="dxa"/>
            </w:tcMar>
            <w:vAlign w:val="center"/>
          </w:tcPr>
          <w:p w14:paraId="313BA4F7" w14:textId="77777777" w:rsidR="006C4FB2" w:rsidRDefault="00000000">
            <w:pPr>
              <w:spacing w:before="20" w:after="20"/>
            </w:pPr>
            <w:r>
              <w:rPr>
                <w:sz w:val="15"/>
                <w:szCs w:val="15"/>
              </w:rPr>
              <w:t>Team Lead</w:t>
            </w:r>
          </w:p>
        </w:tc>
        <w:tc>
          <w:tcPr>
            <w:tcW w:w="4446" w:type="dxa"/>
            <w:shd w:val="clear" w:color="auto" w:fill="FFFFFF"/>
            <w:tcMar>
              <w:top w:w="40" w:type="dxa"/>
              <w:left w:w="80" w:type="dxa"/>
              <w:bottom w:w="40" w:type="dxa"/>
              <w:right w:w="80" w:type="dxa"/>
            </w:tcMar>
            <w:vAlign w:val="center"/>
          </w:tcPr>
          <w:p w14:paraId="58346189" w14:textId="77777777" w:rsidR="006C4FB2" w:rsidRDefault="00000000">
            <w:pPr>
              <w:spacing w:before="20" w:after="20"/>
            </w:pPr>
            <w:r>
              <w:rPr>
                <w:sz w:val="15"/>
                <w:szCs w:val="15"/>
              </w:rPr>
              <w:t>Led DFLT Phase II (550,000 women across BISP and SSPA chapters) and DFLT Phase I; GIZ M&amp;E of the 2023–24 national DFLT pilot</w:t>
            </w:r>
          </w:p>
        </w:tc>
      </w:tr>
      <w:tr w:rsidR="006C4FB2" w14:paraId="3556CD15" w14:textId="77777777">
        <w:trPr>
          <w:cantSplit/>
        </w:trPr>
        <w:tc>
          <w:tcPr>
            <w:tcW w:w="2300" w:type="dxa"/>
            <w:shd w:val="clear" w:color="auto" w:fill="F4F7FB"/>
            <w:tcMar>
              <w:top w:w="40" w:type="dxa"/>
              <w:left w:w="80" w:type="dxa"/>
              <w:bottom w:w="40" w:type="dxa"/>
              <w:right w:w="80" w:type="dxa"/>
            </w:tcMar>
            <w:vAlign w:val="center"/>
          </w:tcPr>
          <w:p w14:paraId="35EBFDE8" w14:textId="77777777" w:rsidR="006C4FB2" w:rsidRDefault="00000000">
            <w:pPr>
              <w:spacing w:before="20" w:after="20"/>
            </w:pPr>
            <w:r>
              <w:rPr>
                <w:sz w:val="15"/>
                <w:szCs w:val="15"/>
              </w:rPr>
              <w:t>Syed Sajid Ali</w:t>
            </w:r>
          </w:p>
        </w:tc>
        <w:tc>
          <w:tcPr>
            <w:tcW w:w="3000" w:type="dxa"/>
            <w:shd w:val="clear" w:color="auto" w:fill="F4F7FB"/>
            <w:tcMar>
              <w:top w:w="40" w:type="dxa"/>
              <w:left w:w="80" w:type="dxa"/>
              <w:bottom w:w="40" w:type="dxa"/>
              <w:right w:w="80" w:type="dxa"/>
            </w:tcMar>
            <w:vAlign w:val="center"/>
          </w:tcPr>
          <w:p w14:paraId="39787823" w14:textId="77777777" w:rsidR="006C4FB2" w:rsidRDefault="00000000">
            <w:pPr>
              <w:spacing w:before="20" w:after="20"/>
            </w:pPr>
            <w:r>
              <w:rPr>
                <w:sz w:val="15"/>
                <w:szCs w:val="15"/>
              </w:rPr>
              <w:t>Digital Financial Services and Financial Inclusion Expert</w:t>
            </w:r>
          </w:p>
        </w:tc>
        <w:tc>
          <w:tcPr>
            <w:tcW w:w="4446" w:type="dxa"/>
            <w:shd w:val="clear" w:color="auto" w:fill="F4F7FB"/>
            <w:tcMar>
              <w:top w:w="40" w:type="dxa"/>
              <w:left w:w="80" w:type="dxa"/>
              <w:bottom w:w="40" w:type="dxa"/>
              <w:right w:w="80" w:type="dxa"/>
            </w:tcMar>
            <w:vAlign w:val="center"/>
          </w:tcPr>
          <w:p w14:paraId="5DA59BCC" w14:textId="77777777" w:rsidR="006C4FB2" w:rsidRDefault="00000000">
            <w:pPr>
              <w:spacing w:before="20" w:after="20"/>
            </w:pPr>
            <w:r>
              <w:rPr>
                <w:sz w:val="15"/>
                <w:szCs w:val="15"/>
              </w:rPr>
              <w:t>Senior Consultant, NIBAF, State Bank of Pakistan; economic research and policy advisory</w:t>
            </w:r>
          </w:p>
        </w:tc>
      </w:tr>
      <w:tr w:rsidR="006C4FB2" w14:paraId="75464B61" w14:textId="77777777">
        <w:trPr>
          <w:cantSplit/>
        </w:trPr>
        <w:tc>
          <w:tcPr>
            <w:tcW w:w="2300" w:type="dxa"/>
            <w:shd w:val="clear" w:color="auto" w:fill="FFFFFF"/>
            <w:tcMar>
              <w:top w:w="40" w:type="dxa"/>
              <w:left w:w="80" w:type="dxa"/>
              <w:bottom w:w="40" w:type="dxa"/>
              <w:right w:w="80" w:type="dxa"/>
            </w:tcMar>
            <w:vAlign w:val="center"/>
          </w:tcPr>
          <w:p w14:paraId="5E066EA7" w14:textId="77777777" w:rsidR="006C4FB2" w:rsidRDefault="00000000">
            <w:pPr>
              <w:spacing w:before="20" w:after="20"/>
            </w:pPr>
            <w:r>
              <w:rPr>
                <w:sz w:val="15"/>
                <w:szCs w:val="15"/>
              </w:rPr>
              <w:t>Dr Kamran Khan</w:t>
            </w:r>
          </w:p>
        </w:tc>
        <w:tc>
          <w:tcPr>
            <w:tcW w:w="3000" w:type="dxa"/>
            <w:shd w:val="clear" w:color="auto" w:fill="FFFFFF"/>
            <w:tcMar>
              <w:top w:w="40" w:type="dxa"/>
              <w:left w:w="80" w:type="dxa"/>
              <w:bottom w:w="40" w:type="dxa"/>
              <w:right w:w="80" w:type="dxa"/>
            </w:tcMar>
            <w:vAlign w:val="center"/>
          </w:tcPr>
          <w:p w14:paraId="37CFD635" w14:textId="77777777" w:rsidR="006C4FB2" w:rsidRDefault="00000000">
            <w:pPr>
              <w:spacing w:before="20" w:after="20"/>
            </w:pPr>
            <w:r>
              <w:rPr>
                <w:sz w:val="15"/>
                <w:szCs w:val="15"/>
              </w:rPr>
              <w:t>Data, Dashboard and Digital Channels Lead</w:t>
            </w:r>
          </w:p>
        </w:tc>
        <w:tc>
          <w:tcPr>
            <w:tcW w:w="4446" w:type="dxa"/>
            <w:shd w:val="clear" w:color="auto" w:fill="FFFFFF"/>
            <w:tcMar>
              <w:top w:w="40" w:type="dxa"/>
              <w:left w:w="80" w:type="dxa"/>
              <w:bottom w:w="40" w:type="dxa"/>
              <w:right w:w="80" w:type="dxa"/>
            </w:tcMar>
            <w:vAlign w:val="center"/>
          </w:tcPr>
          <w:p w14:paraId="3B598B6B" w14:textId="77777777" w:rsidR="006C4FB2" w:rsidRDefault="00000000">
            <w:pPr>
              <w:spacing w:before="20" w:after="20"/>
            </w:pPr>
            <w:r>
              <w:rPr>
                <w:sz w:val="15"/>
                <w:szCs w:val="15"/>
              </w:rPr>
              <w:t>Built the DFLT App, OCR verification, live dashboard and WhatsApp API video delivery for DFLT Phase II</w:t>
            </w:r>
          </w:p>
        </w:tc>
      </w:tr>
      <w:tr w:rsidR="006C4FB2" w14:paraId="1A9F9A53" w14:textId="77777777">
        <w:trPr>
          <w:cantSplit/>
        </w:trPr>
        <w:tc>
          <w:tcPr>
            <w:tcW w:w="2300" w:type="dxa"/>
            <w:shd w:val="clear" w:color="auto" w:fill="F4F7FB"/>
            <w:tcMar>
              <w:top w:w="40" w:type="dxa"/>
              <w:left w:w="80" w:type="dxa"/>
              <w:bottom w:w="40" w:type="dxa"/>
              <w:right w:w="80" w:type="dxa"/>
            </w:tcMar>
            <w:vAlign w:val="center"/>
          </w:tcPr>
          <w:p w14:paraId="24C6BB55" w14:textId="77777777" w:rsidR="006C4FB2" w:rsidRDefault="00000000">
            <w:pPr>
              <w:spacing w:before="20" w:after="20"/>
            </w:pPr>
            <w:r>
              <w:rPr>
                <w:sz w:val="15"/>
                <w:szCs w:val="15"/>
              </w:rPr>
              <w:t>Dr Asma Fiaz</w:t>
            </w:r>
          </w:p>
        </w:tc>
        <w:tc>
          <w:tcPr>
            <w:tcW w:w="3000" w:type="dxa"/>
            <w:shd w:val="clear" w:color="auto" w:fill="F4F7FB"/>
            <w:tcMar>
              <w:top w:w="40" w:type="dxa"/>
              <w:left w:w="80" w:type="dxa"/>
              <w:bottom w:w="40" w:type="dxa"/>
              <w:right w:w="80" w:type="dxa"/>
            </w:tcMar>
            <w:vAlign w:val="center"/>
          </w:tcPr>
          <w:p w14:paraId="770D5F5A" w14:textId="77777777" w:rsidR="006C4FB2" w:rsidRDefault="00000000">
            <w:pPr>
              <w:spacing w:before="20" w:after="20"/>
            </w:pPr>
            <w:r>
              <w:rPr>
                <w:sz w:val="15"/>
                <w:szCs w:val="15"/>
              </w:rPr>
              <w:t>M&amp;E and Data Analysis Lead</w:t>
            </w:r>
          </w:p>
        </w:tc>
        <w:tc>
          <w:tcPr>
            <w:tcW w:w="4446" w:type="dxa"/>
            <w:shd w:val="clear" w:color="auto" w:fill="F4F7FB"/>
            <w:tcMar>
              <w:top w:w="40" w:type="dxa"/>
              <w:left w:w="80" w:type="dxa"/>
              <w:bottom w:w="40" w:type="dxa"/>
              <w:right w:w="80" w:type="dxa"/>
            </w:tcMar>
            <w:vAlign w:val="center"/>
          </w:tcPr>
          <w:p w14:paraId="570FF7BB" w14:textId="77777777" w:rsidR="006C4FB2" w:rsidRDefault="00000000">
            <w:pPr>
              <w:spacing w:before="20" w:after="20"/>
            </w:pPr>
            <w:r>
              <w:rPr>
                <w:sz w:val="15"/>
                <w:szCs w:val="15"/>
              </w:rPr>
              <w:t>Senior Data Analyst, DFLT Phases I and II</w:t>
            </w:r>
          </w:p>
        </w:tc>
      </w:tr>
      <w:tr w:rsidR="006C4FB2" w14:paraId="37E52801" w14:textId="77777777">
        <w:trPr>
          <w:cantSplit/>
        </w:trPr>
        <w:tc>
          <w:tcPr>
            <w:tcW w:w="2300" w:type="dxa"/>
            <w:shd w:val="clear" w:color="auto" w:fill="FFFFFF"/>
            <w:tcMar>
              <w:top w:w="40" w:type="dxa"/>
              <w:left w:w="80" w:type="dxa"/>
              <w:bottom w:w="40" w:type="dxa"/>
              <w:right w:w="80" w:type="dxa"/>
            </w:tcMar>
            <w:vAlign w:val="center"/>
          </w:tcPr>
          <w:p w14:paraId="77F03060" w14:textId="77777777" w:rsidR="006C4FB2" w:rsidRDefault="00000000">
            <w:pPr>
              <w:spacing w:before="20" w:after="20"/>
            </w:pPr>
            <w:r>
              <w:rPr>
                <w:sz w:val="15"/>
                <w:szCs w:val="15"/>
              </w:rPr>
              <w:t>Ehtasham Afzal</w:t>
            </w:r>
          </w:p>
        </w:tc>
        <w:tc>
          <w:tcPr>
            <w:tcW w:w="3000" w:type="dxa"/>
            <w:shd w:val="clear" w:color="auto" w:fill="FFFFFF"/>
            <w:tcMar>
              <w:top w:w="40" w:type="dxa"/>
              <w:left w:w="80" w:type="dxa"/>
              <w:bottom w:w="40" w:type="dxa"/>
              <w:right w:w="80" w:type="dxa"/>
            </w:tcMar>
            <w:vAlign w:val="center"/>
          </w:tcPr>
          <w:p w14:paraId="547CC4FD" w14:textId="77777777" w:rsidR="006C4FB2" w:rsidRDefault="00000000">
            <w:pPr>
              <w:spacing w:before="20" w:after="20"/>
            </w:pPr>
            <w:r>
              <w:rPr>
                <w:sz w:val="15"/>
                <w:szCs w:val="15"/>
              </w:rPr>
              <w:t>IT and Systems Engineer</w:t>
            </w:r>
          </w:p>
        </w:tc>
        <w:tc>
          <w:tcPr>
            <w:tcW w:w="4446" w:type="dxa"/>
            <w:shd w:val="clear" w:color="auto" w:fill="FFFFFF"/>
            <w:tcMar>
              <w:top w:w="40" w:type="dxa"/>
              <w:left w:w="80" w:type="dxa"/>
              <w:bottom w:w="40" w:type="dxa"/>
              <w:right w:w="80" w:type="dxa"/>
            </w:tcMar>
            <w:vAlign w:val="center"/>
          </w:tcPr>
          <w:p w14:paraId="519E1053" w14:textId="77777777" w:rsidR="006C4FB2" w:rsidRDefault="00000000">
            <w:pPr>
              <w:spacing w:before="20" w:after="20"/>
            </w:pPr>
            <w:r>
              <w:rPr>
                <w:sz w:val="15"/>
                <w:szCs w:val="15"/>
              </w:rPr>
              <w:t>Manages DFLT Phase II Sindh chapter data systems</w:t>
            </w:r>
          </w:p>
        </w:tc>
      </w:tr>
      <w:tr w:rsidR="006C4FB2" w14:paraId="56110B11" w14:textId="77777777">
        <w:trPr>
          <w:cantSplit/>
        </w:trPr>
        <w:tc>
          <w:tcPr>
            <w:tcW w:w="2300" w:type="dxa"/>
            <w:shd w:val="clear" w:color="auto" w:fill="F4F7FB"/>
            <w:tcMar>
              <w:top w:w="40" w:type="dxa"/>
              <w:left w:w="80" w:type="dxa"/>
              <w:bottom w:w="40" w:type="dxa"/>
              <w:right w:w="80" w:type="dxa"/>
            </w:tcMar>
            <w:vAlign w:val="center"/>
          </w:tcPr>
          <w:p w14:paraId="6D3C7EC2" w14:textId="77777777" w:rsidR="006C4FB2" w:rsidRDefault="00000000">
            <w:pPr>
              <w:spacing w:before="20" w:after="20"/>
            </w:pPr>
            <w:r>
              <w:rPr>
                <w:sz w:val="15"/>
                <w:szCs w:val="15"/>
              </w:rPr>
              <w:t>Anam Malik</w:t>
            </w:r>
          </w:p>
        </w:tc>
        <w:tc>
          <w:tcPr>
            <w:tcW w:w="3000" w:type="dxa"/>
            <w:shd w:val="clear" w:color="auto" w:fill="F4F7FB"/>
            <w:tcMar>
              <w:top w:w="40" w:type="dxa"/>
              <w:left w:w="80" w:type="dxa"/>
              <w:bottom w:w="40" w:type="dxa"/>
              <w:right w:w="80" w:type="dxa"/>
            </w:tcMar>
            <w:vAlign w:val="center"/>
          </w:tcPr>
          <w:p w14:paraId="44D7D4DC" w14:textId="77777777" w:rsidR="006C4FB2" w:rsidRDefault="00000000">
            <w:pPr>
              <w:spacing w:before="20" w:after="20"/>
            </w:pPr>
            <w:r>
              <w:rPr>
                <w:sz w:val="15"/>
                <w:szCs w:val="15"/>
              </w:rPr>
              <w:t>Provincial Coordinator</w:t>
            </w:r>
          </w:p>
        </w:tc>
        <w:tc>
          <w:tcPr>
            <w:tcW w:w="4446" w:type="dxa"/>
            <w:shd w:val="clear" w:color="auto" w:fill="F4F7FB"/>
            <w:tcMar>
              <w:top w:w="40" w:type="dxa"/>
              <w:left w:w="80" w:type="dxa"/>
              <w:bottom w:w="40" w:type="dxa"/>
              <w:right w:w="80" w:type="dxa"/>
            </w:tcMar>
            <w:vAlign w:val="center"/>
          </w:tcPr>
          <w:p w14:paraId="270DC37B" w14:textId="77777777" w:rsidR="006C4FB2" w:rsidRDefault="00000000">
            <w:pPr>
              <w:spacing w:before="20" w:after="20"/>
            </w:pPr>
            <w:r>
              <w:rPr>
                <w:sz w:val="15"/>
                <w:szCs w:val="15"/>
              </w:rPr>
              <w:t>Managed all DFLT Phase II operations in Khyber Pakhtunkhwa</w:t>
            </w:r>
          </w:p>
        </w:tc>
      </w:tr>
      <w:tr w:rsidR="006C4FB2" w14:paraId="7A38495B" w14:textId="77777777">
        <w:trPr>
          <w:cantSplit/>
        </w:trPr>
        <w:tc>
          <w:tcPr>
            <w:tcW w:w="2300" w:type="dxa"/>
            <w:shd w:val="clear" w:color="auto" w:fill="FFFFFF"/>
            <w:tcMar>
              <w:top w:w="40" w:type="dxa"/>
              <w:left w:w="80" w:type="dxa"/>
              <w:bottom w:w="40" w:type="dxa"/>
              <w:right w:w="80" w:type="dxa"/>
            </w:tcMar>
            <w:vAlign w:val="center"/>
          </w:tcPr>
          <w:p w14:paraId="66E26CA8" w14:textId="77777777" w:rsidR="006C4FB2" w:rsidRDefault="00000000">
            <w:pPr>
              <w:spacing w:before="20" w:after="20"/>
            </w:pPr>
            <w:r>
              <w:rPr>
                <w:sz w:val="15"/>
                <w:szCs w:val="15"/>
              </w:rPr>
              <w:t>Iffat Rubab</w:t>
            </w:r>
          </w:p>
        </w:tc>
        <w:tc>
          <w:tcPr>
            <w:tcW w:w="3000" w:type="dxa"/>
            <w:shd w:val="clear" w:color="auto" w:fill="FFFFFF"/>
            <w:tcMar>
              <w:top w:w="40" w:type="dxa"/>
              <w:left w:w="80" w:type="dxa"/>
              <w:bottom w:w="40" w:type="dxa"/>
              <w:right w:w="80" w:type="dxa"/>
            </w:tcMar>
            <w:vAlign w:val="center"/>
          </w:tcPr>
          <w:p w14:paraId="176F4EF0" w14:textId="77777777" w:rsidR="006C4FB2" w:rsidRDefault="00000000">
            <w:pPr>
              <w:spacing w:before="20" w:after="20"/>
            </w:pPr>
            <w:r>
              <w:rPr>
                <w:sz w:val="15"/>
                <w:szCs w:val="15"/>
              </w:rPr>
              <w:t>Provincial Coordinator</w:t>
            </w:r>
          </w:p>
        </w:tc>
        <w:tc>
          <w:tcPr>
            <w:tcW w:w="4446" w:type="dxa"/>
            <w:shd w:val="clear" w:color="auto" w:fill="FFFFFF"/>
            <w:tcMar>
              <w:top w:w="40" w:type="dxa"/>
              <w:left w:w="80" w:type="dxa"/>
              <w:bottom w:w="40" w:type="dxa"/>
              <w:right w:w="80" w:type="dxa"/>
            </w:tcMar>
            <w:vAlign w:val="center"/>
          </w:tcPr>
          <w:p w14:paraId="243401DD" w14:textId="77777777" w:rsidR="006C4FB2" w:rsidRDefault="00000000">
            <w:pPr>
              <w:spacing w:before="20" w:after="20"/>
            </w:pPr>
            <w:r>
              <w:rPr>
                <w:sz w:val="15"/>
                <w:szCs w:val="15"/>
              </w:rPr>
              <w:t>Managed DFLT Phase II operations in Sindh and Balochistan (BISP chapter)</w:t>
            </w:r>
          </w:p>
        </w:tc>
      </w:tr>
      <w:tr w:rsidR="006C4FB2" w14:paraId="243402C8" w14:textId="77777777">
        <w:trPr>
          <w:cantSplit/>
        </w:trPr>
        <w:tc>
          <w:tcPr>
            <w:tcW w:w="2300" w:type="dxa"/>
            <w:shd w:val="clear" w:color="auto" w:fill="F4F7FB"/>
            <w:tcMar>
              <w:top w:w="40" w:type="dxa"/>
              <w:left w:w="80" w:type="dxa"/>
              <w:bottom w:w="40" w:type="dxa"/>
              <w:right w:w="80" w:type="dxa"/>
            </w:tcMar>
            <w:vAlign w:val="center"/>
          </w:tcPr>
          <w:p w14:paraId="5C633299" w14:textId="77777777" w:rsidR="006C4FB2" w:rsidRDefault="00000000">
            <w:pPr>
              <w:spacing w:before="20" w:after="20"/>
            </w:pPr>
            <w:r>
              <w:rPr>
                <w:sz w:val="15"/>
                <w:szCs w:val="15"/>
              </w:rPr>
              <w:t>Asma Rubab</w:t>
            </w:r>
          </w:p>
        </w:tc>
        <w:tc>
          <w:tcPr>
            <w:tcW w:w="3000" w:type="dxa"/>
            <w:shd w:val="clear" w:color="auto" w:fill="F4F7FB"/>
            <w:tcMar>
              <w:top w:w="40" w:type="dxa"/>
              <w:left w:w="80" w:type="dxa"/>
              <w:bottom w:w="40" w:type="dxa"/>
              <w:right w:w="80" w:type="dxa"/>
            </w:tcMar>
            <w:vAlign w:val="center"/>
          </w:tcPr>
          <w:p w14:paraId="6499123D" w14:textId="77777777" w:rsidR="006C4FB2" w:rsidRDefault="00000000">
            <w:pPr>
              <w:spacing w:before="20" w:after="20"/>
            </w:pPr>
            <w:r>
              <w:rPr>
                <w:sz w:val="15"/>
                <w:szCs w:val="15"/>
              </w:rPr>
              <w:t>Provincial Coordinator</w:t>
            </w:r>
          </w:p>
        </w:tc>
        <w:tc>
          <w:tcPr>
            <w:tcW w:w="4446" w:type="dxa"/>
            <w:shd w:val="clear" w:color="auto" w:fill="F4F7FB"/>
            <w:tcMar>
              <w:top w:w="40" w:type="dxa"/>
              <w:left w:w="80" w:type="dxa"/>
              <w:bottom w:w="40" w:type="dxa"/>
              <w:right w:w="80" w:type="dxa"/>
            </w:tcMar>
            <w:vAlign w:val="center"/>
          </w:tcPr>
          <w:p w14:paraId="5F5D9543" w14:textId="77777777" w:rsidR="006C4FB2" w:rsidRDefault="00000000">
            <w:pPr>
              <w:spacing w:before="20" w:after="20"/>
            </w:pPr>
            <w:r>
              <w:rPr>
                <w:sz w:val="15"/>
                <w:szCs w:val="15"/>
              </w:rPr>
              <w:t>Managed DFLT Phase II operations for MAMTA beneficiaries</w:t>
            </w:r>
          </w:p>
        </w:tc>
      </w:tr>
      <w:tr w:rsidR="006C4FB2" w14:paraId="5589FF50" w14:textId="77777777">
        <w:trPr>
          <w:cantSplit/>
        </w:trPr>
        <w:tc>
          <w:tcPr>
            <w:tcW w:w="2300" w:type="dxa"/>
            <w:shd w:val="clear" w:color="auto" w:fill="FFF4DC"/>
            <w:tcMar>
              <w:top w:w="40" w:type="dxa"/>
              <w:left w:w="80" w:type="dxa"/>
              <w:bottom w:w="40" w:type="dxa"/>
              <w:right w:w="80" w:type="dxa"/>
            </w:tcMar>
            <w:vAlign w:val="center"/>
          </w:tcPr>
          <w:p w14:paraId="7A5B8B85" w14:textId="77777777" w:rsidR="006C4FB2" w:rsidRDefault="00000000">
            <w:pPr>
              <w:spacing w:before="20" w:after="20"/>
            </w:pPr>
            <w:r>
              <w:rPr>
                <w:sz w:val="15"/>
                <w:szCs w:val="15"/>
              </w:rPr>
              <w:t>[To be confirmed]</w:t>
            </w:r>
          </w:p>
        </w:tc>
        <w:tc>
          <w:tcPr>
            <w:tcW w:w="3000" w:type="dxa"/>
            <w:shd w:val="clear" w:color="auto" w:fill="FFF4DC"/>
            <w:tcMar>
              <w:top w:w="40" w:type="dxa"/>
              <w:left w:w="80" w:type="dxa"/>
              <w:bottom w:w="40" w:type="dxa"/>
              <w:right w:w="80" w:type="dxa"/>
            </w:tcMar>
            <w:vAlign w:val="center"/>
          </w:tcPr>
          <w:p w14:paraId="2504577E" w14:textId="77777777" w:rsidR="006C4FB2" w:rsidRDefault="00000000">
            <w:pPr>
              <w:spacing w:before="20" w:after="20"/>
            </w:pPr>
            <w:r>
              <w:rPr>
                <w:sz w:val="15"/>
                <w:szCs w:val="15"/>
              </w:rPr>
              <w:t>Curriculum, gender and ToT leads; Punjab coordinator; additional expert (Waqar)</w:t>
            </w:r>
          </w:p>
        </w:tc>
        <w:tc>
          <w:tcPr>
            <w:tcW w:w="4446" w:type="dxa"/>
            <w:shd w:val="clear" w:color="auto" w:fill="FFF4DC"/>
            <w:tcMar>
              <w:top w:w="40" w:type="dxa"/>
              <w:left w:w="80" w:type="dxa"/>
              <w:bottom w:w="40" w:type="dxa"/>
              <w:right w:w="80" w:type="dxa"/>
            </w:tcMar>
            <w:vAlign w:val="center"/>
          </w:tcPr>
          <w:p w14:paraId="329D3F16" w14:textId="77777777" w:rsidR="006C4FB2" w:rsidRDefault="00000000">
            <w:pPr>
              <w:spacing w:before="20" w:after="20"/>
            </w:pPr>
            <w:r>
              <w:rPr>
                <w:sz w:val="15"/>
                <w:szCs w:val="15"/>
              </w:rPr>
              <w:t>CVs to be attached in the common SDPI format</w:t>
            </w:r>
          </w:p>
        </w:tc>
      </w:tr>
    </w:tbl>
    <w:p w14:paraId="2A14957A" w14:textId="77777777" w:rsidR="006C4FB2" w:rsidRDefault="00000000">
      <w:pPr>
        <w:spacing w:after="100" w:line="264" w:lineRule="auto"/>
        <w:jc w:val="both"/>
      </w:pPr>
      <w:r>
        <w:t>Quality assurance is independent of the delivery line: the QA cell reports to the Team Lead, not to the field chain, and its audio audits, call-backs and spot checks feed the session quality index described in Section 6.3.</w:t>
      </w:r>
    </w:p>
    <w:p w14:paraId="72B734FF" w14:textId="77777777" w:rsidR="006C4FB2" w:rsidRDefault="00000000">
      <w:pPr>
        <w:pStyle w:val="Heading1"/>
        <w:keepNext/>
      </w:pPr>
      <w:bookmarkStart w:id="70" w:name="_Toc242799526"/>
      <w:r>
        <w:t>10. Innovation, Value Addition and Sustainability</w:t>
      </w:r>
      <w:bookmarkEnd w:id="70"/>
    </w:p>
    <w:p w14:paraId="79790601" w14:textId="77777777" w:rsidR="006C4FB2" w:rsidRDefault="00000000">
      <w:pPr>
        <w:pStyle w:val="ListParagraph"/>
        <w:numPr>
          <w:ilvl w:val="0"/>
          <w:numId w:val="2"/>
        </w:numPr>
        <w:spacing w:after="50" w:line="252" w:lineRule="auto"/>
      </w:pPr>
      <w:r>
        <w:rPr>
          <w:b/>
          <w:bCs/>
        </w:rPr>
        <w:t>Tranche-anchored learning.</w:t>
      </w:r>
      <w:r>
        <w:t xml:space="preserve"> Training is timed so that the first independent withdrawal happens days after the Capability session, with trainers at the payment point. Learning is tested in the real transaction, not only in a post-test.</w:t>
      </w:r>
    </w:p>
    <w:p w14:paraId="32E85FCE" w14:textId="77777777" w:rsidR="006C4FB2" w:rsidRDefault="00000000">
      <w:pPr>
        <w:pStyle w:val="ListParagraph"/>
        <w:numPr>
          <w:ilvl w:val="0"/>
          <w:numId w:val="2"/>
        </w:numPr>
        <w:spacing w:after="50" w:line="252" w:lineRule="auto"/>
      </w:pPr>
      <w:r>
        <w:rPr>
          <w:b/>
          <w:bCs/>
        </w:rPr>
        <w:t>Segmentation that routes itself.</w:t>
      </w:r>
      <w:r>
        <w:t xml:space="preserve"> Five registration questions assign each woman to a segment that automatically sets her channel package, language and call window, at no marginal cost.</w:t>
      </w:r>
    </w:p>
    <w:p w14:paraId="17B03D07" w14:textId="77777777" w:rsidR="006C4FB2" w:rsidRDefault="00000000">
      <w:pPr>
        <w:pStyle w:val="ListParagraph"/>
        <w:numPr>
          <w:ilvl w:val="0"/>
          <w:numId w:val="2"/>
        </w:numPr>
        <w:spacing w:after="50" w:line="252" w:lineRule="auto"/>
      </w:pPr>
      <w:r>
        <w:rPr>
          <w:b/>
          <w:bCs/>
        </w:rPr>
        <w:t>A live test call in every classroom.</w:t>
      </w:r>
      <w:r>
        <w:t xml:space="preserve"> Women practise answering and responding to an IVR call before they leave, which raises digital reach and corrects numbers on the spot.</w:t>
      </w:r>
    </w:p>
    <w:p w14:paraId="5F21EB31" w14:textId="77777777" w:rsidR="006C4FB2" w:rsidRDefault="00000000">
      <w:pPr>
        <w:pStyle w:val="ListParagraph"/>
        <w:numPr>
          <w:ilvl w:val="0"/>
          <w:numId w:val="2"/>
        </w:numPr>
        <w:spacing w:after="50" w:line="252" w:lineRule="auto"/>
      </w:pPr>
      <w:r>
        <w:rPr>
          <w:b/>
          <w:bCs/>
        </w:rPr>
        <w:lastRenderedPageBreak/>
        <w:t>Low-cost voice infrastructure.</w:t>
      </w:r>
      <w:r>
        <w:t xml:space="preserve"> Eight zonal IVR nodes on open-source telephony provide about 200,000 calls a month each, so the main cost is airtime rather than platforms; every keypad answer becomes learning data.</w:t>
      </w:r>
    </w:p>
    <w:p w14:paraId="334892BD" w14:textId="77777777" w:rsidR="006C4FB2" w:rsidRDefault="00000000">
      <w:pPr>
        <w:pStyle w:val="ListParagraph"/>
        <w:numPr>
          <w:ilvl w:val="0"/>
          <w:numId w:val="2"/>
        </w:numPr>
        <w:spacing w:after="50" w:line="252" w:lineRule="auto"/>
      </w:pPr>
      <w:r>
        <w:rPr>
          <w:b/>
          <w:bCs/>
        </w:rPr>
        <w:t>Learning while delivering.</w:t>
      </w:r>
      <w:r>
        <w:t xml:space="preserve"> Cohort-level randomised variations in Phase 1 answer design questions at no additional cost and inform the scale-up.</w:t>
      </w:r>
    </w:p>
    <w:p w14:paraId="023231A2" w14:textId="77777777" w:rsidR="006C4FB2" w:rsidRDefault="00000000">
      <w:pPr>
        <w:pStyle w:val="ListParagraph"/>
        <w:numPr>
          <w:ilvl w:val="0"/>
          <w:numId w:val="2"/>
        </w:numPr>
        <w:spacing w:after="50" w:line="252" w:lineRule="auto"/>
      </w:pPr>
      <w:r>
        <w:rPr>
          <w:b/>
          <w:bCs/>
        </w:rPr>
        <w:t>The payment queue as a mobilisation channel</w:t>
      </w:r>
      <w:r>
        <w:t xml:space="preserve">, and the </w:t>
      </w:r>
      <w:r>
        <w:rPr>
          <w:b/>
          <w:bCs/>
        </w:rPr>
        <w:t>WhatsApp notification channel</w:t>
      </w:r>
      <w:r>
        <w:t xml:space="preserve"> that brings daily programme data to decision-makers’ phones.</w:t>
      </w:r>
    </w:p>
    <w:p w14:paraId="5AA6C694" w14:textId="77777777" w:rsidR="006C4FB2" w:rsidRDefault="00000000">
      <w:pPr>
        <w:spacing w:after="100" w:line="264" w:lineRule="auto"/>
        <w:jc w:val="both"/>
      </w:pPr>
      <w:r>
        <w:rPr>
          <w:b/>
          <w:bCs/>
        </w:rPr>
        <w:t>Sustainability.</w:t>
      </w:r>
      <w:r>
        <w:t xml:space="preserve"> The programme is designed to leave a working ecosystem with BISP rather than end with the contract: 1,200 certified BISP master trainers who have co-delivered sessions; an approved, localised content and IVR library; a segmentation rule that BISP can apply at enrolment; and a reachable, consented database of a million women with an IVR and SMS channel that BISP can use for future payment alerts, Nashonuma messages or graduation and livelihood programmes. All assets vest in Karandaaz and BISP at close.</w:t>
      </w:r>
    </w:p>
    <w:p w14:paraId="4B1CF47C" w14:textId="77777777" w:rsidR="006C4FB2" w:rsidRDefault="00000000">
      <w:pPr>
        <w:pStyle w:val="Heading1"/>
        <w:keepNext/>
        <w:pageBreakBefore/>
      </w:pPr>
      <w:bookmarkStart w:id="71" w:name="_Toc242799527"/>
      <w:r>
        <w:lastRenderedPageBreak/>
        <w:t>Annex A: IVR Scripts</w:t>
      </w:r>
      <w:bookmarkEnd w:id="71"/>
    </w:p>
    <w:p w14:paraId="30DC05ED" w14:textId="77777777" w:rsidR="006C4FB2" w:rsidRDefault="00000000">
      <w:pPr>
        <w:spacing w:after="100" w:line="264" w:lineRule="auto"/>
        <w:jc w:val="both"/>
      </w:pPr>
      <w:r>
        <w:t>Urdu master scripts with English renderings. Each script is recorded by female voice artists in Urdu, Punjabi, Saraiki, Pashto, Sindhi and Balochi/Brahvi; the language is set from the beneficiary profile, with 0 to switch to Urdu. Unless stated otherwise, every call opens with the greeting and identity check of IVR-1 (node 1) and closes with node 5. Variables appear in braces.</w:t>
      </w:r>
    </w:p>
    <w:p w14:paraId="03DC1684" w14:textId="77777777" w:rsidR="006C4FB2" w:rsidRDefault="00000000">
      <w:pPr>
        <w:pStyle w:val="Heading3"/>
        <w:keepNext/>
      </w:pPr>
      <w:r>
        <w:t>IVR-1: “Your SIM is your bank account” (Day 1 after Session A)</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900"/>
        <w:gridCol w:w="3700"/>
        <w:gridCol w:w="3146"/>
        <w:gridCol w:w="2000"/>
      </w:tblGrid>
      <w:tr w:rsidR="006C4FB2" w14:paraId="479275B1" w14:textId="77777777">
        <w:trPr>
          <w:cantSplit/>
          <w:tblHeader/>
        </w:trPr>
        <w:tc>
          <w:tcPr>
            <w:tcW w:w="900" w:type="dxa"/>
            <w:shd w:val="clear" w:color="auto" w:fill="1F3864"/>
            <w:tcMar>
              <w:top w:w="50" w:type="dxa"/>
              <w:left w:w="80" w:type="dxa"/>
              <w:bottom w:w="50" w:type="dxa"/>
              <w:right w:w="80" w:type="dxa"/>
            </w:tcMar>
            <w:vAlign w:val="center"/>
          </w:tcPr>
          <w:p w14:paraId="2D586905" w14:textId="77777777" w:rsidR="006C4FB2" w:rsidRDefault="00000000">
            <w:pPr>
              <w:spacing w:before="20" w:after="20"/>
            </w:pPr>
            <w:r>
              <w:rPr>
                <w:b/>
                <w:bCs/>
                <w:color w:val="FFFFFF"/>
                <w:sz w:val="14"/>
                <w:szCs w:val="14"/>
              </w:rPr>
              <w:t>Node</w:t>
            </w:r>
          </w:p>
        </w:tc>
        <w:tc>
          <w:tcPr>
            <w:tcW w:w="3700" w:type="dxa"/>
            <w:shd w:val="clear" w:color="auto" w:fill="1F3864"/>
            <w:tcMar>
              <w:top w:w="50" w:type="dxa"/>
              <w:left w:w="80" w:type="dxa"/>
              <w:bottom w:w="50" w:type="dxa"/>
              <w:right w:w="80" w:type="dxa"/>
            </w:tcMar>
            <w:vAlign w:val="center"/>
          </w:tcPr>
          <w:p w14:paraId="33C1BEF5" w14:textId="77777777" w:rsidR="006C4FB2" w:rsidRDefault="00000000">
            <w:pPr>
              <w:spacing w:before="20" w:after="20"/>
            </w:pPr>
            <w:r>
              <w:rPr>
                <w:b/>
                <w:bCs/>
                <w:color w:val="FFFFFF"/>
                <w:sz w:val="14"/>
                <w:szCs w:val="14"/>
              </w:rPr>
              <w:t>Urdu prompt</w:t>
            </w:r>
          </w:p>
        </w:tc>
        <w:tc>
          <w:tcPr>
            <w:tcW w:w="3146" w:type="dxa"/>
            <w:shd w:val="clear" w:color="auto" w:fill="1F3864"/>
            <w:tcMar>
              <w:top w:w="50" w:type="dxa"/>
              <w:left w:w="80" w:type="dxa"/>
              <w:bottom w:w="50" w:type="dxa"/>
              <w:right w:w="80" w:type="dxa"/>
            </w:tcMar>
            <w:vAlign w:val="center"/>
          </w:tcPr>
          <w:p w14:paraId="2AC78430" w14:textId="77777777" w:rsidR="006C4FB2" w:rsidRDefault="00000000">
            <w:pPr>
              <w:spacing w:before="20" w:after="20"/>
            </w:pPr>
            <w:r>
              <w:rPr>
                <w:b/>
                <w:bCs/>
                <w:color w:val="FFFFFF"/>
                <w:sz w:val="14"/>
                <w:szCs w:val="14"/>
              </w:rPr>
              <w:t>English rendering</w:t>
            </w:r>
          </w:p>
        </w:tc>
        <w:tc>
          <w:tcPr>
            <w:tcW w:w="2000" w:type="dxa"/>
            <w:shd w:val="clear" w:color="auto" w:fill="1F3864"/>
            <w:tcMar>
              <w:top w:w="50" w:type="dxa"/>
              <w:left w:w="80" w:type="dxa"/>
              <w:bottom w:w="50" w:type="dxa"/>
              <w:right w:w="80" w:type="dxa"/>
            </w:tcMar>
            <w:vAlign w:val="center"/>
          </w:tcPr>
          <w:p w14:paraId="4326EE58" w14:textId="77777777" w:rsidR="006C4FB2" w:rsidRDefault="00000000">
            <w:pPr>
              <w:spacing w:before="20" w:after="20"/>
            </w:pPr>
            <w:r>
              <w:rPr>
                <w:b/>
                <w:bCs/>
                <w:color w:val="FFFFFF"/>
                <w:sz w:val="14"/>
                <w:szCs w:val="14"/>
              </w:rPr>
              <w:t>Logic and data</w:t>
            </w:r>
          </w:p>
        </w:tc>
      </w:tr>
      <w:tr w:rsidR="006C4FB2" w14:paraId="759FE337" w14:textId="77777777">
        <w:trPr>
          <w:cantSplit/>
        </w:trPr>
        <w:tc>
          <w:tcPr>
            <w:tcW w:w="900" w:type="dxa"/>
            <w:shd w:val="clear" w:color="auto" w:fill="FFFFFF"/>
            <w:tcMar>
              <w:top w:w="40" w:type="dxa"/>
              <w:left w:w="80" w:type="dxa"/>
              <w:bottom w:w="40" w:type="dxa"/>
              <w:right w:w="80" w:type="dxa"/>
            </w:tcMar>
            <w:vAlign w:val="center"/>
          </w:tcPr>
          <w:p w14:paraId="58B9EB54" w14:textId="77777777" w:rsidR="006C4FB2" w:rsidRDefault="00000000">
            <w:pPr>
              <w:spacing w:before="20" w:after="20"/>
            </w:pPr>
            <w:r>
              <w:rPr>
                <w:sz w:val="14"/>
                <w:szCs w:val="14"/>
              </w:rPr>
              <w:t>1 Greeting</w:t>
            </w:r>
          </w:p>
        </w:tc>
        <w:tc>
          <w:tcPr>
            <w:tcW w:w="3700" w:type="dxa"/>
            <w:shd w:val="clear" w:color="auto" w:fill="FFFFFF"/>
            <w:tcMar>
              <w:top w:w="40" w:type="dxa"/>
              <w:left w:w="80" w:type="dxa"/>
              <w:bottom w:w="40" w:type="dxa"/>
              <w:right w:w="80" w:type="dxa"/>
            </w:tcMar>
            <w:vAlign w:val="center"/>
          </w:tcPr>
          <w:p w14:paraId="6F85E229" w14:textId="77777777" w:rsidR="006C4FB2" w:rsidRDefault="00000000">
            <w:pPr>
              <w:bidi/>
              <w:spacing w:before="20" w:after="20" w:line="276" w:lineRule="auto"/>
            </w:pPr>
            <w:r>
              <w:rPr>
                <w:rFonts w:ascii="Arial" w:eastAsia="Arial" w:hAnsi="Arial" w:cs="Arial"/>
                <w:sz w:val="20"/>
                <w:szCs w:val="20"/>
                <w:rtl/>
              </w:rPr>
              <w:t xml:space="preserve">السلام </w:t>
            </w:r>
            <w:proofErr w:type="spellStart"/>
            <w:r>
              <w:rPr>
                <w:rFonts w:ascii="Arial" w:eastAsia="Arial" w:hAnsi="Arial" w:cs="Arial"/>
                <w:sz w:val="20"/>
                <w:szCs w:val="20"/>
                <w:rtl/>
              </w:rPr>
              <w:t>علیکم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بینظیر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انکم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سپورٹ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پروگرام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اگر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حال </w:t>
            </w:r>
            <w:proofErr w:type="spellStart"/>
            <w:r>
              <w:rPr>
                <w:rFonts w:ascii="Arial" w:eastAsia="Arial" w:hAnsi="Arial" w:cs="Arial"/>
                <w:sz w:val="20"/>
                <w:szCs w:val="20"/>
                <w:rtl/>
              </w:rPr>
              <w:t>ہی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حاصل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تو 1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اگر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تو </w:t>
            </w:r>
            <w:proofErr w:type="spellStart"/>
            <w:r>
              <w:rPr>
                <w:rFonts w:ascii="Arial" w:eastAsia="Arial" w:hAnsi="Arial" w:cs="Arial"/>
                <w:sz w:val="20"/>
                <w:szCs w:val="20"/>
                <w:rtl/>
              </w:rPr>
              <w:t>براہِ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کرم</w:t>
            </w:r>
            <w:proofErr w:type="spellEnd"/>
            <w:r>
              <w:rPr>
                <w:rFonts w:ascii="Arial" w:eastAsia="Arial" w:hAnsi="Arial" w:cs="Arial"/>
                <w:sz w:val="20"/>
                <w:szCs w:val="20"/>
                <w:rtl/>
              </w:rPr>
              <w:t xml:space="preserve"> فون اُس خاتون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پھر</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7E422744" w14:textId="77777777" w:rsidR="006C4FB2" w:rsidRDefault="00000000">
            <w:pPr>
              <w:spacing w:before="20" w:after="20"/>
            </w:pPr>
            <w:r>
              <w:rPr>
                <w:sz w:val="14"/>
                <w:szCs w:val="14"/>
              </w:rPr>
              <w:t>Greetings. This is a call from BISP’s wallet training. If you recently attended the training, press 1. If this phone belongs to someone else, please hand it to her and press 1.</w:t>
            </w:r>
          </w:p>
        </w:tc>
        <w:tc>
          <w:tcPr>
            <w:tcW w:w="2000" w:type="dxa"/>
            <w:shd w:val="clear" w:color="auto" w:fill="FFFFFF"/>
            <w:tcMar>
              <w:top w:w="40" w:type="dxa"/>
              <w:left w:w="80" w:type="dxa"/>
              <w:bottom w:w="40" w:type="dxa"/>
              <w:right w:w="80" w:type="dxa"/>
            </w:tcMar>
            <w:vAlign w:val="center"/>
          </w:tcPr>
          <w:p w14:paraId="4AE95CF4" w14:textId="77777777" w:rsidR="006C4FB2" w:rsidRDefault="00000000">
            <w:pPr>
              <w:spacing w:before="20" w:after="20"/>
            </w:pPr>
            <w:r>
              <w:rPr>
                <w:sz w:val="14"/>
                <w:szCs w:val="14"/>
              </w:rPr>
              <w:t>1 → node 2; no input in 10 s → repeat once; else end and retry in her next call window (maximum 3 attempts)</w:t>
            </w:r>
          </w:p>
        </w:tc>
      </w:tr>
      <w:tr w:rsidR="006C4FB2" w14:paraId="3A5A46F9" w14:textId="77777777">
        <w:trPr>
          <w:cantSplit/>
        </w:trPr>
        <w:tc>
          <w:tcPr>
            <w:tcW w:w="900" w:type="dxa"/>
            <w:shd w:val="clear" w:color="auto" w:fill="F4F7FB"/>
            <w:tcMar>
              <w:top w:w="40" w:type="dxa"/>
              <w:left w:w="80" w:type="dxa"/>
              <w:bottom w:w="40" w:type="dxa"/>
              <w:right w:w="80" w:type="dxa"/>
            </w:tcMar>
            <w:vAlign w:val="center"/>
          </w:tcPr>
          <w:p w14:paraId="11DCA860" w14:textId="77777777" w:rsidR="006C4FB2" w:rsidRDefault="00000000">
            <w:pPr>
              <w:spacing w:before="20" w:after="20"/>
            </w:pPr>
            <w:r>
              <w:rPr>
                <w:sz w:val="14"/>
                <w:szCs w:val="14"/>
              </w:rPr>
              <w:t>2 Drama</w:t>
            </w:r>
          </w:p>
        </w:tc>
        <w:tc>
          <w:tcPr>
            <w:tcW w:w="3700" w:type="dxa"/>
            <w:shd w:val="clear" w:color="auto" w:fill="F4F7FB"/>
            <w:tcMar>
              <w:top w:w="40" w:type="dxa"/>
              <w:left w:w="80" w:type="dxa"/>
              <w:bottom w:w="40" w:type="dxa"/>
              <w:right w:w="80" w:type="dxa"/>
            </w:tcMar>
            <w:vAlign w:val="center"/>
          </w:tcPr>
          <w:p w14:paraId="593413DC" w14:textId="77777777" w:rsidR="006C4FB2" w:rsidRDefault="00000000">
            <w:pPr>
              <w:bidi/>
              <w:spacing w:before="20" w:after="20" w:line="276" w:lineRule="auto"/>
            </w:pPr>
            <w:proofErr w:type="spellStart"/>
            <w:r>
              <w:rPr>
                <w:rFonts w:ascii="Arial" w:eastAsia="Arial" w:hAnsi="Arial" w:cs="Arial"/>
                <w:sz w:val="20"/>
                <w:szCs w:val="20"/>
                <w:rtl/>
              </w:rPr>
              <w:t>نسرین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دکان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بولا: </w:t>
            </w:r>
            <w:proofErr w:type="spellStart"/>
            <w:r>
              <w:rPr>
                <w:rFonts w:ascii="Arial" w:eastAsia="Arial" w:hAnsi="Arial" w:cs="Arial"/>
                <w:sz w:val="20"/>
                <w:szCs w:val="20"/>
                <w:rtl/>
              </w:rPr>
              <w:t>باجی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اپنی</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مجھے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ٹھیک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دیتا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نسرین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کہا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بھائی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میرا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بینک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کھاتہ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میرے</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3DEAC679" w14:textId="77777777" w:rsidR="006C4FB2" w:rsidRDefault="00000000">
            <w:pPr>
              <w:spacing w:before="20" w:after="20"/>
            </w:pPr>
            <w:r>
              <w:rPr>
                <w:sz w:val="14"/>
                <w:szCs w:val="14"/>
              </w:rPr>
              <w:t>Nasreen went to the agent’s shop. He said: “Sister, give me your SIM, I’ll fix it.” Nasreen said: “No brother, this SIM is my bank account; it stays in my phone.”</w:t>
            </w:r>
          </w:p>
        </w:tc>
        <w:tc>
          <w:tcPr>
            <w:tcW w:w="2000" w:type="dxa"/>
            <w:shd w:val="clear" w:color="auto" w:fill="F4F7FB"/>
            <w:tcMar>
              <w:top w:w="40" w:type="dxa"/>
              <w:left w:w="80" w:type="dxa"/>
              <w:bottom w:w="40" w:type="dxa"/>
              <w:right w:w="80" w:type="dxa"/>
            </w:tcMar>
            <w:vAlign w:val="center"/>
          </w:tcPr>
          <w:p w14:paraId="72CCEAD8" w14:textId="77777777" w:rsidR="006C4FB2" w:rsidRDefault="00000000">
            <w:pPr>
              <w:spacing w:before="20" w:after="20"/>
            </w:pPr>
            <w:r>
              <w:rPr>
                <w:sz w:val="14"/>
                <w:szCs w:val="14"/>
              </w:rPr>
              <w:t>Listen-through logged</w:t>
            </w:r>
          </w:p>
        </w:tc>
      </w:tr>
      <w:tr w:rsidR="006C4FB2" w14:paraId="21EA1F55" w14:textId="77777777">
        <w:trPr>
          <w:cantSplit/>
        </w:trPr>
        <w:tc>
          <w:tcPr>
            <w:tcW w:w="900" w:type="dxa"/>
            <w:shd w:val="clear" w:color="auto" w:fill="FFFFFF"/>
            <w:tcMar>
              <w:top w:w="40" w:type="dxa"/>
              <w:left w:w="80" w:type="dxa"/>
              <w:bottom w:w="40" w:type="dxa"/>
              <w:right w:w="80" w:type="dxa"/>
            </w:tcMar>
            <w:vAlign w:val="center"/>
          </w:tcPr>
          <w:p w14:paraId="34618484" w14:textId="77777777" w:rsidR="006C4FB2" w:rsidRDefault="00000000">
            <w:pPr>
              <w:spacing w:before="20" w:after="20"/>
            </w:pPr>
            <w:r>
              <w:rPr>
                <w:sz w:val="14"/>
                <w:szCs w:val="14"/>
              </w:rPr>
              <w:t>3 Rule</w:t>
            </w:r>
          </w:p>
        </w:tc>
        <w:tc>
          <w:tcPr>
            <w:tcW w:w="3700" w:type="dxa"/>
            <w:shd w:val="clear" w:color="auto" w:fill="FFFFFF"/>
            <w:tcMar>
              <w:top w:w="40" w:type="dxa"/>
              <w:left w:w="80" w:type="dxa"/>
              <w:bottom w:w="40" w:type="dxa"/>
              <w:right w:w="80" w:type="dxa"/>
            </w:tcMar>
            <w:vAlign w:val="center"/>
          </w:tcPr>
          <w:p w14:paraId="1C258F6D" w14:textId="77777777" w:rsidR="006C4FB2" w:rsidRDefault="00000000">
            <w:pPr>
              <w:bidi/>
              <w:spacing w:before="20" w:after="20" w:line="276" w:lineRule="auto"/>
            </w:pP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بینظیر</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بینک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کھاتہ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ہمیشہ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اپنے</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مہینے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کم</w:t>
            </w:r>
            <w:proofErr w:type="spellEnd"/>
            <w:r>
              <w:rPr>
                <w:rFonts w:ascii="Arial" w:eastAsia="Arial" w:hAnsi="Arial" w:cs="Arial"/>
                <w:sz w:val="20"/>
                <w:szCs w:val="20"/>
                <w:rtl/>
              </w:rPr>
              <w:t xml:space="preserve"> از </w:t>
            </w:r>
            <w:proofErr w:type="spellStart"/>
            <w:r>
              <w:rPr>
                <w:rFonts w:ascii="Arial" w:eastAsia="Arial" w:hAnsi="Arial" w:cs="Arial"/>
                <w:sz w:val="20"/>
                <w:szCs w:val="20"/>
                <w:rtl/>
              </w:rPr>
              <w:t>کم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اور سم </w:t>
            </w:r>
            <w:proofErr w:type="spellStart"/>
            <w:r>
              <w:rPr>
                <w:rFonts w:ascii="Arial" w:eastAsia="Arial" w:hAnsi="Arial" w:cs="Arial"/>
                <w:sz w:val="20"/>
                <w:szCs w:val="20"/>
                <w:rtl/>
              </w:rPr>
              <w:t>کبھی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67FC0969" w14:textId="77777777" w:rsidR="006C4FB2" w:rsidRDefault="00000000">
            <w:pPr>
              <w:spacing w:before="20" w:after="20"/>
            </w:pPr>
            <w:r>
              <w:rPr>
                <w:sz w:val="14"/>
                <w:szCs w:val="14"/>
              </w:rPr>
              <w:t>Remember: your Benazir SIM is your bank account. Keep it in your own phone, make at least one call a month, and never give it to anyone.</w:t>
            </w:r>
          </w:p>
        </w:tc>
        <w:tc>
          <w:tcPr>
            <w:tcW w:w="2000" w:type="dxa"/>
            <w:shd w:val="clear" w:color="auto" w:fill="FFFFFF"/>
            <w:tcMar>
              <w:top w:w="40" w:type="dxa"/>
              <w:left w:w="80" w:type="dxa"/>
              <w:bottom w:w="40" w:type="dxa"/>
              <w:right w:w="80" w:type="dxa"/>
            </w:tcMar>
            <w:vAlign w:val="center"/>
          </w:tcPr>
          <w:p w14:paraId="4B01DF8E" w14:textId="77777777" w:rsidR="006C4FB2" w:rsidRDefault="00000000">
            <w:pPr>
              <w:spacing w:before="20" w:after="20"/>
            </w:pPr>
            <w:r>
              <w:rPr>
                <w:sz w:val="14"/>
                <w:szCs w:val="14"/>
              </w:rPr>
              <w:t>Played twice</w:t>
            </w:r>
          </w:p>
        </w:tc>
      </w:tr>
      <w:tr w:rsidR="006C4FB2" w14:paraId="69CBF446" w14:textId="77777777">
        <w:trPr>
          <w:cantSplit/>
        </w:trPr>
        <w:tc>
          <w:tcPr>
            <w:tcW w:w="900" w:type="dxa"/>
            <w:shd w:val="clear" w:color="auto" w:fill="F4F7FB"/>
            <w:tcMar>
              <w:top w:w="40" w:type="dxa"/>
              <w:left w:w="80" w:type="dxa"/>
              <w:bottom w:w="40" w:type="dxa"/>
              <w:right w:w="80" w:type="dxa"/>
            </w:tcMar>
            <w:vAlign w:val="center"/>
          </w:tcPr>
          <w:p w14:paraId="2DC0C411" w14:textId="77777777" w:rsidR="006C4FB2" w:rsidRDefault="00000000">
            <w:pPr>
              <w:spacing w:before="20" w:after="20"/>
            </w:pPr>
            <w:r>
              <w:rPr>
                <w:sz w:val="14"/>
                <w:szCs w:val="14"/>
              </w:rPr>
              <w:t>4 Quiz</w:t>
            </w:r>
          </w:p>
        </w:tc>
        <w:tc>
          <w:tcPr>
            <w:tcW w:w="3700" w:type="dxa"/>
            <w:shd w:val="clear" w:color="auto" w:fill="F4F7FB"/>
            <w:tcMar>
              <w:top w:w="40" w:type="dxa"/>
              <w:left w:w="80" w:type="dxa"/>
              <w:bottom w:w="40" w:type="dxa"/>
              <w:right w:w="80" w:type="dxa"/>
            </w:tcMar>
            <w:vAlign w:val="center"/>
          </w:tcPr>
          <w:p w14:paraId="572E7EE4" w14:textId="77777777" w:rsidR="006C4FB2" w:rsidRDefault="00000000">
            <w:pPr>
              <w:bidi/>
              <w:spacing w:before="20" w:after="20" w:line="276" w:lineRule="auto"/>
            </w:pPr>
            <w:proofErr w:type="spellStart"/>
            <w:r>
              <w:rPr>
                <w:rFonts w:ascii="Arial" w:eastAsia="Arial" w:hAnsi="Arial" w:cs="Arial"/>
                <w:sz w:val="20"/>
                <w:szCs w:val="20"/>
                <w:rtl/>
              </w:rPr>
              <w:t>اگر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مانگے</w:t>
            </w:r>
            <w:proofErr w:type="spellEnd"/>
            <w:r>
              <w:rPr>
                <w:rFonts w:ascii="Arial" w:eastAsia="Arial" w:hAnsi="Arial" w:cs="Arial"/>
                <w:sz w:val="20"/>
                <w:szCs w:val="20"/>
                <w:rtl/>
              </w:rPr>
              <w:t xml:space="preserve"> تو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دینے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انکار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2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2DC6CBF1" w14:textId="77777777" w:rsidR="006C4FB2" w:rsidRDefault="00000000">
            <w:pPr>
              <w:spacing w:before="20" w:after="20"/>
            </w:pPr>
            <w:r>
              <w:rPr>
                <w:sz w:val="14"/>
                <w:szCs w:val="14"/>
              </w:rPr>
              <w:t>If someone asks for your SIM, what will you do? Press 1 to give it. Press 2 to refuse.</w:t>
            </w:r>
          </w:p>
        </w:tc>
        <w:tc>
          <w:tcPr>
            <w:tcW w:w="2000" w:type="dxa"/>
            <w:shd w:val="clear" w:color="auto" w:fill="F4F7FB"/>
            <w:tcMar>
              <w:top w:w="40" w:type="dxa"/>
              <w:left w:w="80" w:type="dxa"/>
              <w:bottom w:w="40" w:type="dxa"/>
              <w:right w:w="80" w:type="dxa"/>
            </w:tcMar>
            <w:vAlign w:val="center"/>
          </w:tcPr>
          <w:p w14:paraId="3E8AB198" w14:textId="77777777" w:rsidR="006C4FB2" w:rsidRDefault="00000000">
            <w:pPr>
              <w:spacing w:before="20" w:after="20"/>
            </w:pPr>
            <w:r>
              <w:rPr>
                <w:sz w:val="14"/>
                <w:szCs w:val="14"/>
              </w:rPr>
              <w:t>2 → “Well done!”; 1 → corrective message and quiz repeated once; first-attempt accuracy logged</w:t>
            </w:r>
          </w:p>
        </w:tc>
      </w:tr>
      <w:tr w:rsidR="006C4FB2" w14:paraId="28540E21" w14:textId="77777777">
        <w:trPr>
          <w:cantSplit/>
        </w:trPr>
        <w:tc>
          <w:tcPr>
            <w:tcW w:w="900" w:type="dxa"/>
            <w:shd w:val="clear" w:color="auto" w:fill="FFFFFF"/>
            <w:tcMar>
              <w:top w:w="40" w:type="dxa"/>
              <w:left w:w="80" w:type="dxa"/>
              <w:bottom w:w="40" w:type="dxa"/>
              <w:right w:w="80" w:type="dxa"/>
            </w:tcMar>
            <w:vAlign w:val="center"/>
          </w:tcPr>
          <w:p w14:paraId="50671C63" w14:textId="77777777" w:rsidR="006C4FB2" w:rsidRDefault="00000000">
            <w:pPr>
              <w:spacing w:before="20" w:after="20"/>
            </w:pPr>
            <w:r>
              <w:rPr>
                <w:sz w:val="14"/>
                <w:szCs w:val="14"/>
              </w:rPr>
              <w:t>5 Close</w:t>
            </w:r>
          </w:p>
        </w:tc>
        <w:tc>
          <w:tcPr>
            <w:tcW w:w="3700" w:type="dxa"/>
            <w:shd w:val="clear" w:color="auto" w:fill="FFFFFF"/>
            <w:tcMar>
              <w:top w:w="40" w:type="dxa"/>
              <w:left w:w="80" w:type="dxa"/>
              <w:bottom w:w="40" w:type="dxa"/>
              <w:right w:w="80" w:type="dxa"/>
            </w:tcMar>
            <w:vAlign w:val="center"/>
          </w:tcPr>
          <w:p w14:paraId="1EB8DE94" w14:textId="77777777" w:rsidR="006C4FB2" w:rsidRDefault="00000000">
            <w:pPr>
              <w:bidi/>
              <w:spacing w:before="20" w:after="20" w:line="276" w:lineRule="auto"/>
            </w:pP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سبق </w:t>
            </w:r>
            <w:proofErr w:type="spellStart"/>
            <w:r>
              <w:rPr>
                <w:rFonts w:ascii="Arial" w:eastAsia="Arial" w:hAnsi="Arial" w:cs="Arial"/>
                <w:sz w:val="20"/>
                <w:szCs w:val="20"/>
                <w:rtl/>
              </w:rPr>
              <w:t>دوبارہ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سننے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9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اگلا</w:t>
            </w:r>
            <w:proofErr w:type="spellEnd"/>
            <w:r>
              <w:rPr>
                <w:rFonts w:ascii="Arial" w:eastAsia="Arial" w:hAnsi="Arial" w:cs="Arial"/>
                <w:sz w:val="20"/>
                <w:szCs w:val="20"/>
                <w:rtl/>
              </w:rPr>
              <w:t xml:space="preserve"> سبق </w:t>
            </w:r>
            <w:proofErr w:type="spellStart"/>
            <w:r>
              <w:rPr>
                <w:rFonts w:ascii="Arial" w:eastAsia="Arial" w:hAnsi="Arial" w:cs="Arial"/>
                <w:sz w:val="20"/>
                <w:szCs w:val="20"/>
                <w:rtl/>
              </w:rPr>
              <w:t>ایک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ہفتے</w:t>
            </w:r>
            <w:proofErr w:type="spellEnd"/>
            <w:r>
              <w:rPr>
                <w:rFonts w:ascii="Arial" w:eastAsia="Arial" w:hAnsi="Arial" w:cs="Arial"/>
                <w:sz w:val="20"/>
                <w:szCs w:val="20"/>
                <w:rtl/>
              </w:rPr>
              <w:t xml:space="preserve"> بعد </w:t>
            </w:r>
            <w:proofErr w:type="spellStart"/>
            <w:r>
              <w:rPr>
                <w:rFonts w:ascii="Arial" w:eastAsia="Arial" w:hAnsi="Arial" w:cs="Arial"/>
                <w:sz w:val="20"/>
                <w:szCs w:val="20"/>
                <w:rtl/>
              </w:rPr>
              <w:t>آئے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کالیں</w:t>
            </w:r>
            <w:proofErr w:type="spellEnd"/>
            <w:r>
              <w:rPr>
                <w:rFonts w:ascii="Arial" w:eastAsia="Arial" w:hAnsi="Arial" w:cs="Arial"/>
                <w:sz w:val="20"/>
                <w:szCs w:val="20"/>
                <w:rtl/>
              </w:rPr>
              <w:t xml:space="preserve"> بند </w:t>
            </w:r>
            <w:proofErr w:type="spellStart"/>
            <w:r>
              <w:rPr>
                <w:rFonts w:ascii="Arial" w:eastAsia="Arial" w:hAnsi="Arial" w:cs="Arial"/>
                <w:sz w:val="20"/>
                <w:szCs w:val="20"/>
                <w:rtl/>
              </w:rPr>
              <w:t>کروانے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8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اللہ</w:t>
            </w:r>
            <w:proofErr w:type="spellEnd"/>
            <w:r>
              <w:rPr>
                <w:rFonts w:ascii="Arial" w:eastAsia="Arial" w:hAnsi="Arial" w:cs="Arial"/>
                <w:sz w:val="20"/>
                <w:szCs w:val="20"/>
                <w:rtl/>
              </w:rPr>
              <w:t xml:space="preserve"> حافظ۔</w:t>
            </w:r>
          </w:p>
        </w:tc>
        <w:tc>
          <w:tcPr>
            <w:tcW w:w="3146" w:type="dxa"/>
            <w:shd w:val="clear" w:color="auto" w:fill="FFFFFF"/>
            <w:tcMar>
              <w:top w:w="40" w:type="dxa"/>
              <w:left w:w="80" w:type="dxa"/>
              <w:bottom w:w="40" w:type="dxa"/>
              <w:right w:w="80" w:type="dxa"/>
            </w:tcMar>
            <w:vAlign w:val="center"/>
          </w:tcPr>
          <w:p w14:paraId="353F9AB9" w14:textId="77777777" w:rsidR="006C4FB2" w:rsidRDefault="00000000">
            <w:pPr>
              <w:spacing w:before="20" w:after="20"/>
            </w:pPr>
            <w:r>
              <w:rPr>
                <w:sz w:val="14"/>
                <w:szCs w:val="14"/>
              </w:rPr>
              <w:t>Press 9 to hear this lesson again. The next lesson comes in a week. Press 8 to stop these calls. Goodbye.</w:t>
            </w:r>
          </w:p>
        </w:tc>
        <w:tc>
          <w:tcPr>
            <w:tcW w:w="2000" w:type="dxa"/>
            <w:shd w:val="clear" w:color="auto" w:fill="FFFFFF"/>
            <w:tcMar>
              <w:top w:w="40" w:type="dxa"/>
              <w:left w:w="80" w:type="dxa"/>
              <w:bottom w:w="40" w:type="dxa"/>
              <w:right w:w="80" w:type="dxa"/>
            </w:tcMar>
            <w:vAlign w:val="center"/>
          </w:tcPr>
          <w:p w14:paraId="641F8592" w14:textId="77777777" w:rsidR="006C4FB2" w:rsidRDefault="00000000">
            <w:pPr>
              <w:spacing w:before="20" w:after="20"/>
            </w:pPr>
            <w:r>
              <w:rPr>
                <w:sz w:val="14"/>
                <w:szCs w:val="14"/>
              </w:rPr>
              <w:t>9 → replay; 8 → opt-out recorded</w:t>
            </w:r>
          </w:p>
        </w:tc>
      </w:tr>
    </w:tbl>
    <w:p w14:paraId="3BAEC488" w14:textId="77777777" w:rsidR="006C4FB2" w:rsidRDefault="006C4FB2">
      <w:pPr>
        <w:spacing w:after="60"/>
      </w:pPr>
    </w:p>
    <w:p w14:paraId="3AB66641" w14:textId="77777777" w:rsidR="006C4FB2" w:rsidRDefault="00000000">
      <w:pPr>
        <w:pStyle w:val="Heading3"/>
        <w:keepNext/>
      </w:pPr>
      <w:r>
        <w:t>IVR-2: “Your PIN, your secret” (Day 7 after Session A)</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900"/>
        <w:gridCol w:w="3700"/>
        <w:gridCol w:w="3146"/>
        <w:gridCol w:w="2000"/>
      </w:tblGrid>
      <w:tr w:rsidR="006C4FB2" w14:paraId="614851DA" w14:textId="77777777">
        <w:trPr>
          <w:cantSplit/>
          <w:tblHeader/>
        </w:trPr>
        <w:tc>
          <w:tcPr>
            <w:tcW w:w="900" w:type="dxa"/>
            <w:shd w:val="clear" w:color="auto" w:fill="1F3864"/>
            <w:tcMar>
              <w:top w:w="50" w:type="dxa"/>
              <w:left w:w="80" w:type="dxa"/>
              <w:bottom w:w="50" w:type="dxa"/>
              <w:right w:w="80" w:type="dxa"/>
            </w:tcMar>
            <w:vAlign w:val="center"/>
          </w:tcPr>
          <w:p w14:paraId="027DA515" w14:textId="77777777" w:rsidR="006C4FB2" w:rsidRDefault="00000000">
            <w:pPr>
              <w:spacing w:before="20" w:after="20"/>
            </w:pPr>
            <w:r>
              <w:rPr>
                <w:b/>
                <w:bCs/>
                <w:color w:val="FFFFFF"/>
                <w:sz w:val="14"/>
                <w:szCs w:val="14"/>
              </w:rPr>
              <w:t>Node</w:t>
            </w:r>
          </w:p>
        </w:tc>
        <w:tc>
          <w:tcPr>
            <w:tcW w:w="3700" w:type="dxa"/>
            <w:shd w:val="clear" w:color="auto" w:fill="1F3864"/>
            <w:tcMar>
              <w:top w:w="50" w:type="dxa"/>
              <w:left w:w="80" w:type="dxa"/>
              <w:bottom w:w="50" w:type="dxa"/>
              <w:right w:w="80" w:type="dxa"/>
            </w:tcMar>
            <w:vAlign w:val="center"/>
          </w:tcPr>
          <w:p w14:paraId="2932C576" w14:textId="77777777" w:rsidR="006C4FB2" w:rsidRDefault="00000000">
            <w:pPr>
              <w:spacing w:before="20" w:after="20"/>
            </w:pPr>
            <w:r>
              <w:rPr>
                <w:b/>
                <w:bCs/>
                <w:color w:val="FFFFFF"/>
                <w:sz w:val="14"/>
                <w:szCs w:val="14"/>
              </w:rPr>
              <w:t>Urdu prompt</w:t>
            </w:r>
          </w:p>
        </w:tc>
        <w:tc>
          <w:tcPr>
            <w:tcW w:w="3146" w:type="dxa"/>
            <w:shd w:val="clear" w:color="auto" w:fill="1F3864"/>
            <w:tcMar>
              <w:top w:w="50" w:type="dxa"/>
              <w:left w:w="80" w:type="dxa"/>
              <w:bottom w:w="50" w:type="dxa"/>
              <w:right w:w="80" w:type="dxa"/>
            </w:tcMar>
            <w:vAlign w:val="center"/>
          </w:tcPr>
          <w:p w14:paraId="1BCE0781" w14:textId="77777777" w:rsidR="006C4FB2" w:rsidRDefault="00000000">
            <w:pPr>
              <w:spacing w:before="20" w:after="20"/>
            </w:pPr>
            <w:r>
              <w:rPr>
                <w:b/>
                <w:bCs/>
                <w:color w:val="FFFFFF"/>
                <w:sz w:val="14"/>
                <w:szCs w:val="14"/>
              </w:rPr>
              <w:t>English rendering</w:t>
            </w:r>
          </w:p>
        </w:tc>
        <w:tc>
          <w:tcPr>
            <w:tcW w:w="2000" w:type="dxa"/>
            <w:shd w:val="clear" w:color="auto" w:fill="1F3864"/>
            <w:tcMar>
              <w:top w:w="50" w:type="dxa"/>
              <w:left w:w="80" w:type="dxa"/>
              <w:bottom w:w="50" w:type="dxa"/>
              <w:right w:w="80" w:type="dxa"/>
            </w:tcMar>
            <w:vAlign w:val="center"/>
          </w:tcPr>
          <w:p w14:paraId="4A029CDB" w14:textId="77777777" w:rsidR="006C4FB2" w:rsidRDefault="00000000">
            <w:pPr>
              <w:spacing w:before="20" w:after="20"/>
            </w:pPr>
            <w:r>
              <w:rPr>
                <w:b/>
                <w:bCs/>
                <w:color w:val="FFFFFF"/>
                <w:sz w:val="14"/>
                <w:szCs w:val="14"/>
              </w:rPr>
              <w:t>Logic and data</w:t>
            </w:r>
          </w:p>
        </w:tc>
      </w:tr>
      <w:tr w:rsidR="006C4FB2" w14:paraId="6D486F5B" w14:textId="77777777">
        <w:trPr>
          <w:cantSplit/>
        </w:trPr>
        <w:tc>
          <w:tcPr>
            <w:tcW w:w="900" w:type="dxa"/>
            <w:shd w:val="clear" w:color="auto" w:fill="FFFFFF"/>
            <w:tcMar>
              <w:top w:w="40" w:type="dxa"/>
              <w:left w:w="80" w:type="dxa"/>
              <w:bottom w:w="40" w:type="dxa"/>
              <w:right w:w="80" w:type="dxa"/>
            </w:tcMar>
            <w:vAlign w:val="center"/>
          </w:tcPr>
          <w:p w14:paraId="2E78FF4C" w14:textId="77777777" w:rsidR="006C4FB2" w:rsidRDefault="00000000">
            <w:pPr>
              <w:spacing w:before="20" w:after="20"/>
            </w:pPr>
            <w:r>
              <w:rPr>
                <w:sz w:val="14"/>
                <w:szCs w:val="14"/>
              </w:rPr>
              <w:t>2 Drama</w:t>
            </w:r>
          </w:p>
        </w:tc>
        <w:tc>
          <w:tcPr>
            <w:tcW w:w="3700" w:type="dxa"/>
            <w:shd w:val="clear" w:color="auto" w:fill="FFFFFF"/>
            <w:tcMar>
              <w:top w:w="40" w:type="dxa"/>
              <w:left w:w="80" w:type="dxa"/>
              <w:bottom w:w="40" w:type="dxa"/>
              <w:right w:w="80" w:type="dxa"/>
            </w:tcMar>
            <w:vAlign w:val="center"/>
          </w:tcPr>
          <w:p w14:paraId="72E6DE0C" w14:textId="77777777" w:rsidR="006C4FB2" w:rsidRDefault="00000000">
            <w:pPr>
              <w:bidi/>
              <w:spacing w:before="20" w:after="20" w:line="276" w:lineRule="auto"/>
            </w:pPr>
            <w:proofErr w:type="spellStart"/>
            <w:r>
              <w:rPr>
                <w:rFonts w:ascii="Arial" w:eastAsia="Arial" w:hAnsi="Arial" w:cs="Arial"/>
                <w:sz w:val="20"/>
                <w:szCs w:val="20"/>
                <w:rtl/>
              </w:rPr>
              <w:t>شازیہ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آیا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بول </w:t>
            </w:r>
            <w:proofErr w:type="spellStart"/>
            <w:r>
              <w:rPr>
                <w:rFonts w:ascii="Arial" w:eastAsia="Arial" w:hAnsi="Arial" w:cs="Arial"/>
                <w:sz w:val="20"/>
                <w:szCs w:val="20"/>
                <w:rtl/>
              </w:rPr>
              <w:t>رہا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انعام </w:t>
            </w:r>
            <w:proofErr w:type="spellStart"/>
            <w:r>
              <w:rPr>
                <w:rFonts w:ascii="Arial" w:eastAsia="Arial" w:hAnsi="Arial" w:cs="Arial"/>
                <w:sz w:val="20"/>
                <w:szCs w:val="20"/>
                <w:rtl/>
              </w:rPr>
              <w:t>نکلا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آنے</w:t>
            </w:r>
            <w:proofErr w:type="spellEnd"/>
            <w:r>
              <w:rPr>
                <w:rFonts w:ascii="Arial" w:eastAsia="Arial" w:hAnsi="Arial" w:cs="Arial"/>
                <w:sz w:val="20"/>
                <w:szCs w:val="20"/>
                <w:rtl/>
              </w:rPr>
              <w:t xml:space="preserve"> والا </w:t>
            </w:r>
            <w:proofErr w:type="spellStart"/>
            <w:r>
              <w:rPr>
                <w:rFonts w:ascii="Arial" w:eastAsia="Arial" w:hAnsi="Arial" w:cs="Arial"/>
                <w:sz w:val="20"/>
                <w:szCs w:val="20"/>
                <w:rtl/>
              </w:rPr>
              <w:t>کوڈ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بتائیں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شازیہ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کہا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کبھی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مانگتا</w:t>
            </w:r>
            <w:proofErr w:type="spellEnd"/>
            <w:r>
              <w:rPr>
                <w:rFonts w:ascii="Arial" w:eastAsia="Arial" w:hAnsi="Arial" w:cs="Arial"/>
                <w:sz w:val="20"/>
                <w:szCs w:val="20"/>
                <w:rtl/>
              </w:rPr>
              <w:t xml:space="preserve">، اور فون بند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دیا</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1DE17197" w14:textId="77777777" w:rsidR="006C4FB2" w:rsidRDefault="00000000">
            <w:pPr>
              <w:spacing w:before="20" w:after="20"/>
            </w:pPr>
            <w:r>
              <w:rPr>
                <w:sz w:val="14"/>
                <w:szCs w:val="14"/>
              </w:rPr>
              <w:t>Shazia got a call: “I’m calling from BISP, you have won a prize, tell me the code you just received.” Shazia said: “BISP never asks for a code,” and hung up.</w:t>
            </w:r>
          </w:p>
        </w:tc>
        <w:tc>
          <w:tcPr>
            <w:tcW w:w="2000" w:type="dxa"/>
            <w:shd w:val="clear" w:color="auto" w:fill="FFFFFF"/>
            <w:tcMar>
              <w:top w:w="40" w:type="dxa"/>
              <w:left w:w="80" w:type="dxa"/>
              <w:bottom w:w="40" w:type="dxa"/>
              <w:right w:w="80" w:type="dxa"/>
            </w:tcMar>
            <w:vAlign w:val="center"/>
          </w:tcPr>
          <w:p w14:paraId="6CCF71AA" w14:textId="77777777" w:rsidR="006C4FB2" w:rsidRDefault="00000000">
            <w:pPr>
              <w:spacing w:before="20" w:after="20"/>
            </w:pPr>
            <w:r>
              <w:rPr>
                <w:sz w:val="14"/>
                <w:szCs w:val="14"/>
              </w:rPr>
              <w:t>Listen-through logged</w:t>
            </w:r>
          </w:p>
        </w:tc>
      </w:tr>
      <w:tr w:rsidR="006C4FB2" w14:paraId="6B498B6B" w14:textId="77777777">
        <w:trPr>
          <w:cantSplit/>
        </w:trPr>
        <w:tc>
          <w:tcPr>
            <w:tcW w:w="900" w:type="dxa"/>
            <w:shd w:val="clear" w:color="auto" w:fill="F4F7FB"/>
            <w:tcMar>
              <w:top w:w="40" w:type="dxa"/>
              <w:left w:w="80" w:type="dxa"/>
              <w:bottom w:w="40" w:type="dxa"/>
              <w:right w:w="80" w:type="dxa"/>
            </w:tcMar>
            <w:vAlign w:val="center"/>
          </w:tcPr>
          <w:p w14:paraId="0EE4E5C8" w14:textId="77777777" w:rsidR="006C4FB2" w:rsidRDefault="00000000">
            <w:pPr>
              <w:spacing w:before="20" w:after="20"/>
            </w:pPr>
            <w:r>
              <w:rPr>
                <w:sz w:val="14"/>
                <w:szCs w:val="14"/>
              </w:rPr>
              <w:t>3 Rule</w:t>
            </w:r>
          </w:p>
        </w:tc>
        <w:tc>
          <w:tcPr>
            <w:tcW w:w="3700" w:type="dxa"/>
            <w:shd w:val="clear" w:color="auto" w:fill="F4F7FB"/>
            <w:tcMar>
              <w:top w:w="40" w:type="dxa"/>
              <w:left w:w="80" w:type="dxa"/>
              <w:bottom w:w="40" w:type="dxa"/>
              <w:right w:w="80" w:type="dxa"/>
            </w:tcMar>
            <w:vAlign w:val="center"/>
          </w:tcPr>
          <w:p w14:paraId="7E4FD689" w14:textId="77777777" w:rsidR="006C4FB2" w:rsidRDefault="00000000">
            <w:pPr>
              <w:bidi/>
              <w:spacing w:before="20" w:after="20" w:line="276" w:lineRule="auto"/>
            </w:pP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بینک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کبھی</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مانگتے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لگاتے</w:t>
            </w:r>
            <w:proofErr w:type="spellEnd"/>
            <w:r>
              <w:rPr>
                <w:rFonts w:ascii="Arial" w:eastAsia="Arial" w:hAnsi="Arial" w:cs="Arial"/>
                <w:sz w:val="20"/>
                <w:szCs w:val="20"/>
                <w:rtl/>
              </w:rPr>
              <w:t xml:space="preserve"> وقت </w:t>
            </w:r>
            <w:proofErr w:type="spellStart"/>
            <w:r>
              <w:rPr>
                <w:rFonts w:ascii="Arial" w:eastAsia="Arial" w:hAnsi="Arial" w:cs="Arial"/>
                <w:sz w:val="20"/>
                <w:szCs w:val="20"/>
                <w:rtl/>
              </w:rPr>
              <w:t>ہاتھ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چھپائیں</w:t>
            </w:r>
            <w:proofErr w:type="spellEnd"/>
            <w:r>
              <w:rPr>
                <w:rFonts w:ascii="Arial" w:eastAsia="Arial" w:hAnsi="Arial" w:cs="Arial"/>
                <w:sz w:val="20"/>
                <w:szCs w:val="20"/>
                <w:rtl/>
              </w:rPr>
              <w:t xml:space="preserve">، اور 1234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پیدائش</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سال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بنائیں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57E63E67" w14:textId="77777777" w:rsidR="006C4FB2" w:rsidRDefault="00000000">
            <w:pPr>
              <w:spacing w:before="20" w:after="20"/>
            </w:pPr>
            <w:r>
              <w:rPr>
                <w:sz w:val="14"/>
                <w:szCs w:val="14"/>
              </w:rPr>
              <w:t>BISP and banks never call to ask for your PIN or code. Cover the keypad when entering your PIN, and never use 1234 or your year of birth.</w:t>
            </w:r>
          </w:p>
        </w:tc>
        <w:tc>
          <w:tcPr>
            <w:tcW w:w="2000" w:type="dxa"/>
            <w:shd w:val="clear" w:color="auto" w:fill="F4F7FB"/>
            <w:tcMar>
              <w:top w:w="40" w:type="dxa"/>
              <w:left w:w="80" w:type="dxa"/>
              <w:bottom w:w="40" w:type="dxa"/>
              <w:right w:w="80" w:type="dxa"/>
            </w:tcMar>
            <w:vAlign w:val="center"/>
          </w:tcPr>
          <w:p w14:paraId="36F4E031" w14:textId="77777777" w:rsidR="006C4FB2" w:rsidRDefault="00000000">
            <w:pPr>
              <w:spacing w:before="20" w:after="20"/>
            </w:pPr>
            <w:r>
              <w:rPr>
                <w:sz w:val="14"/>
                <w:szCs w:val="14"/>
              </w:rPr>
              <w:t>Played twice</w:t>
            </w:r>
          </w:p>
        </w:tc>
      </w:tr>
      <w:tr w:rsidR="006C4FB2" w14:paraId="51522290" w14:textId="77777777">
        <w:trPr>
          <w:cantSplit/>
        </w:trPr>
        <w:tc>
          <w:tcPr>
            <w:tcW w:w="900" w:type="dxa"/>
            <w:shd w:val="clear" w:color="auto" w:fill="FFFFFF"/>
            <w:tcMar>
              <w:top w:w="40" w:type="dxa"/>
              <w:left w:w="80" w:type="dxa"/>
              <w:bottom w:w="40" w:type="dxa"/>
              <w:right w:w="80" w:type="dxa"/>
            </w:tcMar>
            <w:vAlign w:val="center"/>
          </w:tcPr>
          <w:p w14:paraId="7F767CFB" w14:textId="77777777" w:rsidR="006C4FB2" w:rsidRDefault="00000000">
            <w:pPr>
              <w:spacing w:before="20" w:after="20"/>
            </w:pPr>
            <w:r>
              <w:rPr>
                <w:sz w:val="14"/>
                <w:szCs w:val="14"/>
              </w:rPr>
              <w:t>4 Quiz</w:t>
            </w:r>
          </w:p>
        </w:tc>
        <w:tc>
          <w:tcPr>
            <w:tcW w:w="3700" w:type="dxa"/>
            <w:shd w:val="clear" w:color="auto" w:fill="FFFFFF"/>
            <w:tcMar>
              <w:top w:w="40" w:type="dxa"/>
              <w:left w:w="80" w:type="dxa"/>
              <w:bottom w:w="40" w:type="dxa"/>
              <w:right w:w="80" w:type="dxa"/>
            </w:tcMar>
            <w:vAlign w:val="center"/>
          </w:tcPr>
          <w:p w14:paraId="7FA5A5C9" w14:textId="77777777" w:rsidR="006C4FB2" w:rsidRDefault="00000000">
            <w:pPr>
              <w:bidi/>
              <w:spacing w:before="20" w:after="20" w:line="276" w:lineRule="auto"/>
            </w:pP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مانگے</w:t>
            </w:r>
            <w:proofErr w:type="spellEnd"/>
            <w:r>
              <w:rPr>
                <w:rFonts w:ascii="Arial" w:eastAsia="Arial" w:hAnsi="Arial" w:cs="Arial"/>
                <w:sz w:val="20"/>
                <w:szCs w:val="20"/>
                <w:rtl/>
              </w:rPr>
              <w:t xml:space="preserve"> تو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بتانے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فون بند </w:t>
            </w:r>
            <w:proofErr w:type="spellStart"/>
            <w:r>
              <w:rPr>
                <w:rFonts w:ascii="Arial" w:eastAsia="Arial" w:hAnsi="Arial" w:cs="Arial"/>
                <w:sz w:val="20"/>
                <w:szCs w:val="20"/>
                <w:rtl/>
              </w:rPr>
              <w:t>کرنے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2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10D612EC" w14:textId="77777777" w:rsidR="006C4FB2" w:rsidRDefault="00000000">
            <w:pPr>
              <w:spacing w:before="20" w:after="20"/>
            </w:pPr>
            <w:r>
              <w:rPr>
                <w:sz w:val="14"/>
                <w:szCs w:val="14"/>
              </w:rPr>
              <w:t>If someone asks for a code on the phone, what will you do? Press 1 to tell the code. Press 2 to hang up.</w:t>
            </w:r>
          </w:p>
        </w:tc>
        <w:tc>
          <w:tcPr>
            <w:tcW w:w="2000" w:type="dxa"/>
            <w:shd w:val="clear" w:color="auto" w:fill="FFFFFF"/>
            <w:tcMar>
              <w:top w:w="40" w:type="dxa"/>
              <w:left w:w="80" w:type="dxa"/>
              <w:bottom w:w="40" w:type="dxa"/>
              <w:right w:w="80" w:type="dxa"/>
            </w:tcMar>
            <w:vAlign w:val="center"/>
          </w:tcPr>
          <w:p w14:paraId="7FA0A7CB" w14:textId="77777777" w:rsidR="006C4FB2" w:rsidRDefault="00000000">
            <w:pPr>
              <w:spacing w:before="20" w:after="20"/>
            </w:pPr>
            <w:r>
              <w:rPr>
                <w:sz w:val="14"/>
                <w:szCs w:val="14"/>
              </w:rPr>
              <w:t>2 correct; 1 → corrective message, repeat once</w:t>
            </w:r>
          </w:p>
        </w:tc>
      </w:tr>
    </w:tbl>
    <w:p w14:paraId="5704C5E7" w14:textId="77777777" w:rsidR="006C4FB2" w:rsidRDefault="006C4FB2">
      <w:pPr>
        <w:spacing w:after="60"/>
      </w:pPr>
    </w:p>
    <w:p w14:paraId="6D2915B8" w14:textId="77777777" w:rsidR="006C4FB2" w:rsidRDefault="00000000">
      <w:pPr>
        <w:pStyle w:val="Heading3"/>
        <w:keepNext/>
      </w:pPr>
      <w:r>
        <w:t>IVR-3: “Three checks at the counter” (Day 2 after Session B)</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900"/>
        <w:gridCol w:w="3700"/>
        <w:gridCol w:w="3146"/>
        <w:gridCol w:w="2000"/>
      </w:tblGrid>
      <w:tr w:rsidR="006C4FB2" w14:paraId="350B0FA0" w14:textId="77777777">
        <w:trPr>
          <w:cantSplit/>
          <w:tblHeader/>
        </w:trPr>
        <w:tc>
          <w:tcPr>
            <w:tcW w:w="900" w:type="dxa"/>
            <w:shd w:val="clear" w:color="auto" w:fill="1F3864"/>
            <w:tcMar>
              <w:top w:w="50" w:type="dxa"/>
              <w:left w:w="80" w:type="dxa"/>
              <w:bottom w:w="50" w:type="dxa"/>
              <w:right w:w="80" w:type="dxa"/>
            </w:tcMar>
            <w:vAlign w:val="center"/>
          </w:tcPr>
          <w:p w14:paraId="5C3315C6" w14:textId="77777777" w:rsidR="006C4FB2" w:rsidRDefault="00000000">
            <w:pPr>
              <w:spacing w:before="20" w:after="20"/>
            </w:pPr>
            <w:r>
              <w:rPr>
                <w:b/>
                <w:bCs/>
                <w:color w:val="FFFFFF"/>
                <w:sz w:val="14"/>
                <w:szCs w:val="14"/>
              </w:rPr>
              <w:t>Node</w:t>
            </w:r>
          </w:p>
        </w:tc>
        <w:tc>
          <w:tcPr>
            <w:tcW w:w="3700" w:type="dxa"/>
            <w:shd w:val="clear" w:color="auto" w:fill="1F3864"/>
            <w:tcMar>
              <w:top w:w="50" w:type="dxa"/>
              <w:left w:w="80" w:type="dxa"/>
              <w:bottom w:w="50" w:type="dxa"/>
              <w:right w:w="80" w:type="dxa"/>
            </w:tcMar>
            <w:vAlign w:val="center"/>
          </w:tcPr>
          <w:p w14:paraId="2ED7365B" w14:textId="77777777" w:rsidR="006C4FB2" w:rsidRDefault="00000000">
            <w:pPr>
              <w:spacing w:before="20" w:after="20"/>
            </w:pPr>
            <w:r>
              <w:rPr>
                <w:b/>
                <w:bCs/>
                <w:color w:val="FFFFFF"/>
                <w:sz w:val="14"/>
                <w:szCs w:val="14"/>
              </w:rPr>
              <w:t>Urdu prompt</w:t>
            </w:r>
          </w:p>
        </w:tc>
        <w:tc>
          <w:tcPr>
            <w:tcW w:w="3146" w:type="dxa"/>
            <w:shd w:val="clear" w:color="auto" w:fill="1F3864"/>
            <w:tcMar>
              <w:top w:w="50" w:type="dxa"/>
              <w:left w:w="80" w:type="dxa"/>
              <w:bottom w:w="50" w:type="dxa"/>
              <w:right w:w="80" w:type="dxa"/>
            </w:tcMar>
            <w:vAlign w:val="center"/>
          </w:tcPr>
          <w:p w14:paraId="114D0A57" w14:textId="77777777" w:rsidR="006C4FB2" w:rsidRDefault="00000000">
            <w:pPr>
              <w:spacing w:before="20" w:after="20"/>
            </w:pPr>
            <w:r>
              <w:rPr>
                <w:b/>
                <w:bCs/>
                <w:color w:val="FFFFFF"/>
                <w:sz w:val="14"/>
                <w:szCs w:val="14"/>
              </w:rPr>
              <w:t>English rendering</w:t>
            </w:r>
          </w:p>
        </w:tc>
        <w:tc>
          <w:tcPr>
            <w:tcW w:w="2000" w:type="dxa"/>
            <w:shd w:val="clear" w:color="auto" w:fill="1F3864"/>
            <w:tcMar>
              <w:top w:w="50" w:type="dxa"/>
              <w:left w:w="80" w:type="dxa"/>
              <w:bottom w:w="50" w:type="dxa"/>
              <w:right w:w="80" w:type="dxa"/>
            </w:tcMar>
            <w:vAlign w:val="center"/>
          </w:tcPr>
          <w:p w14:paraId="539277CF" w14:textId="77777777" w:rsidR="006C4FB2" w:rsidRDefault="00000000">
            <w:pPr>
              <w:spacing w:before="20" w:after="20"/>
            </w:pPr>
            <w:r>
              <w:rPr>
                <w:b/>
                <w:bCs/>
                <w:color w:val="FFFFFF"/>
                <w:sz w:val="14"/>
                <w:szCs w:val="14"/>
              </w:rPr>
              <w:t>Logic and data</w:t>
            </w:r>
          </w:p>
        </w:tc>
      </w:tr>
      <w:tr w:rsidR="006C4FB2" w14:paraId="0D0AF424" w14:textId="77777777">
        <w:trPr>
          <w:cantSplit/>
        </w:trPr>
        <w:tc>
          <w:tcPr>
            <w:tcW w:w="900" w:type="dxa"/>
            <w:shd w:val="clear" w:color="auto" w:fill="FFFFFF"/>
            <w:tcMar>
              <w:top w:w="40" w:type="dxa"/>
              <w:left w:w="80" w:type="dxa"/>
              <w:bottom w:w="40" w:type="dxa"/>
              <w:right w:w="80" w:type="dxa"/>
            </w:tcMar>
            <w:vAlign w:val="center"/>
          </w:tcPr>
          <w:p w14:paraId="04633549" w14:textId="77777777" w:rsidR="006C4FB2" w:rsidRDefault="00000000">
            <w:pPr>
              <w:spacing w:before="20" w:after="20"/>
            </w:pPr>
            <w:r>
              <w:rPr>
                <w:sz w:val="14"/>
                <w:szCs w:val="14"/>
              </w:rPr>
              <w:t>2 Drama</w:t>
            </w:r>
          </w:p>
        </w:tc>
        <w:tc>
          <w:tcPr>
            <w:tcW w:w="3700" w:type="dxa"/>
            <w:shd w:val="clear" w:color="auto" w:fill="FFFFFF"/>
            <w:tcMar>
              <w:top w:w="40" w:type="dxa"/>
              <w:left w:w="80" w:type="dxa"/>
              <w:bottom w:w="40" w:type="dxa"/>
              <w:right w:w="80" w:type="dxa"/>
            </w:tcMar>
            <w:vAlign w:val="center"/>
          </w:tcPr>
          <w:p w14:paraId="6CFFE1EC" w14:textId="77777777" w:rsidR="006C4FB2" w:rsidRDefault="00000000">
            <w:pPr>
              <w:bidi/>
              <w:spacing w:before="20" w:after="20" w:line="276" w:lineRule="auto"/>
            </w:pP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باجی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قسط آ </w:t>
            </w:r>
            <w:proofErr w:type="spellStart"/>
            <w:r>
              <w:rPr>
                <w:rFonts w:ascii="Arial" w:eastAsia="Arial" w:hAnsi="Arial" w:cs="Arial"/>
                <w:sz w:val="20"/>
                <w:szCs w:val="20"/>
                <w:rtl/>
              </w:rPr>
              <w:t>گئی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پانچ</w:t>
            </w:r>
            <w:proofErr w:type="spellEnd"/>
            <w:r>
              <w:rPr>
                <w:rFonts w:ascii="Arial" w:eastAsia="Arial" w:hAnsi="Arial" w:cs="Arial"/>
                <w:sz w:val="20"/>
                <w:szCs w:val="20"/>
                <w:rtl/>
              </w:rPr>
              <w:t xml:space="preserve"> سو </w:t>
            </w:r>
            <w:proofErr w:type="spellStart"/>
            <w:r>
              <w:rPr>
                <w:rFonts w:ascii="Arial" w:eastAsia="Arial" w:hAnsi="Arial" w:cs="Arial"/>
                <w:sz w:val="20"/>
                <w:szCs w:val="20"/>
                <w:rtl/>
              </w:rPr>
              <w:t>روپے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گے</w:t>
            </w:r>
            <w:proofErr w:type="spellEnd"/>
            <w:r>
              <w:rPr>
                <w:rFonts w:ascii="Arial" w:eastAsia="Arial" w:hAnsi="Arial" w:cs="Arial"/>
                <w:sz w:val="20"/>
                <w:szCs w:val="20"/>
                <w:rtl/>
              </w:rPr>
              <w:t xml:space="preserve">۔ خاتون: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بھائی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سرکاری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اس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لگاؤں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لوں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2F8B019D" w14:textId="77777777" w:rsidR="006C4FB2" w:rsidRDefault="00000000">
            <w:pPr>
              <w:spacing w:before="20" w:after="20"/>
            </w:pPr>
            <w:r>
              <w:rPr>
                <w:sz w:val="14"/>
                <w:szCs w:val="14"/>
              </w:rPr>
              <w:t>Agent: “Sister, your instalment has arrived; 500 rupees will be deducted.” Woman: “No brother, this is government money; nothing is deducted. I will enter my PIN myself and take the full amount.”</w:t>
            </w:r>
          </w:p>
        </w:tc>
        <w:tc>
          <w:tcPr>
            <w:tcW w:w="2000" w:type="dxa"/>
            <w:shd w:val="clear" w:color="auto" w:fill="FFFFFF"/>
            <w:tcMar>
              <w:top w:w="40" w:type="dxa"/>
              <w:left w:w="80" w:type="dxa"/>
              <w:bottom w:w="40" w:type="dxa"/>
              <w:right w:w="80" w:type="dxa"/>
            </w:tcMar>
            <w:vAlign w:val="center"/>
          </w:tcPr>
          <w:p w14:paraId="02C9A6A7" w14:textId="77777777" w:rsidR="006C4FB2" w:rsidRDefault="00000000">
            <w:pPr>
              <w:spacing w:before="20" w:after="20"/>
            </w:pPr>
            <w:r>
              <w:rPr>
                <w:sz w:val="14"/>
                <w:szCs w:val="14"/>
              </w:rPr>
              <w:t>Two female voices, one male</w:t>
            </w:r>
          </w:p>
        </w:tc>
      </w:tr>
      <w:tr w:rsidR="006C4FB2" w14:paraId="5F12A0A5" w14:textId="77777777">
        <w:trPr>
          <w:cantSplit/>
        </w:trPr>
        <w:tc>
          <w:tcPr>
            <w:tcW w:w="900" w:type="dxa"/>
            <w:shd w:val="clear" w:color="auto" w:fill="F4F7FB"/>
            <w:tcMar>
              <w:top w:w="40" w:type="dxa"/>
              <w:left w:w="80" w:type="dxa"/>
              <w:bottom w:w="40" w:type="dxa"/>
              <w:right w:w="80" w:type="dxa"/>
            </w:tcMar>
            <w:vAlign w:val="center"/>
          </w:tcPr>
          <w:p w14:paraId="7844C7A4" w14:textId="77777777" w:rsidR="006C4FB2" w:rsidRDefault="00000000">
            <w:pPr>
              <w:spacing w:before="20" w:after="20"/>
            </w:pPr>
            <w:r>
              <w:rPr>
                <w:sz w:val="14"/>
                <w:szCs w:val="14"/>
              </w:rPr>
              <w:lastRenderedPageBreak/>
              <w:t>3 Rule</w:t>
            </w:r>
          </w:p>
        </w:tc>
        <w:tc>
          <w:tcPr>
            <w:tcW w:w="3700" w:type="dxa"/>
            <w:shd w:val="clear" w:color="auto" w:fill="F4F7FB"/>
            <w:tcMar>
              <w:top w:w="40" w:type="dxa"/>
              <w:left w:w="80" w:type="dxa"/>
              <w:bottom w:w="40" w:type="dxa"/>
              <w:right w:w="80" w:type="dxa"/>
            </w:tcMar>
            <w:vAlign w:val="center"/>
          </w:tcPr>
          <w:p w14:paraId="01ABE91E" w14:textId="77777777" w:rsidR="006C4FB2" w:rsidRDefault="00000000">
            <w:pPr>
              <w:bidi/>
              <w:spacing w:before="20" w:after="20" w:line="276" w:lineRule="auto"/>
            </w:pPr>
            <w:r>
              <w:rPr>
                <w:rFonts w:ascii="Arial" w:eastAsia="Arial" w:hAnsi="Arial" w:cs="Arial"/>
                <w:sz w:val="20"/>
                <w:szCs w:val="20"/>
                <w:rtl/>
              </w:rPr>
              <w:t xml:space="preserve">رقم </w:t>
            </w:r>
            <w:proofErr w:type="spellStart"/>
            <w:r>
              <w:rPr>
                <w:rFonts w:ascii="Arial" w:eastAsia="Arial" w:hAnsi="Arial" w:cs="Arial"/>
                <w:sz w:val="20"/>
                <w:szCs w:val="20"/>
                <w:rtl/>
              </w:rPr>
              <w:t>نکلواتے</w:t>
            </w:r>
            <w:proofErr w:type="spellEnd"/>
            <w:r>
              <w:rPr>
                <w:rFonts w:ascii="Arial" w:eastAsia="Arial" w:hAnsi="Arial" w:cs="Arial"/>
                <w:sz w:val="20"/>
                <w:szCs w:val="20"/>
                <w:rtl/>
              </w:rPr>
              <w:t xml:space="preserve"> وقت </w:t>
            </w:r>
            <w:proofErr w:type="spellStart"/>
            <w:r>
              <w:rPr>
                <w:rFonts w:ascii="Arial" w:eastAsia="Arial" w:hAnsi="Arial" w:cs="Arial"/>
                <w:sz w:val="20"/>
                <w:szCs w:val="20"/>
                <w:rtl/>
              </w:rPr>
              <w:t>تین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باتیں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گن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لیں</w:t>
            </w:r>
            <w:proofErr w:type="spellEnd"/>
            <w:r>
              <w:rPr>
                <w:rFonts w:ascii="Arial" w:eastAsia="Arial" w:hAnsi="Arial" w:cs="Arial"/>
                <w:sz w:val="20"/>
                <w:szCs w:val="20"/>
                <w:rtl/>
              </w:rPr>
              <w:t xml:space="preserve">، اور فون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آنے</w:t>
            </w:r>
            <w:proofErr w:type="spellEnd"/>
            <w:r>
              <w:rPr>
                <w:rFonts w:ascii="Arial" w:eastAsia="Arial" w:hAnsi="Arial" w:cs="Arial"/>
                <w:sz w:val="20"/>
                <w:szCs w:val="20"/>
                <w:rtl/>
              </w:rPr>
              <w:t xml:space="preserve"> والا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دیکھیں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3B1AC28B" w14:textId="77777777" w:rsidR="006C4FB2" w:rsidRDefault="00000000">
            <w:pPr>
              <w:spacing w:before="20" w:after="20"/>
            </w:pPr>
            <w:r>
              <w:rPr>
                <w:sz w:val="14"/>
                <w:szCs w:val="14"/>
              </w:rPr>
              <w:t>When withdrawing, remember three things: enter your PIN yourself, count the full amount, and read the message on your phone.</w:t>
            </w:r>
          </w:p>
        </w:tc>
        <w:tc>
          <w:tcPr>
            <w:tcW w:w="2000" w:type="dxa"/>
            <w:shd w:val="clear" w:color="auto" w:fill="F4F7FB"/>
            <w:tcMar>
              <w:top w:w="40" w:type="dxa"/>
              <w:left w:w="80" w:type="dxa"/>
              <w:bottom w:w="40" w:type="dxa"/>
              <w:right w:w="80" w:type="dxa"/>
            </w:tcMar>
            <w:vAlign w:val="center"/>
          </w:tcPr>
          <w:p w14:paraId="0CA63381" w14:textId="77777777" w:rsidR="006C4FB2" w:rsidRDefault="00000000">
            <w:pPr>
              <w:spacing w:before="20" w:after="20"/>
            </w:pPr>
            <w:r>
              <w:rPr>
                <w:sz w:val="14"/>
                <w:szCs w:val="14"/>
              </w:rPr>
              <w:t>Played twice</w:t>
            </w:r>
          </w:p>
        </w:tc>
      </w:tr>
      <w:tr w:rsidR="006C4FB2" w14:paraId="5B36EBEF" w14:textId="77777777">
        <w:trPr>
          <w:cantSplit/>
        </w:trPr>
        <w:tc>
          <w:tcPr>
            <w:tcW w:w="900" w:type="dxa"/>
            <w:shd w:val="clear" w:color="auto" w:fill="FFFFFF"/>
            <w:tcMar>
              <w:top w:w="40" w:type="dxa"/>
              <w:left w:w="80" w:type="dxa"/>
              <w:bottom w:w="40" w:type="dxa"/>
              <w:right w:w="80" w:type="dxa"/>
            </w:tcMar>
            <w:vAlign w:val="center"/>
          </w:tcPr>
          <w:p w14:paraId="68A9D067" w14:textId="77777777" w:rsidR="006C4FB2" w:rsidRDefault="00000000">
            <w:pPr>
              <w:spacing w:before="20" w:after="20"/>
            </w:pPr>
            <w:r>
              <w:rPr>
                <w:sz w:val="14"/>
                <w:szCs w:val="14"/>
              </w:rPr>
              <w:t>4 Quiz</w:t>
            </w:r>
          </w:p>
        </w:tc>
        <w:tc>
          <w:tcPr>
            <w:tcW w:w="3700" w:type="dxa"/>
            <w:shd w:val="clear" w:color="auto" w:fill="FFFFFF"/>
            <w:tcMar>
              <w:top w:w="40" w:type="dxa"/>
              <w:left w:w="80" w:type="dxa"/>
              <w:bottom w:w="40" w:type="dxa"/>
              <w:right w:w="80" w:type="dxa"/>
            </w:tcMar>
            <w:vAlign w:val="center"/>
          </w:tcPr>
          <w:p w14:paraId="55ACDFED" w14:textId="77777777" w:rsidR="006C4FB2" w:rsidRDefault="00000000">
            <w:pPr>
              <w:bidi/>
              <w:spacing w:before="20" w:after="20" w:line="276" w:lineRule="auto"/>
            </w:pPr>
            <w:proofErr w:type="spellStart"/>
            <w:r>
              <w:rPr>
                <w:rFonts w:ascii="Arial" w:eastAsia="Arial" w:hAnsi="Arial" w:cs="Arial"/>
                <w:sz w:val="20"/>
                <w:szCs w:val="20"/>
                <w:rtl/>
              </w:rPr>
              <w:t>اگر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کاٹے</w:t>
            </w:r>
            <w:proofErr w:type="spellEnd"/>
            <w:r>
              <w:rPr>
                <w:rFonts w:ascii="Arial" w:eastAsia="Arial" w:hAnsi="Arial" w:cs="Arial"/>
                <w:sz w:val="20"/>
                <w:szCs w:val="20"/>
                <w:rtl/>
              </w:rPr>
              <w:t xml:space="preserve"> تو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خاموش</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رہنے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انکار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2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64175F23" w14:textId="77777777" w:rsidR="006C4FB2" w:rsidRDefault="00000000">
            <w:pPr>
              <w:spacing w:before="20" w:after="20"/>
            </w:pPr>
            <w:r>
              <w:rPr>
                <w:sz w:val="14"/>
                <w:szCs w:val="14"/>
              </w:rPr>
              <w:t>If the agent deducts money, what will you do? Press 1 to stay silent. Press 2 to refuse and complain.</w:t>
            </w:r>
          </w:p>
        </w:tc>
        <w:tc>
          <w:tcPr>
            <w:tcW w:w="2000" w:type="dxa"/>
            <w:shd w:val="clear" w:color="auto" w:fill="FFFFFF"/>
            <w:tcMar>
              <w:top w:w="40" w:type="dxa"/>
              <w:left w:w="80" w:type="dxa"/>
              <w:bottom w:w="40" w:type="dxa"/>
              <w:right w:w="80" w:type="dxa"/>
            </w:tcMar>
            <w:vAlign w:val="center"/>
          </w:tcPr>
          <w:p w14:paraId="6FA9ABF6" w14:textId="77777777" w:rsidR="006C4FB2" w:rsidRDefault="00000000">
            <w:pPr>
              <w:spacing w:before="20" w:after="20"/>
            </w:pPr>
            <w:r>
              <w:rPr>
                <w:sz w:val="14"/>
                <w:szCs w:val="14"/>
              </w:rPr>
              <w:t>2 correct; 1 → corrective message, repeat once</w:t>
            </w:r>
          </w:p>
        </w:tc>
      </w:tr>
      <w:tr w:rsidR="006C4FB2" w14:paraId="2BEDD24F" w14:textId="77777777">
        <w:trPr>
          <w:cantSplit/>
        </w:trPr>
        <w:tc>
          <w:tcPr>
            <w:tcW w:w="900" w:type="dxa"/>
            <w:shd w:val="clear" w:color="auto" w:fill="F4F7FB"/>
            <w:tcMar>
              <w:top w:w="40" w:type="dxa"/>
              <w:left w:w="80" w:type="dxa"/>
              <w:bottom w:w="40" w:type="dxa"/>
              <w:right w:w="80" w:type="dxa"/>
            </w:tcMar>
            <w:vAlign w:val="center"/>
          </w:tcPr>
          <w:p w14:paraId="65061B7F" w14:textId="77777777" w:rsidR="006C4FB2" w:rsidRDefault="00000000">
            <w:pPr>
              <w:spacing w:before="20" w:after="20"/>
            </w:pPr>
            <w:r>
              <w:rPr>
                <w:sz w:val="14"/>
                <w:szCs w:val="14"/>
              </w:rPr>
              <w:t>5 Help</w:t>
            </w:r>
          </w:p>
        </w:tc>
        <w:tc>
          <w:tcPr>
            <w:tcW w:w="3700" w:type="dxa"/>
            <w:shd w:val="clear" w:color="auto" w:fill="F4F7FB"/>
            <w:tcMar>
              <w:top w:w="40" w:type="dxa"/>
              <w:left w:w="80" w:type="dxa"/>
              <w:bottom w:w="40" w:type="dxa"/>
              <w:right w:w="80" w:type="dxa"/>
            </w:tcMar>
            <w:vAlign w:val="center"/>
          </w:tcPr>
          <w:p w14:paraId="3659B1A7" w14:textId="77777777" w:rsidR="006C4FB2" w:rsidRDefault="00000000">
            <w:pPr>
              <w:bidi/>
              <w:spacing w:before="20" w:after="20" w:line="276" w:lineRule="auto"/>
            </w:pP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ہیلپ</w:t>
            </w:r>
            <w:proofErr w:type="spellEnd"/>
            <w:r>
              <w:rPr>
                <w:rFonts w:ascii="Arial" w:eastAsia="Arial" w:hAnsi="Arial" w:cs="Arial"/>
                <w:sz w:val="20"/>
                <w:szCs w:val="20"/>
                <w:rtl/>
              </w:rPr>
              <w:t xml:space="preserve"> لائن}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تحصیل</w:t>
            </w:r>
            <w:proofErr w:type="spellEnd"/>
            <w:r>
              <w:rPr>
                <w:rFonts w:ascii="Arial" w:eastAsia="Arial" w:hAnsi="Arial" w:cs="Arial"/>
                <w:sz w:val="20"/>
                <w:szCs w:val="20"/>
                <w:rtl/>
              </w:rPr>
              <w:t xml:space="preserve"> دفتر </w:t>
            </w:r>
            <w:proofErr w:type="spellStart"/>
            <w:r>
              <w:rPr>
                <w:rFonts w:ascii="Arial" w:eastAsia="Arial" w:hAnsi="Arial" w:cs="Arial"/>
                <w:sz w:val="20"/>
                <w:szCs w:val="20"/>
                <w:rtl/>
              </w:rPr>
              <w:t>جائیں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نمبر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دوبارہ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سننے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5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2A011754" w14:textId="77777777" w:rsidR="006C4FB2" w:rsidRDefault="00000000">
            <w:pPr>
              <w:spacing w:before="20" w:after="20"/>
            </w:pPr>
            <w:r>
              <w:rPr>
                <w:sz w:val="14"/>
                <w:szCs w:val="14"/>
              </w:rPr>
              <w:t>To complain, call {helpline} or visit your BISP tehsil office. Press 5 to hear the number again.</w:t>
            </w:r>
          </w:p>
        </w:tc>
        <w:tc>
          <w:tcPr>
            <w:tcW w:w="2000" w:type="dxa"/>
            <w:shd w:val="clear" w:color="auto" w:fill="F4F7FB"/>
            <w:tcMar>
              <w:top w:w="40" w:type="dxa"/>
              <w:left w:w="80" w:type="dxa"/>
              <w:bottom w:w="40" w:type="dxa"/>
              <w:right w:w="80" w:type="dxa"/>
            </w:tcMar>
            <w:vAlign w:val="center"/>
          </w:tcPr>
          <w:p w14:paraId="06E8CC2F" w14:textId="77777777" w:rsidR="006C4FB2" w:rsidRDefault="00000000">
            <w:pPr>
              <w:spacing w:before="20" w:after="20"/>
            </w:pPr>
            <w:r>
              <w:rPr>
                <w:sz w:val="14"/>
                <w:szCs w:val="14"/>
              </w:rPr>
              <w:t>5 → repeat; replays logged</w:t>
            </w:r>
          </w:p>
        </w:tc>
      </w:tr>
    </w:tbl>
    <w:p w14:paraId="5DA9F31E" w14:textId="77777777" w:rsidR="006C4FB2" w:rsidRDefault="006C4FB2">
      <w:pPr>
        <w:spacing w:after="60"/>
      </w:pPr>
    </w:p>
    <w:p w14:paraId="5BE0BE9B" w14:textId="77777777" w:rsidR="006C4FB2" w:rsidRDefault="00000000">
      <w:pPr>
        <w:pStyle w:val="Heading3"/>
        <w:keepNext/>
      </w:pPr>
      <w:r>
        <w:t>IVR-4: “Your payment is coming” (three days before the tranche)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900"/>
        <w:gridCol w:w="3700"/>
        <w:gridCol w:w="3146"/>
        <w:gridCol w:w="2000"/>
      </w:tblGrid>
      <w:tr w:rsidR="006C4FB2" w14:paraId="75A85081" w14:textId="77777777">
        <w:trPr>
          <w:cantSplit/>
          <w:tblHeader/>
        </w:trPr>
        <w:tc>
          <w:tcPr>
            <w:tcW w:w="900" w:type="dxa"/>
            <w:shd w:val="clear" w:color="auto" w:fill="1F3864"/>
            <w:tcMar>
              <w:top w:w="50" w:type="dxa"/>
              <w:left w:w="80" w:type="dxa"/>
              <w:bottom w:w="50" w:type="dxa"/>
              <w:right w:w="80" w:type="dxa"/>
            </w:tcMar>
            <w:vAlign w:val="center"/>
          </w:tcPr>
          <w:p w14:paraId="57FD320C" w14:textId="77777777" w:rsidR="006C4FB2" w:rsidRDefault="00000000">
            <w:pPr>
              <w:spacing w:before="20" w:after="20"/>
            </w:pPr>
            <w:r>
              <w:rPr>
                <w:b/>
                <w:bCs/>
                <w:color w:val="FFFFFF"/>
                <w:sz w:val="14"/>
                <w:szCs w:val="14"/>
              </w:rPr>
              <w:t>Node</w:t>
            </w:r>
          </w:p>
        </w:tc>
        <w:tc>
          <w:tcPr>
            <w:tcW w:w="3700" w:type="dxa"/>
            <w:shd w:val="clear" w:color="auto" w:fill="1F3864"/>
            <w:tcMar>
              <w:top w:w="50" w:type="dxa"/>
              <w:left w:w="80" w:type="dxa"/>
              <w:bottom w:w="50" w:type="dxa"/>
              <w:right w:w="80" w:type="dxa"/>
            </w:tcMar>
            <w:vAlign w:val="center"/>
          </w:tcPr>
          <w:p w14:paraId="2775EC39" w14:textId="77777777" w:rsidR="006C4FB2" w:rsidRDefault="00000000">
            <w:pPr>
              <w:spacing w:before="20" w:after="20"/>
            </w:pPr>
            <w:r>
              <w:rPr>
                <w:b/>
                <w:bCs/>
                <w:color w:val="FFFFFF"/>
                <w:sz w:val="14"/>
                <w:szCs w:val="14"/>
              </w:rPr>
              <w:t>Urdu prompt</w:t>
            </w:r>
          </w:p>
        </w:tc>
        <w:tc>
          <w:tcPr>
            <w:tcW w:w="3146" w:type="dxa"/>
            <w:shd w:val="clear" w:color="auto" w:fill="1F3864"/>
            <w:tcMar>
              <w:top w:w="50" w:type="dxa"/>
              <w:left w:w="80" w:type="dxa"/>
              <w:bottom w:w="50" w:type="dxa"/>
              <w:right w:w="80" w:type="dxa"/>
            </w:tcMar>
            <w:vAlign w:val="center"/>
          </w:tcPr>
          <w:p w14:paraId="71F415D4" w14:textId="77777777" w:rsidR="006C4FB2" w:rsidRDefault="00000000">
            <w:pPr>
              <w:spacing w:before="20" w:after="20"/>
            </w:pPr>
            <w:r>
              <w:rPr>
                <w:b/>
                <w:bCs/>
                <w:color w:val="FFFFFF"/>
                <w:sz w:val="14"/>
                <w:szCs w:val="14"/>
              </w:rPr>
              <w:t>English rendering</w:t>
            </w:r>
          </w:p>
        </w:tc>
        <w:tc>
          <w:tcPr>
            <w:tcW w:w="2000" w:type="dxa"/>
            <w:shd w:val="clear" w:color="auto" w:fill="1F3864"/>
            <w:tcMar>
              <w:top w:w="50" w:type="dxa"/>
              <w:left w:w="80" w:type="dxa"/>
              <w:bottom w:w="50" w:type="dxa"/>
              <w:right w:w="80" w:type="dxa"/>
            </w:tcMar>
            <w:vAlign w:val="center"/>
          </w:tcPr>
          <w:p w14:paraId="3BF65F07" w14:textId="77777777" w:rsidR="006C4FB2" w:rsidRDefault="00000000">
            <w:pPr>
              <w:spacing w:before="20" w:after="20"/>
            </w:pPr>
            <w:r>
              <w:rPr>
                <w:b/>
                <w:bCs/>
                <w:color w:val="FFFFFF"/>
                <w:sz w:val="14"/>
                <w:szCs w:val="14"/>
              </w:rPr>
              <w:t>Logic and data</w:t>
            </w:r>
          </w:p>
        </w:tc>
      </w:tr>
      <w:tr w:rsidR="006C4FB2" w14:paraId="15A6B7CC" w14:textId="77777777">
        <w:trPr>
          <w:cantSplit/>
        </w:trPr>
        <w:tc>
          <w:tcPr>
            <w:tcW w:w="900" w:type="dxa"/>
            <w:shd w:val="clear" w:color="auto" w:fill="FFFFFF"/>
            <w:tcMar>
              <w:top w:w="40" w:type="dxa"/>
              <w:left w:w="80" w:type="dxa"/>
              <w:bottom w:w="40" w:type="dxa"/>
              <w:right w:w="80" w:type="dxa"/>
            </w:tcMar>
            <w:vAlign w:val="center"/>
          </w:tcPr>
          <w:p w14:paraId="55255135" w14:textId="77777777" w:rsidR="006C4FB2" w:rsidRDefault="00000000">
            <w:pPr>
              <w:spacing w:before="20" w:after="20"/>
            </w:pPr>
            <w:r>
              <w:rPr>
                <w:sz w:val="14"/>
                <w:szCs w:val="14"/>
              </w:rPr>
              <w:t>2 Message</w:t>
            </w:r>
          </w:p>
        </w:tc>
        <w:tc>
          <w:tcPr>
            <w:tcW w:w="3700" w:type="dxa"/>
            <w:shd w:val="clear" w:color="auto" w:fill="FFFFFF"/>
            <w:tcMar>
              <w:top w:w="40" w:type="dxa"/>
              <w:left w:w="80" w:type="dxa"/>
              <w:bottom w:w="40" w:type="dxa"/>
              <w:right w:w="80" w:type="dxa"/>
            </w:tcMar>
            <w:vAlign w:val="center"/>
          </w:tcPr>
          <w:p w14:paraId="13A9511F" w14:textId="77777777" w:rsidR="006C4FB2" w:rsidRDefault="00000000">
            <w:pPr>
              <w:bidi/>
              <w:spacing w:before="20" w:after="20" w:line="276" w:lineRule="auto"/>
            </w:pP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قسط </w:t>
            </w:r>
            <w:proofErr w:type="spellStart"/>
            <w:r>
              <w:rPr>
                <w:rFonts w:ascii="Arial" w:eastAsia="Arial" w:hAnsi="Arial" w:cs="Arial"/>
                <w:sz w:val="20"/>
                <w:szCs w:val="20"/>
                <w:rtl/>
              </w:rPr>
              <w:t>اگلے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چند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دنوں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آ </w:t>
            </w:r>
            <w:proofErr w:type="spellStart"/>
            <w:r>
              <w:rPr>
                <w:rFonts w:ascii="Arial" w:eastAsia="Arial" w:hAnsi="Arial" w:cs="Arial"/>
                <w:sz w:val="20"/>
                <w:szCs w:val="20"/>
                <w:rtl/>
              </w:rPr>
              <w:t>جائے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8171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بعد </w:t>
            </w:r>
            <w:proofErr w:type="spellStart"/>
            <w:r>
              <w:rPr>
                <w:rFonts w:ascii="Arial" w:eastAsia="Arial" w:hAnsi="Arial" w:cs="Arial"/>
                <w:sz w:val="20"/>
                <w:szCs w:val="20"/>
                <w:rtl/>
              </w:rPr>
              <w:t>ہی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پاس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جائیں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وہاں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تین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باتیں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لیں</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دیکھیں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6199D732" w14:textId="77777777" w:rsidR="006C4FB2" w:rsidRDefault="00000000">
            <w:pPr>
              <w:spacing w:before="20" w:after="20"/>
            </w:pPr>
            <w:r>
              <w:rPr>
                <w:sz w:val="14"/>
                <w:szCs w:val="14"/>
              </w:rPr>
              <w:t>Your instalment will reach your wallet in the next few days. Go to the agent only after the 8171 message arrives. There, remember three things: enter your PIN yourself, take the full amount, and check the message.</w:t>
            </w:r>
          </w:p>
        </w:tc>
        <w:tc>
          <w:tcPr>
            <w:tcW w:w="2000" w:type="dxa"/>
            <w:shd w:val="clear" w:color="auto" w:fill="FFFFFF"/>
            <w:tcMar>
              <w:top w:w="40" w:type="dxa"/>
              <w:left w:w="80" w:type="dxa"/>
              <w:bottom w:w="40" w:type="dxa"/>
              <w:right w:w="80" w:type="dxa"/>
            </w:tcMar>
            <w:vAlign w:val="center"/>
          </w:tcPr>
          <w:p w14:paraId="65E17732" w14:textId="77777777" w:rsidR="006C4FB2" w:rsidRDefault="00000000">
            <w:pPr>
              <w:spacing w:before="20" w:after="20"/>
            </w:pPr>
            <w:r>
              <w:rPr>
                <w:sz w:val="14"/>
                <w:szCs w:val="14"/>
              </w:rPr>
              <w:t>Listen-through logged</w:t>
            </w:r>
          </w:p>
        </w:tc>
      </w:tr>
      <w:tr w:rsidR="006C4FB2" w14:paraId="44571BFE" w14:textId="77777777">
        <w:trPr>
          <w:cantSplit/>
        </w:trPr>
        <w:tc>
          <w:tcPr>
            <w:tcW w:w="900" w:type="dxa"/>
            <w:shd w:val="clear" w:color="auto" w:fill="F4F7FB"/>
            <w:tcMar>
              <w:top w:w="40" w:type="dxa"/>
              <w:left w:w="80" w:type="dxa"/>
              <w:bottom w:w="40" w:type="dxa"/>
              <w:right w:w="80" w:type="dxa"/>
            </w:tcMar>
            <w:vAlign w:val="center"/>
          </w:tcPr>
          <w:p w14:paraId="37E5BF89" w14:textId="77777777" w:rsidR="006C4FB2" w:rsidRDefault="00000000">
            <w:pPr>
              <w:spacing w:before="20" w:after="20"/>
            </w:pPr>
            <w:r>
              <w:rPr>
                <w:sz w:val="14"/>
                <w:szCs w:val="14"/>
              </w:rPr>
              <w:t>3 Help desk</w:t>
            </w:r>
          </w:p>
        </w:tc>
        <w:tc>
          <w:tcPr>
            <w:tcW w:w="3700" w:type="dxa"/>
            <w:shd w:val="clear" w:color="auto" w:fill="F4F7FB"/>
            <w:tcMar>
              <w:top w:w="40" w:type="dxa"/>
              <w:left w:w="80" w:type="dxa"/>
              <w:bottom w:w="40" w:type="dxa"/>
              <w:right w:w="80" w:type="dxa"/>
            </w:tcMar>
            <w:vAlign w:val="center"/>
          </w:tcPr>
          <w:p w14:paraId="03F1CDFB" w14:textId="77777777" w:rsidR="006C4FB2" w:rsidRDefault="00000000">
            <w:pPr>
              <w:bidi/>
              <w:spacing w:before="20" w:after="20" w:line="276" w:lineRule="auto"/>
            </w:pPr>
            <w:proofErr w:type="spellStart"/>
            <w:r>
              <w:rPr>
                <w:rFonts w:ascii="Arial" w:eastAsia="Arial" w:hAnsi="Arial" w:cs="Arial"/>
                <w:sz w:val="20"/>
                <w:szCs w:val="20"/>
                <w:rtl/>
              </w:rPr>
              <w:t>ہماری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ٹیم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تاریخوں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{مقام}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مدد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موجود </w:t>
            </w:r>
            <w:proofErr w:type="spellStart"/>
            <w:r>
              <w:rPr>
                <w:rFonts w:ascii="Arial" w:eastAsia="Arial" w:hAnsi="Arial" w:cs="Arial"/>
                <w:sz w:val="20"/>
                <w:szCs w:val="20"/>
                <w:rtl/>
              </w:rPr>
              <w:t>ہو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اگر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چاہتی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ہماری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ٹیم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کرے</w:t>
            </w:r>
            <w:proofErr w:type="spellEnd"/>
            <w:r>
              <w:rPr>
                <w:rFonts w:ascii="Arial" w:eastAsia="Arial" w:hAnsi="Arial" w:cs="Arial"/>
                <w:sz w:val="20"/>
                <w:szCs w:val="20"/>
                <w:rtl/>
              </w:rPr>
              <w:t xml:space="preserve"> تو 1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6E77B62D" w14:textId="77777777" w:rsidR="006C4FB2" w:rsidRDefault="00000000">
            <w:pPr>
              <w:spacing w:before="20" w:after="20"/>
            </w:pPr>
            <w:r>
              <w:rPr>
                <w:sz w:val="14"/>
                <w:szCs w:val="14"/>
              </w:rPr>
              <w:t>Our team will be at {venue} on {dates} to help you. If you would like our team to call you, press 1.</w:t>
            </w:r>
          </w:p>
        </w:tc>
        <w:tc>
          <w:tcPr>
            <w:tcW w:w="2000" w:type="dxa"/>
            <w:shd w:val="clear" w:color="auto" w:fill="F4F7FB"/>
            <w:tcMar>
              <w:top w:w="40" w:type="dxa"/>
              <w:left w:w="80" w:type="dxa"/>
              <w:bottom w:w="40" w:type="dxa"/>
              <w:right w:w="80" w:type="dxa"/>
            </w:tcMar>
            <w:vAlign w:val="center"/>
          </w:tcPr>
          <w:p w14:paraId="0194CBB2" w14:textId="77777777" w:rsidR="006C4FB2" w:rsidRDefault="00000000">
            <w:pPr>
              <w:spacing w:before="20" w:after="20"/>
            </w:pPr>
            <w:r>
              <w:rPr>
                <w:sz w:val="14"/>
                <w:szCs w:val="14"/>
              </w:rPr>
              <w:t>1 → callback request to zonal queue</w:t>
            </w:r>
          </w:p>
        </w:tc>
      </w:tr>
    </w:tbl>
    <w:p w14:paraId="5CD9BF2E" w14:textId="77777777" w:rsidR="006C4FB2" w:rsidRDefault="006C4FB2">
      <w:pPr>
        <w:spacing w:after="60"/>
      </w:pPr>
    </w:p>
    <w:p w14:paraId="28884033" w14:textId="77777777" w:rsidR="006C4FB2" w:rsidRDefault="00000000">
      <w:pPr>
        <w:pStyle w:val="Heading3"/>
        <w:keepNext/>
      </w:pPr>
      <w:r>
        <w:t>IVR-5: Outcome survey (seven days after the tranche)</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900"/>
        <w:gridCol w:w="3700"/>
        <w:gridCol w:w="3146"/>
        <w:gridCol w:w="2000"/>
      </w:tblGrid>
      <w:tr w:rsidR="006C4FB2" w14:paraId="223D7547" w14:textId="77777777">
        <w:trPr>
          <w:cantSplit/>
          <w:tblHeader/>
        </w:trPr>
        <w:tc>
          <w:tcPr>
            <w:tcW w:w="900" w:type="dxa"/>
            <w:shd w:val="clear" w:color="auto" w:fill="1F3864"/>
            <w:tcMar>
              <w:top w:w="50" w:type="dxa"/>
              <w:left w:w="80" w:type="dxa"/>
              <w:bottom w:w="50" w:type="dxa"/>
              <w:right w:w="80" w:type="dxa"/>
            </w:tcMar>
            <w:vAlign w:val="center"/>
          </w:tcPr>
          <w:p w14:paraId="0E139B01" w14:textId="77777777" w:rsidR="006C4FB2" w:rsidRDefault="00000000">
            <w:pPr>
              <w:spacing w:before="20" w:after="20"/>
            </w:pPr>
            <w:r>
              <w:rPr>
                <w:b/>
                <w:bCs/>
                <w:color w:val="FFFFFF"/>
                <w:sz w:val="14"/>
                <w:szCs w:val="14"/>
              </w:rPr>
              <w:t>Node</w:t>
            </w:r>
          </w:p>
        </w:tc>
        <w:tc>
          <w:tcPr>
            <w:tcW w:w="3700" w:type="dxa"/>
            <w:shd w:val="clear" w:color="auto" w:fill="1F3864"/>
            <w:tcMar>
              <w:top w:w="50" w:type="dxa"/>
              <w:left w:w="80" w:type="dxa"/>
              <w:bottom w:w="50" w:type="dxa"/>
              <w:right w:w="80" w:type="dxa"/>
            </w:tcMar>
            <w:vAlign w:val="center"/>
          </w:tcPr>
          <w:p w14:paraId="212E2ADD" w14:textId="77777777" w:rsidR="006C4FB2" w:rsidRDefault="00000000">
            <w:pPr>
              <w:spacing w:before="20" w:after="20"/>
            </w:pPr>
            <w:r>
              <w:rPr>
                <w:b/>
                <w:bCs/>
                <w:color w:val="FFFFFF"/>
                <w:sz w:val="14"/>
                <w:szCs w:val="14"/>
              </w:rPr>
              <w:t>Urdu prompt</w:t>
            </w:r>
          </w:p>
        </w:tc>
        <w:tc>
          <w:tcPr>
            <w:tcW w:w="3146" w:type="dxa"/>
            <w:shd w:val="clear" w:color="auto" w:fill="1F3864"/>
            <w:tcMar>
              <w:top w:w="50" w:type="dxa"/>
              <w:left w:w="80" w:type="dxa"/>
              <w:bottom w:w="50" w:type="dxa"/>
              <w:right w:w="80" w:type="dxa"/>
            </w:tcMar>
            <w:vAlign w:val="center"/>
          </w:tcPr>
          <w:p w14:paraId="032F2E4A" w14:textId="77777777" w:rsidR="006C4FB2" w:rsidRDefault="00000000">
            <w:pPr>
              <w:spacing w:before="20" w:after="20"/>
            </w:pPr>
            <w:r>
              <w:rPr>
                <w:b/>
                <w:bCs/>
                <w:color w:val="FFFFFF"/>
                <w:sz w:val="14"/>
                <w:szCs w:val="14"/>
              </w:rPr>
              <w:t>English rendering</w:t>
            </w:r>
          </w:p>
        </w:tc>
        <w:tc>
          <w:tcPr>
            <w:tcW w:w="2000" w:type="dxa"/>
            <w:shd w:val="clear" w:color="auto" w:fill="1F3864"/>
            <w:tcMar>
              <w:top w:w="50" w:type="dxa"/>
              <w:left w:w="80" w:type="dxa"/>
              <w:bottom w:w="50" w:type="dxa"/>
              <w:right w:w="80" w:type="dxa"/>
            </w:tcMar>
            <w:vAlign w:val="center"/>
          </w:tcPr>
          <w:p w14:paraId="440F83BB" w14:textId="77777777" w:rsidR="006C4FB2" w:rsidRDefault="00000000">
            <w:pPr>
              <w:spacing w:before="20" w:after="20"/>
            </w:pPr>
            <w:r>
              <w:rPr>
                <w:b/>
                <w:bCs/>
                <w:color w:val="FFFFFF"/>
                <w:sz w:val="14"/>
                <w:szCs w:val="14"/>
              </w:rPr>
              <w:t>Logic and data</w:t>
            </w:r>
          </w:p>
        </w:tc>
      </w:tr>
      <w:tr w:rsidR="006C4FB2" w14:paraId="7EF83E54" w14:textId="77777777">
        <w:trPr>
          <w:cantSplit/>
        </w:trPr>
        <w:tc>
          <w:tcPr>
            <w:tcW w:w="900" w:type="dxa"/>
            <w:shd w:val="clear" w:color="auto" w:fill="FFFFFF"/>
            <w:tcMar>
              <w:top w:w="40" w:type="dxa"/>
              <w:left w:w="80" w:type="dxa"/>
              <w:bottom w:w="40" w:type="dxa"/>
              <w:right w:w="80" w:type="dxa"/>
            </w:tcMar>
            <w:vAlign w:val="center"/>
          </w:tcPr>
          <w:p w14:paraId="2AC8F531" w14:textId="77777777" w:rsidR="006C4FB2" w:rsidRDefault="00000000">
            <w:pPr>
              <w:spacing w:before="20" w:after="20"/>
            </w:pPr>
            <w:r>
              <w:rPr>
                <w:sz w:val="14"/>
                <w:szCs w:val="14"/>
              </w:rPr>
              <w:t>Intro</w:t>
            </w:r>
          </w:p>
        </w:tc>
        <w:tc>
          <w:tcPr>
            <w:tcW w:w="3700" w:type="dxa"/>
            <w:shd w:val="clear" w:color="auto" w:fill="FFFFFF"/>
            <w:tcMar>
              <w:top w:w="40" w:type="dxa"/>
              <w:left w:w="80" w:type="dxa"/>
              <w:bottom w:w="40" w:type="dxa"/>
              <w:right w:w="80" w:type="dxa"/>
            </w:tcMar>
            <w:vAlign w:val="center"/>
          </w:tcPr>
          <w:p w14:paraId="7A732ED1" w14:textId="77777777" w:rsidR="006C4FB2" w:rsidRDefault="00000000">
            <w:pPr>
              <w:bidi/>
              <w:spacing w:before="20" w:after="20" w:line="276" w:lineRule="auto"/>
            </w:pPr>
            <w:r>
              <w:rPr>
                <w:rFonts w:ascii="Arial" w:eastAsia="Arial" w:hAnsi="Arial" w:cs="Arial"/>
                <w:sz w:val="20"/>
                <w:szCs w:val="20"/>
                <w:rtl/>
              </w:rPr>
              <w:t xml:space="preserve">السلام </w:t>
            </w:r>
            <w:proofErr w:type="spellStart"/>
            <w:r>
              <w:rPr>
                <w:rFonts w:ascii="Arial" w:eastAsia="Arial" w:hAnsi="Arial" w:cs="Arial"/>
                <w:sz w:val="20"/>
                <w:szCs w:val="20"/>
                <w:rtl/>
              </w:rPr>
              <w:t>علیکم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طرف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صرف </w:t>
            </w:r>
            <w:proofErr w:type="spellStart"/>
            <w:r>
              <w:rPr>
                <w:rFonts w:ascii="Arial" w:eastAsia="Arial" w:hAnsi="Arial" w:cs="Arial"/>
                <w:sz w:val="20"/>
                <w:szCs w:val="20"/>
                <w:rtl/>
              </w:rPr>
              <w:t>ایک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چند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سوال</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2FD7F5D9" w14:textId="77777777" w:rsidR="006C4FB2" w:rsidRDefault="00000000">
            <w:pPr>
              <w:spacing w:before="20" w:after="20"/>
            </w:pPr>
            <w:r>
              <w:rPr>
                <w:sz w:val="14"/>
                <w:szCs w:val="14"/>
              </w:rPr>
              <w:t>Greetings. A few one-minute questions from BISP’s wallet training.</w:t>
            </w:r>
          </w:p>
        </w:tc>
        <w:tc>
          <w:tcPr>
            <w:tcW w:w="2000" w:type="dxa"/>
            <w:shd w:val="clear" w:color="auto" w:fill="FFFFFF"/>
            <w:tcMar>
              <w:top w:w="40" w:type="dxa"/>
              <w:left w:w="80" w:type="dxa"/>
              <w:bottom w:w="40" w:type="dxa"/>
              <w:right w:w="80" w:type="dxa"/>
            </w:tcMar>
            <w:vAlign w:val="center"/>
          </w:tcPr>
          <w:p w14:paraId="0AFF4B4B" w14:textId="77777777" w:rsidR="006C4FB2" w:rsidRDefault="00000000">
            <w:pPr>
              <w:spacing w:before="20" w:after="20"/>
            </w:pPr>
            <w:r>
              <w:rPr>
                <w:sz w:val="14"/>
                <w:szCs w:val="14"/>
              </w:rPr>
              <w:t>Identity check as IVR-1</w:t>
            </w:r>
          </w:p>
        </w:tc>
      </w:tr>
      <w:tr w:rsidR="006C4FB2" w14:paraId="3E1B463C" w14:textId="77777777">
        <w:trPr>
          <w:cantSplit/>
        </w:trPr>
        <w:tc>
          <w:tcPr>
            <w:tcW w:w="900" w:type="dxa"/>
            <w:shd w:val="clear" w:color="auto" w:fill="F4F7FB"/>
            <w:tcMar>
              <w:top w:w="40" w:type="dxa"/>
              <w:left w:w="80" w:type="dxa"/>
              <w:bottom w:w="40" w:type="dxa"/>
              <w:right w:w="80" w:type="dxa"/>
            </w:tcMar>
            <w:vAlign w:val="center"/>
          </w:tcPr>
          <w:p w14:paraId="147C24AA" w14:textId="77777777" w:rsidR="006C4FB2" w:rsidRDefault="00000000">
            <w:pPr>
              <w:spacing w:before="20" w:after="20"/>
            </w:pPr>
            <w:r>
              <w:rPr>
                <w:sz w:val="14"/>
                <w:szCs w:val="14"/>
              </w:rPr>
              <w:t>Q1</w:t>
            </w:r>
          </w:p>
        </w:tc>
        <w:tc>
          <w:tcPr>
            <w:tcW w:w="3700" w:type="dxa"/>
            <w:shd w:val="clear" w:color="auto" w:fill="F4F7FB"/>
            <w:tcMar>
              <w:top w:w="40" w:type="dxa"/>
              <w:left w:w="80" w:type="dxa"/>
              <w:bottom w:w="40" w:type="dxa"/>
              <w:right w:w="80" w:type="dxa"/>
            </w:tcMar>
            <w:vAlign w:val="center"/>
          </w:tcPr>
          <w:p w14:paraId="799742E1" w14:textId="77777777" w:rsidR="006C4FB2" w:rsidRDefault="00000000">
            <w:pPr>
              <w:bidi/>
              <w:spacing w:before="20" w:after="20" w:line="276" w:lineRule="auto"/>
            </w:pPr>
            <w:r>
              <w:rPr>
                <w:rFonts w:ascii="Arial" w:eastAsia="Arial" w:hAnsi="Arial" w:cs="Arial"/>
                <w:sz w:val="20"/>
                <w:szCs w:val="20"/>
                <w:rtl/>
              </w:rPr>
              <w:t xml:space="preserve">اس بار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قسط </w:t>
            </w: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نکلوائی</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نکلوائی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تو 1،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نکلوائی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تو 2، </w:t>
            </w:r>
            <w:proofErr w:type="spellStart"/>
            <w:r>
              <w:rPr>
                <w:rFonts w:ascii="Arial" w:eastAsia="Arial" w:hAnsi="Arial" w:cs="Arial"/>
                <w:sz w:val="20"/>
                <w:szCs w:val="20"/>
                <w:rtl/>
              </w:rPr>
              <w:t>ابھی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نکلوائی</w:t>
            </w:r>
            <w:proofErr w:type="spellEnd"/>
            <w:r>
              <w:rPr>
                <w:rFonts w:ascii="Arial" w:eastAsia="Arial" w:hAnsi="Arial" w:cs="Arial"/>
                <w:sz w:val="20"/>
                <w:szCs w:val="20"/>
                <w:rtl/>
              </w:rPr>
              <w:t xml:space="preserve"> تو 3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3AEDA9A0" w14:textId="77777777" w:rsidR="006C4FB2" w:rsidRDefault="00000000">
            <w:pPr>
              <w:spacing w:before="20" w:after="20"/>
            </w:pPr>
            <w:r>
              <w:rPr>
                <w:sz w:val="14"/>
                <w:szCs w:val="14"/>
              </w:rPr>
              <w:t>Did you withdraw this instalment yourself? Press 1 if yourself, 2 if someone else did, 3 if not yet withdrawn.</w:t>
            </w:r>
          </w:p>
        </w:tc>
        <w:tc>
          <w:tcPr>
            <w:tcW w:w="2000" w:type="dxa"/>
            <w:shd w:val="clear" w:color="auto" w:fill="F4F7FB"/>
            <w:tcMar>
              <w:top w:w="40" w:type="dxa"/>
              <w:left w:w="80" w:type="dxa"/>
              <w:bottom w:w="40" w:type="dxa"/>
              <w:right w:w="80" w:type="dxa"/>
            </w:tcMar>
            <w:vAlign w:val="center"/>
          </w:tcPr>
          <w:p w14:paraId="4A912A94" w14:textId="77777777" w:rsidR="006C4FB2" w:rsidRDefault="00000000">
            <w:pPr>
              <w:spacing w:before="20" w:after="20"/>
            </w:pPr>
            <w:r>
              <w:rPr>
                <w:sz w:val="14"/>
                <w:szCs w:val="14"/>
              </w:rPr>
              <w:t>Self-withdrawal indicator; 3 → Q6</w:t>
            </w:r>
          </w:p>
        </w:tc>
      </w:tr>
      <w:tr w:rsidR="006C4FB2" w14:paraId="0F0D2AB7" w14:textId="77777777">
        <w:trPr>
          <w:cantSplit/>
        </w:trPr>
        <w:tc>
          <w:tcPr>
            <w:tcW w:w="900" w:type="dxa"/>
            <w:shd w:val="clear" w:color="auto" w:fill="FFFFFF"/>
            <w:tcMar>
              <w:top w:w="40" w:type="dxa"/>
              <w:left w:w="80" w:type="dxa"/>
              <w:bottom w:w="40" w:type="dxa"/>
              <w:right w:w="80" w:type="dxa"/>
            </w:tcMar>
            <w:vAlign w:val="center"/>
          </w:tcPr>
          <w:p w14:paraId="376236CD" w14:textId="77777777" w:rsidR="006C4FB2" w:rsidRDefault="00000000">
            <w:pPr>
              <w:spacing w:before="20" w:after="20"/>
            </w:pPr>
            <w:r>
              <w:rPr>
                <w:sz w:val="14"/>
                <w:szCs w:val="14"/>
              </w:rPr>
              <w:t>Q2</w:t>
            </w:r>
          </w:p>
        </w:tc>
        <w:tc>
          <w:tcPr>
            <w:tcW w:w="3700" w:type="dxa"/>
            <w:shd w:val="clear" w:color="auto" w:fill="FFFFFF"/>
            <w:tcMar>
              <w:top w:w="40" w:type="dxa"/>
              <w:left w:w="80" w:type="dxa"/>
              <w:bottom w:w="40" w:type="dxa"/>
              <w:right w:w="80" w:type="dxa"/>
            </w:tcMar>
            <w:vAlign w:val="center"/>
          </w:tcPr>
          <w:p w14:paraId="4DDD297E" w14:textId="77777777" w:rsidR="006C4FB2" w:rsidRDefault="00000000">
            <w:pPr>
              <w:bidi/>
              <w:spacing w:before="20" w:after="20" w:line="276" w:lineRule="auto"/>
            </w:pP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لگایا</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لگایا</w:t>
            </w:r>
            <w:proofErr w:type="spellEnd"/>
            <w:r>
              <w:rPr>
                <w:rFonts w:ascii="Arial" w:eastAsia="Arial" w:hAnsi="Arial" w:cs="Arial"/>
                <w:sz w:val="20"/>
                <w:szCs w:val="20"/>
                <w:rtl/>
              </w:rPr>
              <w:t xml:space="preserve"> تو 1،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لگایا</w:t>
            </w:r>
            <w:proofErr w:type="spellEnd"/>
            <w:r>
              <w:rPr>
                <w:rFonts w:ascii="Arial" w:eastAsia="Arial" w:hAnsi="Arial" w:cs="Arial"/>
                <w:sz w:val="20"/>
                <w:szCs w:val="20"/>
                <w:rtl/>
              </w:rPr>
              <w:t xml:space="preserve"> تو 2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388DAA81" w14:textId="77777777" w:rsidR="006C4FB2" w:rsidRDefault="00000000">
            <w:pPr>
              <w:spacing w:before="20" w:after="20"/>
            </w:pPr>
            <w:r>
              <w:rPr>
                <w:sz w:val="14"/>
                <w:szCs w:val="14"/>
              </w:rPr>
              <w:t>Who entered the PIN? Press 1 if you did, 2 if the agent or someone else did.</w:t>
            </w:r>
          </w:p>
        </w:tc>
        <w:tc>
          <w:tcPr>
            <w:tcW w:w="2000" w:type="dxa"/>
            <w:shd w:val="clear" w:color="auto" w:fill="FFFFFF"/>
            <w:tcMar>
              <w:top w:w="40" w:type="dxa"/>
              <w:left w:w="80" w:type="dxa"/>
              <w:bottom w:w="40" w:type="dxa"/>
              <w:right w:w="80" w:type="dxa"/>
            </w:tcMar>
            <w:vAlign w:val="center"/>
          </w:tcPr>
          <w:p w14:paraId="2DD2E7A3" w14:textId="77777777" w:rsidR="006C4FB2" w:rsidRDefault="00000000">
            <w:pPr>
              <w:spacing w:before="20" w:after="20"/>
            </w:pPr>
            <w:r>
              <w:rPr>
                <w:sz w:val="14"/>
                <w:szCs w:val="14"/>
              </w:rPr>
              <w:t>Asked if Q1 = 1</w:t>
            </w:r>
          </w:p>
        </w:tc>
      </w:tr>
      <w:tr w:rsidR="006C4FB2" w14:paraId="59B3F722" w14:textId="77777777">
        <w:trPr>
          <w:cantSplit/>
        </w:trPr>
        <w:tc>
          <w:tcPr>
            <w:tcW w:w="900" w:type="dxa"/>
            <w:shd w:val="clear" w:color="auto" w:fill="F4F7FB"/>
            <w:tcMar>
              <w:top w:w="40" w:type="dxa"/>
              <w:left w:w="80" w:type="dxa"/>
              <w:bottom w:w="40" w:type="dxa"/>
              <w:right w:w="80" w:type="dxa"/>
            </w:tcMar>
            <w:vAlign w:val="center"/>
          </w:tcPr>
          <w:p w14:paraId="072C616F" w14:textId="77777777" w:rsidR="006C4FB2" w:rsidRDefault="00000000">
            <w:pPr>
              <w:spacing w:before="20" w:after="20"/>
            </w:pPr>
            <w:r>
              <w:rPr>
                <w:sz w:val="14"/>
                <w:szCs w:val="14"/>
              </w:rPr>
              <w:t>Q3</w:t>
            </w:r>
          </w:p>
        </w:tc>
        <w:tc>
          <w:tcPr>
            <w:tcW w:w="3700" w:type="dxa"/>
            <w:shd w:val="clear" w:color="auto" w:fill="F4F7FB"/>
            <w:tcMar>
              <w:top w:w="40" w:type="dxa"/>
              <w:left w:w="80" w:type="dxa"/>
              <w:bottom w:w="40" w:type="dxa"/>
              <w:right w:w="80" w:type="dxa"/>
            </w:tcMar>
            <w:vAlign w:val="center"/>
          </w:tcPr>
          <w:p w14:paraId="4CA2A695" w14:textId="77777777" w:rsidR="006C4FB2" w:rsidRDefault="00000000">
            <w:pPr>
              <w:bidi/>
              <w:spacing w:before="20" w:after="20" w:line="276" w:lineRule="auto"/>
            </w:pP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ہوئی</w:t>
            </w:r>
            <w:proofErr w:type="spellEnd"/>
            <w:r>
              <w:rPr>
                <w:rFonts w:ascii="Arial" w:eastAsia="Arial" w:hAnsi="Arial" w:cs="Arial"/>
                <w:sz w:val="20"/>
                <w:szCs w:val="20"/>
                <w:rtl/>
              </w:rPr>
              <w:t xml:space="preserve"> تو 1،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ہوئی</w:t>
            </w:r>
            <w:proofErr w:type="spellEnd"/>
            <w:r>
              <w:rPr>
                <w:rFonts w:ascii="Arial" w:eastAsia="Arial" w:hAnsi="Arial" w:cs="Arial"/>
                <w:sz w:val="20"/>
                <w:szCs w:val="20"/>
                <w:rtl/>
              </w:rPr>
              <w:t xml:space="preserve"> تو 2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16DD7201" w14:textId="77777777" w:rsidR="006C4FB2" w:rsidRDefault="00000000">
            <w:pPr>
              <w:spacing w:before="20" w:after="20"/>
            </w:pPr>
            <w:r>
              <w:rPr>
                <w:sz w:val="14"/>
                <w:szCs w:val="14"/>
              </w:rPr>
              <w:t>Was anything deducted? Press 1 for no deduction, 2 if money was deducted.</w:t>
            </w:r>
          </w:p>
        </w:tc>
        <w:tc>
          <w:tcPr>
            <w:tcW w:w="2000" w:type="dxa"/>
            <w:shd w:val="clear" w:color="auto" w:fill="F4F7FB"/>
            <w:tcMar>
              <w:top w:w="40" w:type="dxa"/>
              <w:left w:w="80" w:type="dxa"/>
              <w:bottom w:w="40" w:type="dxa"/>
              <w:right w:w="80" w:type="dxa"/>
            </w:tcMar>
            <w:vAlign w:val="center"/>
          </w:tcPr>
          <w:p w14:paraId="486B5BF7" w14:textId="77777777" w:rsidR="006C4FB2" w:rsidRDefault="00000000">
            <w:pPr>
              <w:spacing w:before="20" w:after="20"/>
            </w:pPr>
            <w:r>
              <w:rPr>
                <w:sz w:val="14"/>
                <w:szCs w:val="14"/>
              </w:rPr>
              <w:t>Asked if Q1 = 1 or 2</w:t>
            </w:r>
          </w:p>
        </w:tc>
      </w:tr>
      <w:tr w:rsidR="006C4FB2" w14:paraId="483809FA" w14:textId="77777777">
        <w:trPr>
          <w:cantSplit/>
        </w:trPr>
        <w:tc>
          <w:tcPr>
            <w:tcW w:w="900" w:type="dxa"/>
            <w:shd w:val="clear" w:color="auto" w:fill="FFFFFF"/>
            <w:tcMar>
              <w:top w:w="40" w:type="dxa"/>
              <w:left w:w="80" w:type="dxa"/>
              <w:bottom w:w="40" w:type="dxa"/>
              <w:right w:w="80" w:type="dxa"/>
            </w:tcMar>
            <w:vAlign w:val="center"/>
          </w:tcPr>
          <w:p w14:paraId="681CBC79" w14:textId="77777777" w:rsidR="006C4FB2" w:rsidRDefault="00000000">
            <w:pPr>
              <w:spacing w:before="20" w:after="20"/>
            </w:pPr>
            <w:r>
              <w:rPr>
                <w:sz w:val="14"/>
                <w:szCs w:val="14"/>
              </w:rPr>
              <w:t>Q4</w:t>
            </w:r>
          </w:p>
        </w:tc>
        <w:tc>
          <w:tcPr>
            <w:tcW w:w="3700" w:type="dxa"/>
            <w:shd w:val="clear" w:color="auto" w:fill="FFFFFF"/>
            <w:tcMar>
              <w:top w:w="40" w:type="dxa"/>
              <w:left w:w="80" w:type="dxa"/>
              <w:bottom w:w="40" w:type="dxa"/>
              <w:right w:w="80" w:type="dxa"/>
            </w:tcMar>
            <w:vAlign w:val="center"/>
          </w:tcPr>
          <w:p w14:paraId="31776817" w14:textId="77777777" w:rsidR="006C4FB2" w:rsidRDefault="00000000">
            <w:pPr>
              <w:bidi/>
              <w:spacing w:before="20" w:after="20" w:line="276" w:lineRule="auto"/>
            </w:pPr>
            <w:proofErr w:type="spellStart"/>
            <w:r>
              <w:rPr>
                <w:rFonts w:ascii="Arial" w:eastAsia="Arial" w:hAnsi="Arial" w:cs="Arial"/>
                <w:sz w:val="20"/>
                <w:szCs w:val="20"/>
                <w:rtl/>
              </w:rPr>
              <w:t>کتنی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پانچ</w:t>
            </w:r>
            <w:proofErr w:type="spellEnd"/>
            <w:r>
              <w:rPr>
                <w:rFonts w:ascii="Arial" w:eastAsia="Arial" w:hAnsi="Arial" w:cs="Arial"/>
                <w:sz w:val="20"/>
                <w:szCs w:val="20"/>
                <w:rtl/>
              </w:rPr>
              <w:t xml:space="preserve"> سو </w:t>
            </w:r>
            <w:proofErr w:type="spellStart"/>
            <w:r>
              <w:rPr>
                <w:rFonts w:ascii="Arial" w:eastAsia="Arial" w:hAnsi="Arial" w:cs="Arial"/>
                <w:sz w:val="20"/>
                <w:szCs w:val="20"/>
                <w:rtl/>
              </w:rPr>
              <w:t>روپے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تک</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پانچ</w:t>
            </w:r>
            <w:proofErr w:type="spellEnd"/>
            <w:r>
              <w:rPr>
                <w:rFonts w:ascii="Arial" w:eastAsia="Arial" w:hAnsi="Arial" w:cs="Arial"/>
                <w:sz w:val="20"/>
                <w:szCs w:val="20"/>
                <w:rtl/>
              </w:rPr>
              <w:t xml:space="preserve"> سو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ہزار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تک</w:t>
            </w:r>
            <w:proofErr w:type="spellEnd"/>
            <w:r>
              <w:rPr>
                <w:rFonts w:ascii="Arial" w:eastAsia="Arial" w:hAnsi="Arial" w:cs="Arial"/>
                <w:sz w:val="20"/>
                <w:szCs w:val="20"/>
                <w:rtl/>
              </w:rPr>
              <w:t xml:space="preserve"> 2، </w:t>
            </w:r>
            <w:proofErr w:type="spellStart"/>
            <w:r>
              <w:rPr>
                <w:rFonts w:ascii="Arial" w:eastAsia="Arial" w:hAnsi="Arial" w:cs="Arial"/>
                <w:sz w:val="20"/>
                <w:szCs w:val="20"/>
                <w:rtl/>
              </w:rPr>
              <w:t>ایک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ہزار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زیادہ</w:t>
            </w:r>
            <w:proofErr w:type="spellEnd"/>
            <w:r>
              <w:rPr>
                <w:rFonts w:ascii="Arial" w:eastAsia="Arial" w:hAnsi="Arial" w:cs="Arial"/>
                <w:sz w:val="20"/>
                <w:szCs w:val="20"/>
                <w:rtl/>
              </w:rPr>
              <w:t xml:space="preserve"> 3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درج </w:t>
            </w:r>
            <w:proofErr w:type="spellStart"/>
            <w:r>
              <w:rPr>
                <w:rFonts w:ascii="Arial" w:eastAsia="Arial" w:hAnsi="Arial" w:cs="Arial"/>
                <w:sz w:val="20"/>
                <w:szCs w:val="20"/>
                <w:rtl/>
              </w:rPr>
              <w:t>کروانے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9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4CE1170B" w14:textId="77777777" w:rsidR="006C4FB2" w:rsidRDefault="00000000">
            <w:pPr>
              <w:spacing w:before="20" w:after="20"/>
            </w:pPr>
            <w:r>
              <w:rPr>
                <w:sz w:val="14"/>
                <w:szCs w:val="14"/>
              </w:rPr>
              <w:t>How much was deducted? Press 1 up to 500 rupees, 2 for 500–1,000, 3 for more than 1,000. Press 9 to register a complaint.</w:t>
            </w:r>
          </w:p>
        </w:tc>
        <w:tc>
          <w:tcPr>
            <w:tcW w:w="2000" w:type="dxa"/>
            <w:shd w:val="clear" w:color="auto" w:fill="FFFFFF"/>
            <w:tcMar>
              <w:top w:w="40" w:type="dxa"/>
              <w:left w:w="80" w:type="dxa"/>
              <w:bottom w:w="40" w:type="dxa"/>
              <w:right w:w="80" w:type="dxa"/>
            </w:tcMar>
            <w:vAlign w:val="center"/>
          </w:tcPr>
          <w:p w14:paraId="723DCEEB" w14:textId="77777777" w:rsidR="006C4FB2" w:rsidRDefault="00000000">
            <w:pPr>
              <w:spacing w:before="20" w:after="20"/>
            </w:pPr>
            <w:r>
              <w:rPr>
                <w:sz w:val="14"/>
                <w:szCs w:val="14"/>
              </w:rPr>
              <w:t>9 → GRM ticket and SMS T4; hotspot mapping</w:t>
            </w:r>
          </w:p>
        </w:tc>
      </w:tr>
      <w:tr w:rsidR="006C4FB2" w14:paraId="6396C5F4" w14:textId="77777777">
        <w:trPr>
          <w:cantSplit/>
        </w:trPr>
        <w:tc>
          <w:tcPr>
            <w:tcW w:w="900" w:type="dxa"/>
            <w:shd w:val="clear" w:color="auto" w:fill="F4F7FB"/>
            <w:tcMar>
              <w:top w:w="40" w:type="dxa"/>
              <w:left w:w="80" w:type="dxa"/>
              <w:bottom w:w="40" w:type="dxa"/>
              <w:right w:w="80" w:type="dxa"/>
            </w:tcMar>
            <w:vAlign w:val="center"/>
          </w:tcPr>
          <w:p w14:paraId="28E3985C" w14:textId="77777777" w:rsidR="006C4FB2" w:rsidRDefault="00000000">
            <w:pPr>
              <w:spacing w:before="20" w:after="20"/>
            </w:pPr>
            <w:r>
              <w:rPr>
                <w:sz w:val="14"/>
                <w:szCs w:val="14"/>
              </w:rPr>
              <w:t>Q5</w:t>
            </w:r>
          </w:p>
        </w:tc>
        <w:tc>
          <w:tcPr>
            <w:tcW w:w="3700" w:type="dxa"/>
            <w:shd w:val="clear" w:color="auto" w:fill="F4F7FB"/>
            <w:tcMar>
              <w:top w:w="40" w:type="dxa"/>
              <w:left w:w="80" w:type="dxa"/>
              <w:bottom w:w="40" w:type="dxa"/>
              <w:right w:w="80" w:type="dxa"/>
            </w:tcMar>
            <w:vAlign w:val="center"/>
          </w:tcPr>
          <w:p w14:paraId="3E58C169" w14:textId="77777777" w:rsidR="006C4FB2" w:rsidRDefault="00000000">
            <w:pPr>
              <w:bidi/>
              <w:spacing w:before="20" w:after="20" w:line="276" w:lineRule="auto"/>
            </w:pP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کچھ</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بچا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ہاں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2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4F7FB"/>
            <w:tcMar>
              <w:top w:w="40" w:type="dxa"/>
              <w:left w:w="80" w:type="dxa"/>
              <w:bottom w:w="40" w:type="dxa"/>
              <w:right w:w="80" w:type="dxa"/>
            </w:tcMar>
            <w:vAlign w:val="center"/>
          </w:tcPr>
          <w:p w14:paraId="6E00B7A0" w14:textId="77777777" w:rsidR="006C4FB2" w:rsidRDefault="00000000">
            <w:pPr>
              <w:spacing w:before="20" w:after="20"/>
            </w:pPr>
            <w:r>
              <w:rPr>
                <w:sz w:val="14"/>
                <w:szCs w:val="14"/>
              </w:rPr>
              <w:t>Have you kept some money saved in your wallet? Press 1 for yes, 2 for no.</w:t>
            </w:r>
          </w:p>
        </w:tc>
        <w:tc>
          <w:tcPr>
            <w:tcW w:w="2000" w:type="dxa"/>
            <w:shd w:val="clear" w:color="auto" w:fill="F4F7FB"/>
            <w:tcMar>
              <w:top w:w="40" w:type="dxa"/>
              <w:left w:w="80" w:type="dxa"/>
              <w:bottom w:w="40" w:type="dxa"/>
              <w:right w:w="80" w:type="dxa"/>
            </w:tcMar>
            <w:vAlign w:val="center"/>
          </w:tcPr>
          <w:p w14:paraId="2C917734" w14:textId="77777777" w:rsidR="006C4FB2" w:rsidRDefault="00000000">
            <w:pPr>
              <w:spacing w:before="20" w:after="20"/>
            </w:pPr>
            <w:r>
              <w:rPr>
                <w:sz w:val="14"/>
                <w:szCs w:val="14"/>
              </w:rPr>
              <w:t>Saving indicator</w:t>
            </w:r>
          </w:p>
        </w:tc>
      </w:tr>
      <w:tr w:rsidR="006C4FB2" w14:paraId="1F068150" w14:textId="77777777">
        <w:trPr>
          <w:cantSplit/>
        </w:trPr>
        <w:tc>
          <w:tcPr>
            <w:tcW w:w="900" w:type="dxa"/>
            <w:shd w:val="clear" w:color="auto" w:fill="FFFFFF"/>
            <w:tcMar>
              <w:top w:w="40" w:type="dxa"/>
              <w:left w:w="80" w:type="dxa"/>
              <w:bottom w:w="40" w:type="dxa"/>
              <w:right w:w="80" w:type="dxa"/>
            </w:tcMar>
            <w:vAlign w:val="center"/>
          </w:tcPr>
          <w:p w14:paraId="2A350718" w14:textId="77777777" w:rsidR="006C4FB2" w:rsidRDefault="00000000">
            <w:pPr>
              <w:spacing w:before="20" w:after="20"/>
            </w:pPr>
            <w:r>
              <w:rPr>
                <w:sz w:val="14"/>
                <w:szCs w:val="14"/>
              </w:rPr>
              <w:t>Q6</w:t>
            </w:r>
          </w:p>
        </w:tc>
        <w:tc>
          <w:tcPr>
            <w:tcW w:w="3700" w:type="dxa"/>
            <w:shd w:val="clear" w:color="auto" w:fill="FFFFFF"/>
            <w:tcMar>
              <w:top w:w="40" w:type="dxa"/>
              <w:left w:w="80" w:type="dxa"/>
              <w:bottom w:w="40" w:type="dxa"/>
              <w:right w:w="80" w:type="dxa"/>
            </w:tcMar>
            <w:vAlign w:val="center"/>
          </w:tcPr>
          <w:p w14:paraId="4F5DFB4F" w14:textId="77777777" w:rsidR="006C4FB2" w:rsidRDefault="00000000">
            <w:pPr>
              <w:bidi/>
              <w:spacing w:before="20" w:after="20" w:line="276" w:lineRule="auto"/>
            </w:pPr>
            <w:proofErr w:type="spellStart"/>
            <w:r>
              <w:rPr>
                <w:rFonts w:ascii="Arial" w:eastAsia="Arial" w:hAnsi="Arial" w:cs="Arial"/>
                <w:sz w:val="20"/>
                <w:szCs w:val="20"/>
                <w:rtl/>
              </w:rPr>
              <w:t>اگر</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نکلوانے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مدد </w:t>
            </w:r>
            <w:proofErr w:type="spellStart"/>
            <w:r>
              <w:rPr>
                <w:rFonts w:ascii="Arial" w:eastAsia="Arial" w:hAnsi="Arial" w:cs="Arial"/>
                <w:sz w:val="20"/>
                <w:szCs w:val="20"/>
                <w:rtl/>
              </w:rPr>
              <w:t>چاہیے</w:t>
            </w:r>
            <w:proofErr w:type="spellEnd"/>
            <w:r>
              <w:rPr>
                <w:rFonts w:ascii="Arial" w:eastAsia="Arial" w:hAnsi="Arial" w:cs="Arial"/>
                <w:sz w:val="20"/>
                <w:szCs w:val="20"/>
                <w:rtl/>
              </w:rPr>
              <w:t xml:space="preserve"> تو 1 </w:t>
            </w:r>
            <w:proofErr w:type="spellStart"/>
            <w:r>
              <w:rPr>
                <w:rFonts w:ascii="Arial" w:eastAsia="Arial" w:hAnsi="Arial" w:cs="Arial"/>
                <w:sz w:val="20"/>
                <w:szCs w:val="20"/>
                <w:rtl/>
              </w:rPr>
              <w:t>دبائیں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ہماری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ٹیم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637EEC80" w14:textId="77777777" w:rsidR="006C4FB2" w:rsidRDefault="00000000">
            <w:pPr>
              <w:spacing w:before="20" w:after="20"/>
            </w:pPr>
            <w:r>
              <w:rPr>
                <w:sz w:val="14"/>
                <w:szCs w:val="14"/>
              </w:rPr>
              <w:t>If you need help withdrawing your money, press 1 and our team will call you.</w:t>
            </w:r>
          </w:p>
        </w:tc>
        <w:tc>
          <w:tcPr>
            <w:tcW w:w="2000" w:type="dxa"/>
            <w:shd w:val="clear" w:color="auto" w:fill="FFFFFF"/>
            <w:tcMar>
              <w:top w:w="40" w:type="dxa"/>
              <w:left w:w="80" w:type="dxa"/>
              <w:bottom w:w="40" w:type="dxa"/>
              <w:right w:w="80" w:type="dxa"/>
            </w:tcMar>
            <w:vAlign w:val="center"/>
          </w:tcPr>
          <w:p w14:paraId="1743CC6F" w14:textId="77777777" w:rsidR="006C4FB2" w:rsidRDefault="00000000">
            <w:pPr>
              <w:spacing w:before="20" w:after="20"/>
            </w:pPr>
            <w:r>
              <w:rPr>
                <w:sz w:val="14"/>
                <w:szCs w:val="14"/>
              </w:rPr>
              <w:t>Callback queue</w:t>
            </w:r>
          </w:p>
        </w:tc>
      </w:tr>
      <w:tr w:rsidR="006C4FB2" w14:paraId="42EBF56C" w14:textId="77777777">
        <w:trPr>
          <w:cantSplit/>
        </w:trPr>
        <w:tc>
          <w:tcPr>
            <w:tcW w:w="900" w:type="dxa"/>
            <w:shd w:val="clear" w:color="auto" w:fill="F4F7FB"/>
            <w:tcMar>
              <w:top w:w="40" w:type="dxa"/>
              <w:left w:w="80" w:type="dxa"/>
              <w:bottom w:w="40" w:type="dxa"/>
              <w:right w:w="80" w:type="dxa"/>
            </w:tcMar>
            <w:vAlign w:val="center"/>
          </w:tcPr>
          <w:p w14:paraId="579B9C5F" w14:textId="77777777" w:rsidR="006C4FB2" w:rsidRDefault="00000000">
            <w:pPr>
              <w:spacing w:before="20" w:after="20"/>
            </w:pPr>
            <w:r>
              <w:rPr>
                <w:sz w:val="14"/>
                <w:szCs w:val="14"/>
              </w:rPr>
              <w:t>Close</w:t>
            </w:r>
          </w:p>
        </w:tc>
        <w:tc>
          <w:tcPr>
            <w:tcW w:w="3700" w:type="dxa"/>
            <w:shd w:val="clear" w:color="auto" w:fill="F4F7FB"/>
            <w:tcMar>
              <w:top w:w="40" w:type="dxa"/>
              <w:left w:w="80" w:type="dxa"/>
              <w:bottom w:w="40" w:type="dxa"/>
              <w:right w:w="80" w:type="dxa"/>
            </w:tcMar>
            <w:vAlign w:val="center"/>
          </w:tcPr>
          <w:p w14:paraId="07CADF34" w14:textId="77777777" w:rsidR="006C4FB2" w:rsidRDefault="00000000">
            <w:pPr>
              <w:bidi/>
              <w:spacing w:before="20" w:after="20" w:line="276" w:lineRule="auto"/>
            </w:pP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شکریہ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حق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اللہ</w:t>
            </w:r>
            <w:proofErr w:type="spellEnd"/>
            <w:r>
              <w:rPr>
                <w:rFonts w:ascii="Arial" w:eastAsia="Arial" w:hAnsi="Arial" w:cs="Arial"/>
                <w:sz w:val="20"/>
                <w:szCs w:val="20"/>
                <w:rtl/>
              </w:rPr>
              <w:t xml:space="preserve"> حافظ۔</w:t>
            </w:r>
          </w:p>
        </w:tc>
        <w:tc>
          <w:tcPr>
            <w:tcW w:w="3146" w:type="dxa"/>
            <w:shd w:val="clear" w:color="auto" w:fill="F4F7FB"/>
            <w:tcMar>
              <w:top w:w="40" w:type="dxa"/>
              <w:left w:w="80" w:type="dxa"/>
              <w:bottom w:w="40" w:type="dxa"/>
              <w:right w:w="80" w:type="dxa"/>
            </w:tcMar>
            <w:vAlign w:val="center"/>
          </w:tcPr>
          <w:p w14:paraId="0CE17695" w14:textId="77777777" w:rsidR="006C4FB2" w:rsidRDefault="00000000">
            <w:pPr>
              <w:spacing w:before="20" w:after="20"/>
            </w:pPr>
            <w:r>
              <w:rPr>
                <w:sz w:val="14"/>
                <w:szCs w:val="14"/>
              </w:rPr>
              <w:t>Thank you. Remember, the full amount is your right. Goodbye.</w:t>
            </w:r>
          </w:p>
        </w:tc>
        <w:tc>
          <w:tcPr>
            <w:tcW w:w="2000" w:type="dxa"/>
            <w:shd w:val="clear" w:color="auto" w:fill="F4F7FB"/>
            <w:tcMar>
              <w:top w:w="40" w:type="dxa"/>
              <w:left w:w="80" w:type="dxa"/>
              <w:bottom w:w="40" w:type="dxa"/>
              <w:right w:w="80" w:type="dxa"/>
            </w:tcMar>
            <w:vAlign w:val="center"/>
          </w:tcPr>
          <w:p w14:paraId="408ED772" w14:textId="77777777" w:rsidR="006C4FB2" w:rsidRDefault="006C4FB2">
            <w:pPr>
              <w:spacing w:before="20" w:after="20"/>
            </w:pPr>
          </w:p>
        </w:tc>
      </w:tr>
    </w:tbl>
    <w:p w14:paraId="7133153C" w14:textId="77777777" w:rsidR="006C4FB2" w:rsidRDefault="006C4FB2">
      <w:pPr>
        <w:spacing w:after="60"/>
      </w:pPr>
    </w:p>
    <w:p w14:paraId="4FC2994E" w14:textId="77777777" w:rsidR="006C4FB2" w:rsidRDefault="00000000">
      <w:pPr>
        <w:pStyle w:val="Heading3"/>
        <w:keepNext/>
      </w:pPr>
      <w:r>
        <w:lastRenderedPageBreak/>
        <w:t>IVR-6: Missed-call helpline (always on)</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900"/>
        <w:gridCol w:w="3700"/>
        <w:gridCol w:w="3146"/>
        <w:gridCol w:w="2000"/>
      </w:tblGrid>
      <w:tr w:rsidR="006C4FB2" w14:paraId="3B92227C" w14:textId="77777777">
        <w:trPr>
          <w:cantSplit/>
          <w:tblHeader/>
        </w:trPr>
        <w:tc>
          <w:tcPr>
            <w:tcW w:w="900" w:type="dxa"/>
            <w:shd w:val="clear" w:color="auto" w:fill="1F3864"/>
            <w:tcMar>
              <w:top w:w="50" w:type="dxa"/>
              <w:left w:w="80" w:type="dxa"/>
              <w:bottom w:w="50" w:type="dxa"/>
              <w:right w:w="80" w:type="dxa"/>
            </w:tcMar>
            <w:vAlign w:val="center"/>
          </w:tcPr>
          <w:p w14:paraId="77801E93" w14:textId="77777777" w:rsidR="006C4FB2" w:rsidRDefault="00000000">
            <w:pPr>
              <w:spacing w:before="20" w:after="20"/>
            </w:pPr>
            <w:r>
              <w:rPr>
                <w:b/>
                <w:bCs/>
                <w:color w:val="FFFFFF"/>
                <w:sz w:val="14"/>
                <w:szCs w:val="14"/>
              </w:rPr>
              <w:t>Node</w:t>
            </w:r>
          </w:p>
        </w:tc>
        <w:tc>
          <w:tcPr>
            <w:tcW w:w="3700" w:type="dxa"/>
            <w:shd w:val="clear" w:color="auto" w:fill="1F3864"/>
            <w:tcMar>
              <w:top w:w="50" w:type="dxa"/>
              <w:left w:w="80" w:type="dxa"/>
              <w:bottom w:w="50" w:type="dxa"/>
              <w:right w:w="80" w:type="dxa"/>
            </w:tcMar>
            <w:vAlign w:val="center"/>
          </w:tcPr>
          <w:p w14:paraId="0921D40F" w14:textId="77777777" w:rsidR="006C4FB2" w:rsidRDefault="00000000">
            <w:pPr>
              <w:spacing w:before="20" w:after="20"/>
            </w:pPr>
            <w:r>
              <w:rPr>
                <w:b/>
                <w:bCs/>
                <w:color w:val="FFFFFF"/>
                <w:sz w:val="14"/>
                <w:szCs w:val="14"/>
              </w:rPr>
              <w:t>Urdu prompt</w:t>
            </w:r>
          </w:p>
        </w:tc>
        <w:tc>
          <w:tcPr>
            <w:tcW w:w="3146" w:type="dxa"/>
            <w:shd w:val="clear" w:color="auto" w:fill="1F3864"/>
            <w:tcMar>
              <w:top w:w="50" w:type="dxa"/>
              <w:left w:w="80" w:type="dxa"/>
              <w:bottom w:w="50" w:type="dxa"/>
              <w:right w:w="80" w:type="dxa"/>
            </w:tcMar>
            <w:vAlign w:val="center"/>
          </w:tcPr>
          <w:p w14:paraId="71D0F114" w14:textId="77777777" w:rsidR="006C4FB2" w:rsidRDefault="00000000">
            <w:pPr>
              <w:spacing w:before="20" w:after="20"/>
            </w:pPr>
            <w:r>
              <w:rPr>
                <w:b/>
                <w:bCs/>
                <w:color w:val="FFFFFF"/>
                <w:sz w:val="14"/>
                <w:szCs w:val="14"/>
              </w:rPr>
              <w:t>English rendering</w:t>
            </w:r>
          </w:p>
        </w:tc>
        <w:tc>
          <w:tcPr>
            <w:tcW w:w="2000" w:type="dxa"/>
            <w:shd w:val="clear" w:color="auto" w:fill="1F3864"/>
            <w:tcMar>
              <w:top w:w="50" w:type="dxa"/>
              <w:left w:w="80" w:type="dxa"/>
              <w:bottom w:w="50" w:type="dxa"/>
              <w:right w:w="80" w:type="dxa"/>
            </w:tcMar>
            <w:vAlign w:val="center"/>
          </w:tcPr>
          <w:p w14:paraId="77BD7DDB" w14:textId="77777777" w:rsidR="006C4FB2" w:rsidRDefault="00000000">
            <w:pPr>
              <w:spacing w:before="20" w:after="20"/>
            </w:pPr>
            <w:r>
              <w:rPr>
                <w:b/>
                <w:bCs/>
                <w:color w:val="FFFFFF"/>
                <w:sz w:val="14"/>
                <w:szCs w:val="14"/>
              </w:rPr>
              <w:t>Logic and data</w:t>
            </w:r>
          </w:p>
        </w:tc>
      </w:tr>
      <w:tr w:rsidR="006C4FB2" w14:paraId="3FA1B937" w14:textId="77777777">
        <w:trPr>
          <w:cantSplit/>
        </w:trPr>
        <w:tc>
          <w:tcPr>
            <w:tcW w:w="900" w:type="dxa"/>
            <w:shd w:val="clear" w:color="auto" w:fill="FFFFFF"/>
            <w:tcMar>
              <w:top w:w="40" w:type="dxa"/>
              <w:left w:w="80" w:type="dxa"/>
              <w:bottom w:w="40" w:type="dxa"/>
              <w:right w:w="80" w:type="dxa"/>
            </w:tcMar>
            <w:vAlign w:val="center"/>
          </w:tcPr>
          <w:p w14:paraId="7041C67C" w14:textId="77777777" w:rsidR="006C4FB2" w:rsidRDefault="00000000">
            <w:pPr>
              <w:spacing w:before="20" w:after="20"/>
            </w:pPr>
            <w:r>
              <w:rPr>
                <w:sz w:val="14"/>
                <w:szCs w:val="14"/>
              </w:rPr>
              <w:t>Menu</w:t>
            </w:r>
          </w:p>
        </w:tc>
        <w:tc>
          <w:tcPr>
            <w:tcW w:w="3700" w:type="dxa"/>
            <w:shd w:val="clear" w:color="auto" w:fill="FFFFFF"/>
            <w:tcMar>
              <w:top w:w="40" w:type="dxa"/>
              <w:left w:w="80" w:type="dxa"/>
              <w:bottom w:w="40" w:type="dxa"/>
              <w:right w:w="80" w:type="dxa"/>
            </w:tcMar>
            <w:vAlign w:val="center"/>
          </w:tcPr>
          <w:p w14:paraId="26688247" w14:textId="77777777" w:rsidR="006C4FB2" w:rsidRDefault="00000000">
            <w:pPr>
              <w:bidi/>
              <w:spacing w:before="20" w:after="20" w:line="276" w:lineRule="auto"/>
            </w:pPr>
            <w:r>
              <w:rPr>
                <w:rFonts w:ascii="Arial" w:eastAsia="Arial" w:hAnsi="Arial" w:cs="Arial"/>
                <w:sz w:val="20"/>
                <w:szCs w:val="20"/>
                <w:rtl/>
              </w:rPr>
              <w:t xml:space="preserve">خوش </w:t>
            </w:r>
            <w:proofErr w:type="spellStart"/>
            <w:r>
              <w:rPr>
                <w:rFonts w:ascii="Arial" w:eastAsia="Arial" w:hAnsi="Arial" w:cs="Arial"/>
                <w:sz w:val="20"/>
                <w:szCs w:val="20"/>
                <w:rtl/>
              </w:rPr>
              <w:t>آمدید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پچھلا</w:t>
            </w:r>
            <w:proofErr w:type="spellEnd"/>
            <w:r>
              <w:rPr>
                <w:rFonts w:ascii="Arial" w:eastAsia="Arial" w:hAnsi="Arial" w:cs="Arial"/>
                <w:sz w:val="20"/>
                <w:szCs w:val="20"/>
                <w:rtl/>
              </w:rPr>
              <w:t xml:space="preserve"> سبق </w:t>
            </w:r>
            <w:proofErr w:type="spellStart"/>
            <w:r>
              <w:rPr>
                <w:rFonts w:ascii="Arial" w:eastAsia="Arial" w:hAnsi="Arial" w:cs="Arial"/>
                <w:sz w:val="20"/>
                <w:szCs w:val="20"/>
                <w:rtl/>
              </w:rPr>
              <w:t>دوبارہ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سننے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1، </w:t>
            </w:r>
            <w:proofErr w:type="spellStart"/>
            <w:r>
              <w:rPr>
                <w:rFonts w:ascii="Arial" w:eastAsia="Arial" w:hAnsi="Arial" w:cs="Arial"/>
                <w:sz w:val="20"/>
                <w:szCs w:val="20"/>
                <w:rtl/>
              </w:rPr>
              <w:t>بیلنس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دیکھنے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طریقہ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سننے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2، </w:t>
            </w:r>
            <w:proofErr w:type="spellStart"/>
            <w:r>
              <w:rPr>
                <w:rFonts w:ascii="Arial" w:eastAsia="Arial" w:hAnsi="Arial" w:cs="Arial"/>
                <w:sz w:val="20"/>
                <w:szCs w:val="20"/>
                <w:rtl/>
              </w:rPr>
              <w:t>دھوکے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3، اور </w:t>
            </w:r>
            <w:proofErr w:type="spellStart"/>
            <w:r>
              <w:rPr>
                <w:rFonts w:ascii="Arial" w:eastAsia="Arial" w:hAnsi="Arial" w:cs="Arial"/>
                <w:sz w:val="20"/>
                <w:szCs w:val="20"/>
                <w:rtl/>
              </w:rPr>
              <w:t>ہمارے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نمائندے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بات </w:t>
            </w:r>
            <w:proofErr w:type="spellStart"/>
            <w:r>
              <w:rPr>
                <w:rFonts w:ascii="Arial" w:eastAsia="Arial" w:hAnsi="Arial" w:cs="Arial"/>
                <w:sz w:val="20"/>
                <w:szCs w:val="20"/>
                <w:rtl/>
              </w:rPr>
              <w:t>کرنے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لیے</w:t>
            </w:r>
            <w:proofErr w:type="spellEnd"/>
            <w:r>
              <w:rPr>
                <w:rFonts w:ascii="Arial" w:eastAsia="Arial" w:hAnsi="Arial" w:cs="Arial"/>
                <w:sz w:val="20"/>
                <w:szCs w:val="20"/>
                <w:rtl/>
              </w:rPr>
              <w:t xml:space="preserve"> 4 </w:t>
            </w:r>
            <w:proofErr w:type="spellStart"/>
            <w:r>
              <w:rPr>
                <w:rFonts w:ascii="Arial" w:eastAsia="Arial" w:hAnsi="Arial" w:cs="Arial"/>
                <w:sz w:val="20"/>
                <w:szCs w:val="20"/>
                <w:rtl/>
              </w:rPr>
              <w:t>دبائیں</w:t>
            </w:r>
            <w:proofErr w:type="spellEnd"/>
            <w:r>
              <w:rPr>
                <w:rFonts w:ascii="Arial" w:eastAsia="Arial" w:hAnsi="Arial" w:cs="Arial"/>
                <w:sz w:val="20"/>
                <w:szCs w:val="20"/>
                <w:rtl/>
              </w:rPr>
              <w:t>۔</w:t>
            </w:r>
          </w:p>
        </w:tc>
        <w:tc>
          <w:tcPr>
            <w:tcW w:w="3146" w:type="dxa"/>
            <w:shd w:val="clear" w:color="auto" w:fill="FFFFFF"/>
            <w:tcMar>
              <w:top w:w="40" w:type="dxa"/>
              <w:left w:w="80" w:type="dxa"/>
              <w:bottom w:w="40" w:type="dxa"/>
              <w:right w:w="80" w:type="dxa"/>
            </w:tcMar>
            <w:vAlign w:val="center"/>
          </w:tcPr>
          <w:p w14:paraId="125AA19B" w14:textId="77777777" w:rsidR="006C4FB2" w:rsidRDefault="00000000">
            <w:pPr>
              <w:spacing w:before="20" w:after="20"/>
            </w:pPr>
            <w:r>
              <w:rPr>
                <w:sz w:val="14"/>
                <w:szCs w:val="14"/>
              </w:rPr>
              <w:t>Welcome. Press 1 to hear your last lesson again, 2 to hear how to check your balance, 3 to report fraud or a deduction, 4 to speak to our representative.</w:t>
            </w:r>
          </w:p>
        </w:tc>
        <w:tc>
          <w:tcPr>
            <w:tcW w:w="2000" w:type="dxa"/>
            <w:shd w:val="clear" w:color="auto" w:fill="FFFFFF"/>
            <w:tcMar>
              <w:top w:w="40" w:type="dxa"/>
              <w:left w:w="80" w:type="dxa"/>
              <w:bottom w:w="40" w:type="dxa"/>
              <w:right w:w="80" w:type="dxa"/>
            </w:tcMar>
            <w:vAlign w:val="center"/>
          </w:tcPr>
          <w:p w14:paraId="39F6798C" w14:textId="77777777" w:rsidR="006C4FB2" w:rsidRDefault="00000000">
            <w:pPr>
              <w:spacing w:before="20" w:after="20"/>
            </w:pPr>
            <w:r>
              <w:rPr>
                <w:sz w:val="14"/>
                <w:szCs w:val="14"/>
              </w:rPr>
              <w:t>A missed call triggers an automatic callback within 15 minutes; 2 plays her bank’s USSD steps; 3 opens a GRM ticket; 4 connects 09:00–17:00, otherwise callback queue</w:t>
            </w:r>
          </w:p>
        </w:tc>
      </w:tr>
    </w:tbl>
    <w:p w14:paraId="3A4B4627" w14:textId="77777777" w:rsidR="006C4FB2" w:rsidRDefault="006C4FB2">
      <w:pPr>
        <w:spacing w:after="60"/>
      </w:pPr>
    </w:p>
    <w:p w14:paraId="74CF1178" w14:textId="77777777" w:rsidR="006C4FB2" w:rsidRDefault="00000000">
      <w:pPr>
        <w:spacing w:after="100" w:line="264" w:lineRule="auto"/>
        <w:jc w:val="both"/>
      </w:pPr>
      <w:r>
        <w:t>IVR-7 (sending money and paying bills), IVR-8 (saving in the wallet) and IVR-9 (my money, my decision) follow the same drama–rule–quiz structure and are finalised with the content team’s gender-intentional modules.</w:t>
      </w:r>
    </w:p>
    <w:p w14:paraId="46DE177D" w14:textId="77777777" w:rsidR="006C4FB2" w:rsidRDefault="00000000">
      <w:pPr>
        <w:pStyle w:val="Heading1"/>
        <w:keepNext/>
      </w:pPr>
      <w:bookmarkStart w:id="72" w:name="_Toc242799528"/>
      <w:r>
        <w:t>Annex B: SMS Nudge Sequence</w:t>
      </w:r>
      <w:bookmarkEnd w:id="72"/>
    </w:p>
    <w:p w14:paraId="5137E9A8" w14:textId="77777777" w:rsidR="006C4FB2" w:rsidRDefault="00000000">
      <w:pPr>
        <w:spacing w:after="100" w:line="264" w:lineRule="auto"/>
        <w:jc w:val="both"/>
      </w:pPr>
      <w:r>
        <w:t>All messages are in Urdu Unicode within two segments (134 characters), sent through BISP’s 8171 channel between 09:00 and 20:00. Segments A and C receive the full sequence (18 scheduled messages); segments B and D receive the ten messages marked “all”; segment E is reached through Peer Rahnumas. T4 and F1 are event-triggered.</w:t>
      </w:r>
    </w:p>
    <w:tbl>
      <w:tblPr>
        <w:tblW w:w="9746" w:type="dxa"/>
        <w:tblBorders>
          <w:top w:val="single" w:sz="4" w:space="0" w:color="D9DCE3"/>
          <w:left w:val="single" w:sz="4" w:space="0" w:color="D9DCE3"/>
          <w:bottom w:val="single" w:sz="4" w:space="0" w:color="D9DCE3"/>
          <w:right w:val="single" w:sz="4" w:space="0" w:color="D9DCE3"/>
          <w:insideH w:val="single" w:sz="4" w:space="0" w:color="D9DCE3"/>
          <w:insideV w:val="single" w:sz="4" w:space="0" w:color="D9DCE3"/>
        </w:tblBorders>
        <w:tblCellMar>
          <w:left w:w="10" w:type="dxa"/>
          <w:right w:w="10" w:type="dxa"/>
        </w:tblCellMar>
        <w:tblLook w:val="04A0" w:firstRow="1" w:lastRow="0" w:firstColumn="1" w:lastColumn="0" w:noHBand="0" w:noVBand="1"/>
      </w:tblPr>
      <w:tblGrid>
        <w:gridCol w:w="650"/>
        <w:gridCol w:w="1450"/>
        <w:gridCol w:w="800"/>
        <w:gridCol w:w="3846"/>
        <w:gridCol w:w="3000"/>
      </w:tblGrid>
      <w:tr w:rsidR="006C4FB2" w14:paraId="0F9B87E9" w14:textId="77777777">
        <w:trPr>
          <w:cantSplit/>
          <w:tblHeader/>
        </w:trPr>
        <w:tc>
          <w:tcPr>
            <w:tcW w:w="650" w:type="dxa"/>
            <w:shd w:val="clear" w:color="auto" w:fill="1F3864"/>
            <w:tcMar>
              <w:top w:w="50" w:type="dxa"/>
              <w:left w:w="80" w:type="dxa"/>
              <w:bottom w:w="50" w:type="dxa"/>
              <w:right w:w="80" w:type="dxa"/>
            </w:tcMar>
            <w:vAlign w:val="center"/>
          </w:tcPr>
          <w:p w14:paraId="690BA44D" w14:textId="77777777" w:rsidR="006C4FB2" w:rsidRDefault="00000000">
            <w:pPr>
              <w:spacing w:before="20" w:after="20"/>
            </w:pPr>
            <w:r>
              <w:rPr>
                <w:b/>
                <w:bCs/>
                <w:color w:val="FFFFFF"/>
                <w:sz w:val="14"/>
                <w:szCs w:val="14"/>
              </w:rPr>
              <w:t>Code</w:t>
            </w:r>
          </w:p>
        </w:tc>
        <w:tc>
          <w:tcPr>
            <w:tcW w:w="1450" w:type="dxa"/>
            <w:shd w:val="clear" w:color="auto" w:fill="1F3864"/>
            <w:tcMar>
              <w:top w:w="50" w:type="dxa"/>
              <w:left w:w="80" w:type="dxa"/>
              <w:bottom w:w="50" w:type="dxa"/>
              <w:right w:w="80" w:type="dxa"/>
            </w:tcMar>
            <w:vAlign w:val="center"/>
          </w:tcPr>
          <w:p w14:paraId="7EAB08BE" w14:textId="77777777" w:rsidR="006C4FB2" w:rsidRDefault="00000000">
            <w:pPr>
              <w:spacing w:before="20" w:after="20"/>
            </w:pPr>
            <w:r>
              <w:rPr>
                <w:b/>
                <w:bCs/>
                <w:color w:val="FFFFFF"/>
                <w:sz w:val="14"/>
                <w:szCs w:val="14"/>
              </w:rPr>
              <w:t>Timing</w:t>
            </w:r>
          </w:p>
        </w:tc>
        <w:tc>
          <w:tcPr>
            <w:tcW w:w="800" w:type="dxa"/>
            <w:shd w:val="clear" w:color="auto" w:fill="1F3864"/>
            <w:tcMar>
              <w:top w:w="50" w:type="dxa"/>
              <w:left w:w="80" w:type="dxa"/>
              <w:bottom w:w="50" w:type="dxa"/>
              <w:right w:w="80" w:type="dxa"/>
            </w:tcMar>
            <w:vAlign w:val="center"/>
          </w:tcPr>
          <w:p w14:paraId="027B5B03" w14:textId="77777777" w:rsidR="006C4FB2" w:rsidRDefault="00000000">
            <w:pPr>
              <w:spacing w:before="20" w:after="20"/>
            </w:pPr>
            <w:r>
              <w:rPr>
                <w:b/>
                <w:bCs/>
                <w:color w:val="FFFFFF"/>
                <w:sz w:val="14"/>
                <w:szCs w:val="14"/>
              </w:rPr>
              <w:t>Sent to</w:t>
            </w:r>
          </w:p>
        </w:tc>
        <w:tc>
          <w:tcPr>
            <w:tcW w:w="3846" w:type="dxa"/>
            <w:shd w:val="clear" w:color="auto" w:fill="1F3864"/>
            <w:tcMar>
              <w:top w:w="50" w:type="dxa"/>
              <w:left w:w="80" w:type="dxa"/>
              <w:bottom w:w="50" w:type="dxa"/>
              <w:right w:w="80" w:type="dxa"/>
            </w:tcMar>
            <w:vAlign w:val="center"/>
          </w:tcPr>
          <w:p w14:paraId="515F2A7A" w14:textId="77777777" w:rsidR="006C4FB2" w:rsidRDefault="00000000">
            <w:pPr>
              <w:spacing w:before="20" w:after="20"/>
            </w:pPr>
            <w:r>
              <w:rPr>
                <w:b/>
                <w:bCs/>
                <w:color w:val="FFFFFF"/>
                <w:sz w:val="14"/>
                <w:szCs w:val="14"/>
              </w:rPr>
              <w:t>Urdu text</w:t>
            </w:r>
          </w:p>
        </w:tc>
        <w:tc>
          <w:tcPr>
            <w:tcW w:w="3000" w:type="dxa"/>
            <w:shd w:val="clear" w:color="auto" w:fill="1F3864"/>
            <w:tcMar>
              <w:top w:w="50" w:type="dxa"/>
              <w:left w:w="80" w:type="dxa"/>
              <w:bottom w:w="50" w:type="dxa"/>
              <w:right w:w="80" w:type="dxa"/>
            </w:tcMar>
            <w:vAlign w:val="center"/>
          </w:tcPr>
          <w:p w14:paraId="4AED607D" w14:textId="77777777" w:rsidR="006C4FB2" w:rsidRDefault="00000000">
            <w:pPr>
              <w:spacing w:before="20" w:after="20"/>
            </w:pPr>
            <w:r>
              <w:rPr>
                <w:b/>
                <w:bCs/>
                <w:color w:val="FFFFFF"/>
                <w:sz w:val="14"/>
                <w:szCs w:val="14"/>
              </w:rPr>
              <w:t>English meaning</w:t>
            </w:r>
          </w:p>
        </w:tc>
      </w:tr>
      <w:tr w:rsidR="006C4FB2" w14:paraId="22B461F5" w14:textId="77777777">
        <w:trPr>
          <w:cantSplit/>
        </w:trPr>
        <w:tc>
          <w:tcPr>
            <w:tcW w:w="650" w:type="dxa"/>
            <w:shd w:val="clear" w:color="auto" w:fill="FFFFFF"/>
            <w:tcMar>
              <w:top w:w="40" w:type="dxa"/>
              <w:left w:w="80" w:type="dxa"/>
              <w:bottom w:w="40" w:type="dxa"/>
              <w:right w:w="80" w:type="dxa"/>
            </w:tcMar>
            <w:vAlign w:val="center"/>
          </w:tcPr>
          <w:p w14:paraId="5CB9A9B8" w14:textId="77777777" w:rsidR="006C4FB2" w:rsidRDefault="00000000">
            <w:pPr>
              <w:spacing w:before="20" w:after="20"/>
            </w:pPr>
            <w:r>
              <w:rPr>
                <w:sz w:val="14"/>
                <w:szCs w:val="14"/>
              </w:rPr>
              <w:t>M1</w:t>
            </w:r>
          </w:p>
        </w:tc>
        <w:tc>
          <w:tcPr>
            <w:tcW w:w="1450" w:type="dxa"/>
            <w:shd w:val="clear" w:color="auto" w:fill="FFFFFF"/>
            <w:tcMar>
              <w:top w:w="40" w:type="dxa"/>
              <w:left w:w="80" w:type="dxa"/>
              <w:bottom w:w="40" w:type="dxa"/>
              <w:right w:w="80" w:type="dxa"/>
            </w:tcMar>
            <w:vAlign w:val="center"/>
          </w:tcPr>
          <w:p w14:paraId="59B0DAE6" w14:textId="77777777" w:rsidR="006C4FB2" w:rsidRDefault="00000000">
            <w:pPr>
              <w:spacing w:before="20" w:after="20"/>
            </w:pPr>
            <w:r>
              <w:rPr>
                <w:sz w:val="14"/>
                <w:szCs w:val="14"/>
              </w:rPr>
              <w:t>T−3 before Session A</w:t>
            </w:r>
          </w:p>
        </w:tc>
        <w:tc>
          <w:tcPr>
            <w:tcW w:w="800" w:type="dxa"/>
            <w:shd w:val="clear" w:color="auto" w:fill="FFFFFF"/>
            <w:tcMar>
              <w:top w:w="40" w:type="dxa"/>
              <w:left w:w="80" w:type="dxa"/>
              <w:bottom w:w="40" w:type="dxa"/>
              <w:right w:w="80" w:type="dxa"/>
            </w:tcMar>
            <w:vAlign w:val="center"/>
          </w:tcPr>
          <w:p w14:paraId="70CA8856" w14:textId="77777777" w:rsidR="006C4FB2" w:rsidRDefault="00000000">
            <w:pPr>
              <w:spacing w:before="20" w:after="20"/>
            </w:pPr>
            <w:r>
              <w:rPr>
                <w:sz w:val="14"/>
                <w:szCs w:val="14"/>
              </w:rPr>
              <w:t>all</w:t>
            </w:r>
          </w:p>
        </w:tc>
        <w:tc>
          <w:tcPr>
            <w:tcW w:w="3846" w:type="dxa"/>
            <w:shd w:val="clear" w:color="auto" w:fill="FFFFFF"/>
            <w:tcMar>
              <w:top w:w="40" w:type="dxa"/>
              <w:left w:w="80" w:type="dxa"/>
              <w:bottom w:w="40" w:type="dxa"/>
              <w:right w:w="80" w:type="dxa"/>
            </w:tcMar>
            <w:vAlign w:val="center"/>
          </w:tcPr>
          <w:p w14:paraId="24DD42D4" w14:textId="77777777" w:rsidR="006C4FB2" w:rsidRDefault="00000000">
            <w:pPr>
              <w:bidi/>
              <w:spacing w:before="20" w:after="20" w:line="276" w:lineRule="auto"/>
            </w:pP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مفت </w:t>
            </w:r>
            <w:proofErr w:type="spellStart"/>
            <w:r>
              <w:rPr>
                <w:rFonts w:ascii="Arial" w:eastAsia="Arial" w:hAnsi="Arial" w:cs="Arial"/>
                <w:sz w:val="20"/>
                <w:szCs w:val="20"/>
                <w:rtl/>
              </w:rPr>
              <w:t>ڈیجیٹل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تاریخ</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{مقام}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شناختی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کارڈ</w:t>
            </w:r>
            <w:proofErr w:type="spellEnd"/>
            <w:r>
              <w:rPr>
                <w:rFonts w:ascii="Arial" w:eastAsia="Arial" w:hAnsi="Arial" w:cs="Arial"/>
                <w:sz w:val="20"/>
                <w:szCs w:val="20"/>
                <w:rtl/>
              </w:rPr>
              <w:t xml:space="preserve"> اور فون </w:t>
            </w:r>
            <w:proofErr w:type="spellStart"/>
            <w:r>
              <w:rPr>
                <w:rFonts w:ascii="Arial" w:eastAsia="Arial" w:hAnsi="Arial" w:cs="Arial"/>
                <w:sz w:val="20"/>
                <w:szCs w:val="20"/>
                <w:rtl/>
              </w:rPr>
              <w:t>ساتھ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لائیں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575994F5" w14:textId="77777777" w:rsidR="006C4FB2" w:rsidRDefault="00000000">
            <w:pPr>
              <w:spacing w:before="20" w:after="20"/>
            </w:pPr>
            <w:r>
              <w:rPr>
                <w:sz w:val="14"/>
                <w:szCs w:val="14"/>
              </w:rPr>
              <w:t>BISP: your free digital wallet training is on {date} at {venue}. Bring your CNIC and phone.</w:t>
            </w:r>
          </w:p>
        </w:tc>
      </w:tr>
      <w:tr w:rsidR="006C4FB2" w14:paraId="6BC62C5E" w14:textId="77777777">
        <w:trPr>
          <w:cantSplit/>
        </w:trPr>
        <w:tc>
          <w:tcPr>
            <w:tcW w:w="650" w:type="dxa"/>
            <w:shd w:val="clear" w:color="auto" w:fill="F4F7FB"/>
            <w:tcMar>
              <w:top w:w="40" w:type="dxa"/>
              <w:left w:w="80" w:type="dxa"/>
              <w:bottom w:w="40" w:type="dxa"/>
              <w:right w:w="80" w:type="dxa"/>
            </w:tcMar>
            <w:vAlign w:val="center"/>
          </w:tcPr>
          <w:p w14:paraId="7D1EBD81" w14:textId="77777777" w:rsidR="006C4FB2" w:rsidRDefault="00000000">
            <w:pPr>
              <w:spacing w:before="20" w:after="20"/>
            </w:pPr>
            <w:r>
              <w:rPr>
                <w:sz w:val="14"/>
                <w:szCs w:val="14"/>
              </w:rPr>
              <w:t>M2</w:t>
            </w:r>
          </w:p>
        </w:tc>
        <w:tc>
          <w:tcPr>
            <w:tcW w:w="1450" w:type="dxa"/>
            <w:shd w:val="clear" w:color="auto" w:fill="F4F7FB"/>
            <w:tcMar>
              <w:top w:w="40" w:type="dxa"/>
              <w:left w:w="80" w:type="dxa"/>
              <w:bottom w:w="40" w:type="dxa"/>
              <w:right w:w="80" w:type="dxa"/>
            </w:tcMar>
            <w:vAlign w:val="center"/>
          </w:tcPr>
          <w:p w14:paraId="1F590556" w14:textId="77777777" w:rsidR="006C4FB2" w:rsidRDefault="00000000">
            <w:pPr>
              <w:spacing w:before="20" w:after="20"/>
            </w:pPr>
            <w:r>
              <w:rPr>
                <w:sz w:val="14"/>
                <w:szCs w:val="14"/>
              </w:rPr>
              <w:t>T−1, evening</w:t>
            </w:r>
          </w:p>
        </w:tc>
        <w:tc>
          <w:tcPr>
            <w:tcW w:w="800" w:type="dxa"/>
            <w:shd w:val="clear" w:color="auto" w:fill="F4F7FB"/>
            <w:tcMar>
              <w:top w:w="40" w:type="dxa"/>
              <w:left w:w="80" w:type="dxa"/>
              <w:bottom w:w="40" w:type="dxa"/>
              <w:right w:w="80" w:type="dxa"/>
            </w:tcMar>
            <w:vAlign w:val="center"/>
          </w:tcPr>
          <w:p w14:paraId="352E774E" w14:textId="77777777" w:rsidR="006C4FB2" w:rsidRDefault="00000000">
            <w:pPr>
              <w:spacing w:before="20" w:after="20"/>
            </w:pPr>
            <w:r>
              <w:rPr>
                <w:sz w:val="14"/>
                <w:szCs w:val="14"/>
              </w:rPr>
              <w:t>all</w:t>
            </w:r>
          </w:p>
        </w:tc>
        <w:tc>
          <w:tcPr>
            <w:tcW w:w="3846" w:type="dxa"/>
            <w:shd w:val="clear" w:color="auto" w:fill="F4F7FB"/>
            <w:tcMar>
              <w:top w:w="40" w:type="dxa"/>
              <w:left w:w="80" w:type="dxa"/>
              <w:bottom w:w="40" w:type="dxa"/>
              <w:right w:w="80" w:type="dxa"/>
            </w:tcMar>
            <w:vAlign w:val="center"/>
          </w:tcPr>
          <w:p w14:paraId="52A3B49D" w14:textId="77777777" w:rsidR="006C4FB2" w:rsidRDefault="00000000">
            <w:pPr>
              <w:bidi/>
              <w:spacing w:before="20" w:after="20" w:line="276" w:lineRule="auto"/>
            </w:pP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دہانی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کل</w:t>
            </w:r>
            <w:proofErr w:type="spellEnd"/>
            <w:r>
              <w:rPr>
                <w:rFonts w:ascii="Arial" w:eastAsia="Arial" w:hAnsi="Arial" w:cs="Arial"/>
                <w:sz w:val="20"/>
                <w:szCs w:val="20"/>
                <w:rtl/>
              </w:rPr>
              <w:t xml:space="preserve"> صبح 10 </w:t>
            </w:r>
            <w:proofErr w:type="spellStart"/>
            <w:r>
              <w:rPr>
                <w:rFonts w:ascii="Arial" w:eastAsia="Arial" w:hAnsi="Arial" w:cs="Arial"/>
                <w:sz w:val="20"/>
                <w:szCs w:val="20"/>
                <w:rtl/>
              </w:rPr>
              <w:t>بجے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بینظیر</w:t>
            </w:r>
            <w:proofErr w:type="spellEnd"/>
            <w:r>
              <w:rPr>
                <w:rFonts w:ascii="Arial" w:eastAsia="Arial" w:hAnsi="Arial" w:cs="Arial"/>
                <w:sz w:val="20"/>
                <w:szCs w:val="20"/>
                <w:rtl/>
              </w:rPr>
              <w:t xml:space="preserve"> سم والا فون </w:t>
            </w:r>
            <w:proofErr w:type="spellStart"/>
            <w:r>
              <w:rPr>
                <w:rFonts w:ascii="Arial" w:eastAsia="Arial" w:hAnsi="Arial" w:cs="Arial"/>
                <w:sz w:val="20"/>
                <w:szCs w:val="20"/>
                <w:rtl/>
              </w:rPr>
              <w:t>ضرور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بالکل</w:t>
            </w:r>
            <w:proofErr w:type="spellEnd"/>
            <w:r>
              <w:rPr>
                <w:rFonts w:ascii="Arial" w:eastAsia="Arial" w:hAnsi="Arial" w:cs="Arial"/>
                <w:sz w:val="20"/>
                <w:szCs w:val="20"/>
                <w:rtl/>
              </w:rPr>
              <w:t xml:space="preserve"> مفت </w:t>
            </w:r>
            <w:proofErr w:type="spellStart"/>
            <w:r>
              <w:rPr>
                <w:rFonts w:ascii="Arial" w:eastAsia="Arial" w:hAnsi="Arial" w:cs="Arial"/>
                <w:sz w:val="20"/>
                <w:szCs w:val="20"/>
                <w:rtl/>
              </w:rPr>
              <w:t>ہے</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6D54DD99" w14:textId="77777777" w:rsidR="006C4FB2" w:rsidRDefault="00000000">
            <w:pPr>
              <w:spacing w:before="20" w:after="20"/>
            </w:pPr>
            <w:r>
              <w:rPr>
                <w:sz w:val="14"/>
                <w:szCs w:val="14"/>
              </w:rPr>
              <w:t>Reminder: your training is tomorrow at 10 am. Bring the phone with your Benazir SIM. The training is completely free.</w:t>
            </w:r>
          </w:p>
        </w:tc>
      </w:tr>
      <w:tr w:rsidR="006C4FB2" w14:paraId="137B33C7" w14:textId="77777777">
        <w:trPr>
          <w:cantSplit/>
        </w:trPr>
        <w:tc>
          <w:tcPr>
            <w:tcW w:w="650" w:type="dxa"/>
            <w:shd w:val="clear" w:color="auto" w:fill="FFFFFF"/>
            <w:tcMar>
              <w:top w:w="40" w:type="dxa"/>
              <w:left w:w="80" w:type="dxa"/>
              <w:bottom w:w="40" w:type="dxa"/>
              <w:right w:w="80" w:type="dxa"/>
            </w:tcMar>
            <w:vAlign w:val="center"/>
          </w:tcPr>
          <w:p w14:paraId="2CA100AB" w14:textId="77777777" w:rsidR="006C4FB2" w:rsidRDefault="00000000">
            <w:pPr>
              <w:spacing w:before="20" w:after="20"/>
            </w:pPr>
            <w:r>
              <w:rPr>
                <w:sz w:val="14"/>
                <w:szCs w:val="14"/>
              </w:rPr>
              <w:t>R1</w:t>
            </w:r>
          </w:p>
        </w:tc>
        <w:tc>
          <w:tcPr>
            <w:tcW w:w="1450" w:type="dxa"/>
            <w:shd w:val="clear" w:color="auto" w:fill="FFFFFF"/>
            <w:tcMar>
              <w:top w:w="40" w:type="dxa"/>
              <w:left w:w="80" w:type="dxa"/>
              <w:bottom w:w="40" w:type="dxa"/>
              <w:right w:w="80" w:type="dxa"/>
            </w:tcMar>
            <w:vAlign w:val="center"/>
          </w:tcPr>
          <w:p w14:paraId="37A376F7" w14:textId="77777777" w:rsidR="006C4FB2" w:rsidRDefault="00000000">
            <w:pPr>
              <w:spacing w:before="20" w:after="20"/>
            </w:pPr>
            <w:r>
              <w:rPr>
                <w:sz w:val="14"/>
                <w:szCs w:val="14"/>
              </w:rPr>
              <w:t>Day 0, within 2 hours</w:t>
            </w:r>
          </w:p>
        </w:tc>
        <w:tc>
          <w:tcPr>
            <w:tcW w:w="800" w:type="dxa"/>
            <w:shd w:val="clear" w:color="auto" w:fill="FFFFFF"/>
            <w:tcMar>
              <w:top w:w="40" w:type="dxa"/>
              <w:left w:w="80" w:type="dxa"/>
              <w:bottom w:w="40" w:type="dxa"/>
              <w:right w:w="80" w:type="dxa"/>
            </w:tcMar>
            <w:vAlign w:val="center"/>
          </w:tcPr>
          <w:p w14:paraId="1517A937" w14:textId="77777777" w:rsidR="006C4FB2" w:rsidRDefault="00000000">
            <w:pPr>
              <w:spacing w:before="20" w:after="20"/>
            </w:pPr>
            <w:r>
              <w:rPr>
                <w:sz w:val="14"/>
                <w:szCs w:val="14"/>
              </w:rPr>
              <w:t>all</w:t>
            </w:r>
          </w:p>
        </w:tc>
        <w:tc>
          <w:tcPr>
            <w:tcW w:w="3846" w:type="dxa"/>
            <w:shd w:val="clear" w:color="auto" w:fill="FFFFFF"/>
            <w:tcMar>
              <w:top w:w="40" w:type="dxa"/>
              <w:left w:w="80" w:type="dxa"/>
              <w:bottom w:w="40" w:type="dxa"/>
              <w:right w:w="80" w:type="dxa"/>
            </w:tcMar>
            <w:vAlign w:val="center"/>
          </w:tcPr>
          <w:p w14:paraId="47C36165" w14:textId="77777777" w:rsidR="006C4FB2" w:rsidRDefault="00000000">
            <w:pPr>
              <w:bidi/>
              <w:spacing w:before="20" w:after="20" w:line="276" w:lineRule="auto"/>
            </w:pP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شرکت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شکریہ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اپنی</w:t>
            </w:r>
            <w:proofErr w:type="spellEnd"/>
            <w:r>
              <w:rPr>
                <w:rFonts w:ascii="Arial" w:eastAsia="Arial" w:hAnsi="Arial" w:cs="Arial"/>
                <w:sz w:val="20"/>
                <w:szCs w:val="20"/>
                <w:rtl/>
              </w:rPr>
              <w:t xml:space="preserve"> سم اور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2D7C454C" w14:textId="77777777" w:rsidR="006C4FB2" w:rsidRDefault="00000000">
            <w:pPr>
              <w:spacing w:before="20" w:after="20"/>
            </w:pPr>
            <w:r>
              <w:rPr>
                <w:sz w:val="14"/>
                <w:szCs w:val="14"/>
              </w:rPr>
              <w:t>Thank you for attending. Never give your SIM or PIN to anyone, not even the agent.</w:t>
            </w:r>
          </w:p>
        </w:tc>
      </w:tr>
      <w:tr w:rsidR="006C4FB2" w14:paraId="02CB3AB2" w14:textId="77777777">
        <w:trPr>
          <w:cantSplit/>
        </w:trPr>
        <w:tc>
          <w:tcPr>
            <w:tcW w:w="650" w:type="dxa"/>
            <w:shd w:val="clear" w:color="auto" w:fill="F4F7FB"/>
            <w:tcMar>
              <w:top w:w="40" w:type="dxa"/>
              <w:left w:w="80" w:type="dxa"/>
              <w:bottom w:w="40" w:type="dxa"/>
              <w:right w:w="80" w:type="dxa"/>
            </w:tcMar>
            <w:vAlign w:val="center"/>
          </w:tcPr>
          <w:p w14:paraId="787E117C" w14:textId="77777777" w:rsidR="006C4FB2" w:rsidRDefault="00000000">
            <w:pPr>
              <w:spacing w:before="20" w:after="20"/>
            </w:pPr>
            <w:r>
              <w:rPr>
                <w:sz w:val="14"/>
                <w:szCs w:val="14"/>
              </w:rPr>
              <w:t>R2</w:t>
            </w:r>
          </w:p>
        </w:tc>
        <w:tc>
          <w:tcPr>
            <w:tcW w:w="1450" w:type="dxa"/>
            <w:shd w:val="clear" w:color="auto" w:fill="F4F7FB"/>
            <w:tcMar>
              <w:top w:w="40" w:type="dxa"/>
              <w:left w:w="80" w:type="dxa"/>
              <w:bottom w:w="40" w:type="dxa"/>
              <w:right w:w="80" w:type="dxa"/>
            </w:tcMar>
            <w:vAlign w:val="center"/>
          </w:tcPr>
          <w:p w14:paraId="1771CB18" w14:textId="77777777" w:rsidR="006C4FB2" w:rsidRDefault="00000000">
            <w:pPr>
              <w:spacing w:before="20" w:after="20"/>
            </w:pPr>
            <w:r>
              <w:rPr>
                <w:sz w:val="14"/>
                <w:szCs w:val="14"/>
              </w:rPr>
              <w:t>Day 2</w:t>
            </w:r>
          </w:p>
        </w:tc>
        <w:tc>
          <w:tcPr>
            <w:tcW w:w="800" w:type="dxa"/>
            <w:shd w:val="clear" w:color="auto" w:fill="F4F7FB"/>
            <w:tcMar>
              <w:top w:w="40" w:type="dxa"/>
              <w:left w:w="80" w:type="dxa"/>
              <w:bottom w:w="40" w:type="dxa"/>
              <w:right w:w="80" w:type="dxa"/>
            </w:tcMar>
            <w:vAlign w:val="center"/>
          </w:tcPr>
          <w:p w14:paraId="038913BE" w14:textId="77777777" w:rsidR="006C4FB2" w:rsidRDefault="00000000">
            <w:pPr>
              <w:spacing w:before="20" w:after="20"/>
            </w:pPr>
            <w:r>
              <w:rPr>
                <w:sz w:val="14"/>
                <w:szCs w:val="14"/>
              </w:rPr>
              <w:t>all</w:t>
            </w:r>
          </w:p>
        </w:tc>
        <w:tc>
          <w:tcPr>
            <w:tcW w:w="3846" w:type="dxa"/>
            <w:shd w:val="clear" w:color="auto" w:fill="F4F7FB"/>
            <w:tcMar>
              <w:top w:w="40" w:type="dxa"/>
              <w:left w:w="80" w:type="dxa"/>
              <w:bottom w:w="40" w:type="dxa"/>
              <w:right w:w="80" w:type="dxa"/>
            </w:tcMar>
            <w:vAlign w:val="center"/>
          </w:tcPr>
          <w:p w14:paraId="3CC70018" w14:textId="77777777" w:rsidR="006C4FB2" w:rsidRDefault="00000000">
            <w:pPr>
              <w:bidi/>
              <w:spacing w:before="20" w:after="20" w:line="276" w:lineRule="auto"/>
            </w:pP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پیغامات</w:t>
            </w:r>
            <w:proofErr w:type="spellEnd"/>
            <w:r>
              <w:rPr>
                <w:rFonts w:ascii="Arial" w:eastAsia="Arial" w:hAnsi="Arial" w:cs="Arial"/>
                <w:sz w:val="20"/>
                <w:szCs w:val="20"/>
                <w:rtl/>
              </w:rPr>
              <w:t xml:space="preserve"> صرف 8171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آتے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نمبر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انعام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دھوکہ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395B68AB" w14:textId="77777777" w:rsidR="006C4FB2" w:rsidRDefault="00000000">
            <w:pPr>
              <w:spacing w:before="20" w:after="20"/>
            </w:pPr>
            <w:r>
              <w:rPr>
                <w:sz w:val="14"/>
                <w:szCs w:val="14"/>
              </w:rPr>
              <w:t>BISP messages only come from 8171. A prize or payment message from any other number is fraud.</w:t>
            </w:r>
          </w:p>
        </w:tc>
      </w:tr>
      <w:tr w:rsidR="006C4FB2" w14:paraId="35B9B889" w14:textId="77777777">
        <w:trPr>
          <w:cantSplit/>
        </w:trPr>
        <w:tc>
          <w:tcPr>
            <w:tcW w:w="650" w:type="dxa"/>
            <w:shd w:val="clear" w:color="auto" w:fill="FFFFFF"/>
            <w:tcMar>
              <w:top w:w="40" w:type="dxa"/>
              <w:left w:w="80" w:type="dxa"/>
              <w:bottom w:w="40" w:type="dxa"/>
              <w:right w:w="80" w:type="dxa"/>
            </w:tcMar>
            <w:vAlign w:val="center"/>
          </w:tcPr>
          <w:p w14:paraId="49977895" w14:textId="77777777" w:rsidR="006C4FB2" w:rsidRDefault="00000000">
            <w:pPr>
              <w:spacing w:before="20" w:after="20"/>
            </w:pPr>
            <w:r>
              <w:rPr>
                <w:sz w:val="14"/>
                <w:szCs w:val="14"/>
              </w:rPr>
              <w:t>R3</w:t>
            </w:r>
          </w:p>
        </w:tc>
        <w:tc>
          <w:tcPr>
            <w:tcW w:w="1450" w:type="dxa"/>
            <w:shd w:val="clear" w:color="auto" w:fill="FFFFFF"/>
            <w:tcMar>
              <w:top w:w="40" w:type="dxa"/>
              <w:left w:w="80" w:type="dxa"/>
              <w:bottom w:w="40" w:type="dxa"/>
              <w:right w:w="80" w:type="dxa"/>
            </w:tcMar>
            <w:vAlign w:val="center"/>
          </w:tcPr>
          <w:p w14:paraId="52F9D5A1" w14:textId="77777777" w:rsidR="006C4FB2" w:rsidRDefault="00000000">
            <w:pPr>
              <w:spacing w:before="20" w:after="20"/>
            </w:pPr>
            <w:r>
              <w:rPr>
                <w:sz w:val="14"/>
                <w:szCs w:val="14"/>
              </w:rPr>
              <w:t>Day 5</w:t>
            </w:r>
          </w:p>
        </w:tc>
        <w:tc>
          <w:tcPr>
            <w:tcW w:w="800" w:type="dxa"/>
            <w:shd w:val="clear" w:color="auto" w:fill="FFFFFF"/>
            <w:tcMar>
              <w:top w:w="40" w:type="dxa"/>
              <w:left w:w="80" w:type="dxa"/>
              <w:bottom w:w="40" w:type="dxa"/>
              <w:right w:w="80" w:type="dxa"/>
            </w:tcMar>
            <w:vAlign w:val="center"/>
          </w:tcPr>
          <w:p w14:paraId="558568BD" w14:textId="77777777" w:rsidR="006C4FB2" w:rsidRDefault="00000000">
            <w:pPr>
              <w:spacing w:before="20" w:after="20"/>
            </w:pPr>
            <w:r>
              <w:rPr>
                <w:sz w:val="14"/>
                <w:szCs w:val="14"/>
              </w:rPr>
              <w:t>A, C</w:t>
            </w:r>
          </w:p>
        </w:tc>
        <w:tc>
          <w:tcPr>
            <w:tcW w:w="3846" w:type="dxa"/>
            <w:shd w:val="clear" w:color="auto" w:fill="FFFFFF"/>
            <w:tcMar>
              <w:top w:w="40" w:type="dxa"/>
              <w:left w:w="80" w:type="dxa"/>
              <w:bottom w:w="40" w:type="dxa"/>
              <w:right w:w="80" w:type="dxa"/>
            </w:tcMar>
            <w:vAlign w:val="center"/>
          </w:tcPr>
          <w:p w14:paraId="7A100009" w14:textId="77777777" w:rsidR="006C4FB2" w:rsidRDefault="00000000">
            <w:pPr>
              <w:bidi/>
              <w:spacing w:before="20" w:after="20" w:line="276" w:lineRule="auto"/>
            </w:pPr>
            <w:proofErr w:type="spellStart"/>
            <w:r>
              <w:rPr>
                <w:rFonts w:ascii="Arial" w:eastAsia="Arial" w:hAnsi="Arial" w:cs="Arial"/>
                <w:sz w:val="20"/>
                <w:szCs w:val="20"/>
                <w:rtl/>
              </w:rPr>
              <w:t>آج</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بیلنس</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دیکھیں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اپنے</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{USSD} </w:t>
            </w:r>
            <w:proofErr w:type="spellStart"/>
            <w:r>
              <w:rPr>
                <w:rFonts w:ascii="Arial" w:eastAsia="Arial" w:hAnsi="Arial" w:cs="Arial"/>
                <w:sz w:val="20"/>
                <w:szCs w:val="20"/>
                <w:rtl/>
              </w:rPr>
              <w:t>ملائیں</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لگائیں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52DE5041" w14:textId="77777777" w:rsidR="006C4FB2" w:rsidRDefault="00000000">
            <w:pPr>
              <w:spacing w:before="20" w:after="20"/>
            </w:pPr>
            <w:r>
              <w:rPr>
                <w:sz w:val="14"/>
                <w:szCs w:val="14"/>
              </w:rPr>
              <w:t>Check your balance yourself today: dial {USSD} on your phone and enter your PIN yourself.</w:t>
            </w:r>
          </w:p>
        </w:tc>
      </w:tr>
      <w:tr w:rsidR="006C4FB2" w14:paraId="50C1C5CA" w14:textId="77777777">
        <w:trPr>
          <w:cantSplit/>
        </w:trPr>
        <w:tc>
          <w:tcPr>
            <w:tcW w:w="650" w:type="dxa"/>
            <w:shd w:val="clear" w:color="auto" w:fill="F4F7FB"/>
            <w:tcMar>
              <w:top w:w="40" w:type="dxa"/>
              <w:left w:w="80" w:type="dxa"/>
              <w:bottom w:w="40" w:type="dxa"/>
              <w:right w:w="80" w:type="dxa"/>
            </w:tcMar>
            <w:vAlign w:val="center"/>
          </w:tcPr>
          <w:p w14:paraId="30E94154" w14:textId="77777777" w:rsidR="006C4FB2" w:rsidRDefault="00000000">
            <w:pPr>
              <w:spacing w:before="20" w:after="20"/>
            </w:pPr>
            <w:r>
              <w:rPr>
                <w:sz w:val="14"/>
                <w:szCs w:val="14"/>
              </w:rPr>
              <w:t>R4</w:t>
            </w:r>
          </w:p>
        </w:tc>
        <w:tc>
          <w:tcPr>
            <w:tcW w:w="1450" w:type="dxa"/>
            <w:shd w:val="clear" w:color="auto" w:fill="F4F7FB"/>
            <w:tcMar>
              <w:top w:w="40" w:type="dxa"/>
              <w:left w:w="80" w:type="dxa"/>
              <w:bottom w:w="40" w:type="dxa"/>
              <w:right w:w="80" w:type="dxa"/>
            </w:tcMar>
            <w:vAlign w:val="center"/>
          </w:tcPr>
          <w:p w14:paraId="7F7BFA05" w14:textId="77777777" w:rsidR="006C4FB2" w:rsidRDefault="00000000">
            <w:pPr>
              <w:spacing w:before="20" w:after="20"/>
            </w:pPr>
            <w:r>
              <w:rPr>
                <w:sz w:val="14"/>
                <w:szCs w:val="14"/>
              </w:rPr>
              <w:t>Day 9</w:t>
            </w:r>
          </w:p>
        </w:tc>
        <w:tc>
          <w:tcPr>
            <w:tcW w:w="800" w:type="dxa"/>
            <w:shd w:val="clear" w:color="auto" w:fill="F4F7FB"/>
            <w:tcMar>
              <w:top w:w="40" w:type="dxa"/>
              <w:left w:w="80" w:type="dxa"/>
              <w:bottom w:w="40" w:type="dxa"/>
              <w:right w:w="80" w:type="dxa"/>
            </w:tcMar>
            <w:vAlign w:val="center"/>
          </w:tcPr>
          <w:p w14:paraId="52338F19" w14:textId="77777777" w:rsidR="006C4FB2" w:rsidRDefault="00000000">
            <w:pPr>
              <w:spacing w:before="20" w:after="20"/>
            </w:pPr>
            <w:r>
              <w:rPr>
                <w:sz w:val="14"/>
                <w:szCs w:val="14"/>
              </w:rPr>
              <w:t>A, C</w:t>
            </w:r>
          </w:p>
        </w:tc>
        <w:tc>
          <w:tcPr>
            <w:tcW w:w="3846" w:type="dxa"/>
            <w:shd w:val="clear" w:color="auto" w:fill="F4F7FB"/>
            <w:tcMar>
              <w:top w:w="40" w:type="dxa"/>
              <w:left w:w="80" w:type="dxa"/>
              <w:bottom w:w="40" w:type="dxa"/>
              <w:right w:w="80" w:type="dxa"/>
            </w:tcMar>
            <w:vAlign w:val="center"/>
          </w:tcPr>
          <w:p w14:paraId="1F058089" w14:textId="77777777" w:rsidR="006C4FB2" w:rsidRDefault="00000000">
            <w:pPr>
              <w:bidi/>
              <w:spacing w:before="20" w:after="20" w:line="276" w:lineRule="auto"/>
            </w:pP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مانگے</w:t>
            </w:r>
            <w:proofErr w:type="spellEnd"/>
            <w:r>
              <w:rPr>
                <w:rFonts w:ascii="Arial" w:eastAsia="Arial" w:hAnsi="Arial" w:cs="Arial"/>
                <w:sz w:val="20"/>
                <w:szCs w:val="20"/>
                <w:rtl/>
              </w:rPr>
              <w:t xml:space="preserve"> تو فوراً فون بند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بینک</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بی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کبھی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مانگتے</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3120C211" w14:textId="77777777" w:rsidR="006C4FB2" w:rsidRDefault="00000000">
            <w:pPr>
              <w:spacing w:before="20" w:after="20"/>
            </w:pPr>
            <w:r>
              <w:rPr>
                <w:sz w:val="14"/>
                <w:szCs w:val="14"/>
              </w:rPr>
              <w:t>If anyone asks for your PIN or code on the phone, hang up at once. Banks and BISP never ask for your PIN.</w:t>
            </w:r>
          </w:p>
        </w:tc>
      </w:tr>
      <w:tr w:rsidR="006C4FB2" w14:paraId="607A7293" w14:textId="77777777">
        <w:trPr>
          <w:cantSplit/>
        </w:trPr>
        <w:tc>
          <w:tcPr>
            <w:tcW w:w="650" w:type="dxa"/>
            <w:shd w:val="clear" w:color="auto" w:fill="FFFFFF"/>
            <w:tcMar>
              <w:top w:w="40" w:type="dxa"/>
              <w:left w:w="80" w:type="dxa"/>
              <w:bottom w:w="40" w:type="dxa"/>
              <w:right w:w="80" w:type="dxa"/>
            </w:tcMar>
            <w:vAlign w:val="center"/>
          </w:tcPr>
          <w:p w14:paraId="34CDB864" w14:textId="77777777" w:rsidR="006C4FB2" w:rsidRDefault="00000000">
            <w:pPr>
              <w:spacing w:before="20" w:after="20"/>
            </w:pPr>
            <w:r>
              <w:rPr>
                <w:sz w:val="14"/>
                <w:szCs w:val="14"/>
              </w:rPr>
              <w:t>R5</w:t>
            </w:r>
          </w:p>
        </w:tc>
        <w:tc>
          <w:tcPr>
            <w:tcW w:w="1450" w:type="dxa"/>
            <w:shd w:val="clear" w:color="auto" w:fill="FFFFFF"/>
            <w:tcMar>
              <w:top w:w="40" w:type="dxa"/>
              <w:left w:w="80" w:type="dxa"/>
              <w:bottom w:w="40" w:type="dxa"/>
              <w:right w:w="80" w:type="dxa"/>
            </w:tcMar>
            <w:vAlign w:val="center"/>
          </w:tcPr>
          <w:p w14:paraId="53279E48" w14:textId="77777777" w:rsidR="006C4FB2" w:rsidRDefault="00000000">
            <w:pPr>
              <w:spacing w:before="20" w:after="20"/>
            </w:pPr>
            <w:r>
              <w:rPr>
                <w:sz w:val="14"/>
                <w:szCs w:val="14"/>
              </w:rPr>
              <w:t>Day 14</w:t>
            </w:r>
          </w:p>
        </w:tc>
        <w:tc>
          <w:tcPr>
            <w:tcW w:w="800" w:type="dxa"/>
            <w:shd w:val="clear" w:color="auto" w:fill="FFFFFF"/>
            <w:tcMar>
              <w:top w:w="40" w:type="dxa"/>
              <w:left w:w="80" w:type="dxa"/>
              <w:bottom w:w="40" w:type="dxa"/>
              <w:right w:w="80" w:type="dxa"/>
            </w:tcMar>
            <w:vAlign w:val="center"/>
          </w:tcPr>
          <w:p w14:paraId="31F014B6" w14:textId="77777777" w:rsidR="006C4FB2" w:rsidRDefault="00000000">
            <w:pPr>
              <w:spacing w:before="20" w:after="20"/>
            </w:pPr>
            <w:r>
              <w:rPr>
                <w:sz w:val="14"/>
                <w:szCs w:val="14"/>
              </w:rPr>
              <w:t>A, C</w:t>
            </w:r>
          </w:p>
        </w:tc>
        <w:tc>
          <w:tcPr>
            <w:tcW w:w="3846" w:type="dxa"/>
            <w:shd w:val="clear" w:color="auto" w:fill="FFFFFF"/>
            <w:tcMar>
              <w:top w:w="40" w:type="dxa"/>
              <w:left w:w="80" w:type="dxa"/>
              <w:bottom w:w="40" w:type="dxa"/>
              <w:right w:w="80" w:type="dxa"/>
            </w:tcMar>
            <w:vAlign w:val="center"/>
          </w:tcPr>
          <w:p w14:paraId="62575AD0" w14:textId="77777777" w:rsidR="006C4FB2" w:rsidRDefault="00000000">
            <w:pPr>
              <w:bidi/>
              <w:spacing w:before="20" w:after="20" w:line="276" w:lineRule="auto"/>
            </w:pPr>
            <w:proofErr w:type="spellStart"/>
            <w:r>
              <w:rPr>
                <w:rFonts w:ascii="Arial" w:eastAsia="Arial" w:hAnsi="Arial" w:cs="Arial"/>
                <w:sz w:val="20"/>
                <w:szCs w:val="20"/>
                <w:rtl/>
              </w:rPr>
              <w:t>اپنی</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چالو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رکھیں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مہینے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کم</w:t>
            </w:r>
            <w:proofErr w:type="spellEnd"/>
            <w:r>
              <w:rPr>
                <w:rFonts w:ascii="Arial" w:eastAsia="Arial" w:hAnsi="Arial" w:cs="Arial"/>
                <w:sz w:val="20"/>
                <w:szCs w:val="20"/>
                <w:rtl/>
              </w:rPr>
              <w:t xml:space="preserve"> از </w:t>
            </w:r>
            <w:proofErr w:type="spellStart"/>
            <w:r>
              <w:rPr>
                <w:rFonts w:ascii="Arial" w:eastAsia="Arial" w:hAnsi="Arial" w:cs="Arial"/>
                <w:sz w:val="20"/>
                <w:szCs w:val="20"/>
                <w:rtl/>
              </w:rPr>
              <w:t>کم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سم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4C43CF74" w14:textId="77777777" w:rsidR="006C4FB2" w:rsidRDefault="00000000">
            <w:pPr>
              <w:spacing w:before="20" w:after="20"/>
            </w:pPr>
            <w:r>
              <w:rPr>
                <w:sz w:val="14"/>
                <w:szCs w:val="14"/>
              </w:rPr>
              <w:t>Keep your SIM active: make at least one call or message every month. Never give your SIM to anyone.</w:t>
            </w:r>
          </w:p>
        </w:tc>
      </w:tr>
      <w:tr w:rsidR="006C4FB2" w14:paraId="523ED62C" w14:textId="77777777">
        <w:trPr>
          <w:cantSplit/>
        </w:trPr>
        <w:tc>
          <w:tcPr>
            <w:tcW w:w="650" w:type="dxa"/>
            <w:shd w:val="clear" w:color="auto" w:fill="F4F7FB"/>
            <w:tcMar>
              <w:top w:w="40" w:type="dxa"/>
              <w:left w:w="80" w:type="dxa"/>
              <w:bottom w:w="40" w:type="dxa"/>
              <w:right w:w="80" w:type="dxa"/>
            </w:tcMar>
            <w:vAlign w:val="center"/>
          </w:tcPr>
          <w:p w14:paraId="548A5EA6" w14:textId="77777777" w:rsidR="006C4FB2" w:rsidRDefault="00000000">
            <w:pPr>
              <w:spacing w:before="20" w:after="20"/>
            </w:pPr>
            <w:r>
              <w:rPr>
                <w:sz w:val="14"/>
                <w:szCs w:val="14"/>
              </w:rPr>
              <w:t>R6</w:t>
            </w:r>
          </w:p>
        </w:tc>
        <w:tc>
          <w:tcPr>
            <w:tcW w:w="1450" w:type="dxa"/>
            <w:shd w:val="clear" w:color="auto" w:fill="F4F7FB"/>
            <w:tcMar>
              <w:top w:w="40" w:type="dxa"/>
              <w:left w:w="80" w:type="dxa"/>
              <w:bottom w:w="40" w:type="dxa"/>
              <w:right w:w="80" w:type="dxa"/>
            </w:tcMar>
            <w:vAlign w:val="center"/>
          </w:tcPr>
          <w:p w14:paraId="5B5DD9B3" w14:textId="77777777" w:rsidR="006C4FB2" w:rsidRDefault="00000000">
            <w:pPr>
              <w:spacing w:before="20" w:after="20"/>
            </w:pPr>
            <w:r>
              <w:rPr>
                <w:sz w:val="14"/>
                <w:szCs w:val="14"/>
              </w:rPr>
              <w:t>3 days before Session B</w:t>
            </w:r>
          </w:p>
        </w:tc>
        <w:tc>
          <w:tcPr>
            <w:tcW w:w="800" w:type="dxa"/>
            <w:shd w:val="clear" w:color="auto" w:fill="F4F7FB"/>
            <w:tcMar>
              <w:top w:w="40" w:type="dxa"/>
              <w:left w:w="80" w:type="dxa"/>
              <w:bottom w:w="40" w:type="dxa"/>
              <w:right w:w="80" w:type="dxa"/>
            </w:tcMar>
            <w:vAlign w:val="center"/>
          </w:tcPr>
          <w:p w14:paraId="3A75883C" w14:textId="77777777" w:rsidR="006C4FB2" w:rsidRDefault="00000000">
            <w:pPr>
              <w:spacing w:before="20" w:after="20"/>
            </w:pPr>
            <w:r>
              <w:rPr>
                <w:sz w:val="14"/>
                <w:szCs w:val="14"/>
              </w:rPr>
              <w:t>all</w:t>
            </w:r>
          </w:p>
        </w:tc>
        <w:tc>
          <w:tcPr>
            <w:tcW w:w="3846" w:type="dxa"/>
            <w:shd w:val="clear" w:color="auto" w:fill="F4F7FB"/>
            <w:tcMar>
              <w:top w:w="40" w:type="dxa"/>
              <w:left w:w="80" w:type="dxa"/>
              <w:bottom w:w="40" w:type="dxa"/>
              <w:right w:w="80" w:type="dxa"/>
            </w:tcMar>
            <w:vAlign w:val="center"/>
          </w:tcPr>
          <w:p w14:paraId="49F84854" w14:textId="77777777" w:rsidR="006C4FB2" w:rsidRDefault="00000000">
            <w:pPr>
              <w:bidi/>
              <w:spacing w:before="20" w:after="20" w:line="276" w:lineRule="auto"/>
            </w:pPr>
            <w:r>
              <w:rPr>
                <w:rFonts w:ascii="Arial" w:eastAsia="Arial" w:hAnsi="Arial" w:cs="Arial"/>
                <w:sz w:val="20"/>
                <w:szCs w:val="20"/>
                <w:rtl/>
              </w:rPr>
              <w:t>{</w:t>
            </w:r>
            <w:proofErr w:type="spellStart"/>
            <w:r>
              <w:rPr>
                <w:rFonts w:ascii="Arial" w:eastAsia="Arial" w:hAnsi="Arial" w:cs="Arial"/>
                <w:sz w:val="20"/>
                <w:szCs w:val="20"/>
                <w:rtl/>
              </w:rPr>
              <w:t>تاریخ</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دوسری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نکلوانا</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بھیجنا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عملی</w:t>
            </w:r>
            <w:proofErr w:type="spellEnd"/>
            <w:r>
              <w:rPr>
                <w:rFonts w:ascii="Arial" w:eastAsia="Arial" w:hAnsi="Arial" w:cs="Arial"/>
                <w:sz w:val="20"/>
                <w:szCs w:val="20"/>
                <w:rtl/>
              </w:rPr>
              <w:t xml:space="preserve"> طور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سیکھیں</w:t>
            </w:r>
            <w:proofErr w:type="spellEnd"/>
            <w:r>
              <w:rPr>
                <w:rFonts w:ascii="Arial" w:eastAsia="Arial" w:hAnsi="Arial" w:cs="Arial"/>
                <w:sz w:val="20"/>
                <w:szCs w:val="20"/>
                <w:rtl/>
              </w:rPr>
              <w:t xml:space="preserve">۔ فون </w:t>
            </w:r>
            <w:proofErr w:type="spellStart"/>
            <w:r>
              <w:rPr>
                <w:rFonts w:ascii="Arial" w:eastAsia="Arial" w:hAnsi="Arial" w:cs="Arial"/>
                <w:sz w:val="20"/>
                <w:szCs w:val="20"/>
                <w:rtl/>
              </w:rPr>
              <w:t>ساتھ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لائیں</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54FB92E2" w14:textId="77777777" w:rsidR="006C4FB2" w:rsidRDefault="00000000">
            <w:pPr>
              <w:spacing w:before="20" w:after="20"/>
            </w:pPr>
            <w:r>
              <w:rPr>
                <w:sz w:val="14"/>
                <w:szCs w:val="14"/>
              </w:rPr>
              <w:t>Your second training is on {date}: practise withdrawing and sending money. Bring your phone.</w:t>
            </w:r>
          </w:p>
        </w:tc>
      </w:tr>
      <w:tr w:rsidR="006C4FB2" w14:paraId="4F9F727C" w14:textId="77777777">
        <w:trPr>
          <w:cantSplit/>
        </w:trPr>
        <w:tc>
          <w:tcPr>
            <w:tcW w:w="650" w:type="dxa"/>
            <w:shd w:val="clear" w:color="auto" w:fill="FFFFFF"/>
            <w:tcMar>
              <w:top w:w="40" w:type="dxa"/>
              <w:left w:w="80" w:type="dxa"/>
              <w:bottom w:w="40" w:type="dxa"/>
              <w:right w:w="80" w:type="dxa"/>
            </w:tcMar>
            <w:vAlign w:val="center"/>
          </w:tcPr>
          <w:p w14:paraId="4FAB294E" w14:textId="77777777" w:rsidR="006C4FB2" w:rsidRDefault="00000000">
            <w:pPr>
              <w:spacing w:before="20" w:after="20"/>
            </w:pPr>
            <w:r>
              <w:rPr>
                <w:sz w:val="14"/>
                <w:szCs w:val="14"/>
              </w:rPr>
              <w:t>C1</w:t>
            </w:r>
          </w:p>
        </w:tc>
        <w:tc>
          <w:tcPr>
            <w:tcW w:w="1450" w:type="dxa"/>
            <w:shd w:val="clear" w:color="auto" w:fill="FFFFFF"/>
            <w:tcMar>
              <w:top w:w="40" w:type="dxa"/>
              <w:left w:w="80" w:type="dxa"/>
              <w:bottom w:w="40" w:type="dxa"/>
              <w:right w:w="80" w:type="dxa"/>
            </w:tcMar>
            <w:vAlign w:val="center"/>
          </w:tcPr>
          <w:p w14:paraId="745C6E93" w14:textId="77777777" w:rsidR="006C4FB2" w:rsidRDefault="00000000">
            <w:pPr>
              <w:spacing w:before="20" w:after="20"/>
            </w:pPr>
            <w:r>
              <w:rPr>
                <w:sz w:val="14"/>
                <w:szCs w:val="14"/>
              </w:rPr>
              <w:t>Day 0 after Session B</w:t>
            </w:r>
          </w:p>
        </w:tc>
        <w:tc>
          <w:tcPr>
            <w:tcW w:w="800" w:type="dxa"/>
            <w:shd w:val="clear" w:color="auto" w:fill="FFFFFF"/>
            <w:tcMar>
              <w:top w:w="40" w:type="dxa"/>
              <w:left w:w="80" w:type="dxa"/>
              <w:bottom w:w="40" w:type="dxa"/>
              <w:right w:w="80" w:type="dxa"/>
            </w:tcMar>
            <w:vAlign w:val="center"/>
          </w:tcPr>
          <w:p w14:paraId="190AE40F" w14:textId="77777777" w:rsidR="006C4FB2" w:rsidRDefault="00000000">
            <w:pPr>
              <w:spacing w:before="20" w:after="20"/>
            </w:pPr>
            <w:r>
              <w:rPr>
                <w:sz w:val="14"/>
                <w:szCs w:val="14"/>
              </w:rPr>
              <w:t>all</w:t>
            </w:r>
          </w:p>
        </w:tc>
        <w:tc>
          <w:tcPr>
            <w:tcW w:w="3846" w:type="dxa"/>
            <w:shd w:val="clear" w:color="auto" w:fill="FFFFFF"/>
            <w:tcMar>
              <w:top w:w="40" w:type="dxa"/>
              <w:left w:w="80" w:type="dxa"/>
              <w:bottom w:w="40" w:type="dxa"/>
              <w:right w:w="80" w:type="dxa"/>
            </w:tcMar>
            <w:vAlign w:val="center"/>
          </w:tcPr>
          <w:p w14:paraId="51DBC114" w14:textId="77777777" w:rsidR="006C4FB2" w:rsidRDefault="00000000">
            <w:pPr>
              <w:bidi/>
              <w:spacing w:before="20" w:after="20" w:line="276" w:lineRule="auto"/>
            </w:pPr>
            <w:proofErr w:type="spellStart"/>
            <w:r>
              <w:rPr>
                <w:rFonts w:ascii="Arial" w:eastAsia="Arial" w:hAnsi="Arial" w:cs="Arial"/>
                <w:sz w:val="20"/>
                <w:szCs w:val="20"/>
                <w:rtl/>
              </w:rPr>
              <w:t>شاباش</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استعمال </w:t>
            </w:r>
            <w:proofErr w:type="spellStart"/>
            <w:r>
              <w:rPr>
                <w:rFonts w:ascii="Arial" w:eastAsia="Arial" w:hAnsi="Arial" w:cs="Arial"/>
                <w:sz w:val="20"/>
                <w:szCs w:val="20"/>
                <w:rtl/>
              </w:rPr>
              <w:t>سیکھ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لیا</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نکلواتے</w:t>
            </w:r>
            <w:proofErr w:type="spellEnd"/>
            <w:r>
              <w:rPr>
                <w:rFonts w:ascii="Arial" w:eastAsia="Arial" w:hAnsi="Arial" w:cs="Arial"/>
                <w:sz w:val="20"/>
                <w:szCs w:val="20"/>
                <w:rtl/>
              </w:rPr>
              <w:t xml:space="preserve"> وقت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لگائیں</w:t>
            </w:r>
            <w:proofErr w:type="spellEnd"/>
            <w:r>
              <w:rPr>
                <w:rFonts w:ascii="Arial" w:eastAsia="Arial" w:hAnsi="Arial" w:cs="Arial"/>
                <w:sz w:val="20"/>
                <w:szCs w:val="20"/>
                <w:rtl/>
              </w:rPr>
              <w:t xml:space="preserve"> اور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گن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لیں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768B0DDB" w14:textId="77777777" w:rsidR="006C4FB2" w:rsidRDefault="00000000">
            <w:pPr>
              <w:spacing w:before="20" w:after="20"/>
            </w:pPr>
            <w:r>
              <w:rPr>
                <w:sz w:val="14"/>
                <w:szCs w:val="14"/>
              </w:rPr>
              <w:t>Well done! You have learnt to use your wallet. When withdrawing, enter your PIN yourself and count the full amount.</w:t>
            </w:r>
          </w:p>
        </w:tc>
      </w:tr>
      <w:tr w:rsidR="006C4FB2" w14:paraId="1098163B" w14:textId="77777777">
        <w:trPr>
          <w:cantSplit/>
        </w:trPr>
        <w:tc>
          <w:tcPr>
            <w:tcW w:w="650" w:type="dxa"/>
            <w:shd w:val="clear" w:color="auto" w:fill="F4F7FB"/>
            <w:tcMar>
              <w:top w:w="40" w:type="dxa"/>
              <w:left w:w="80" w:type="dxa"/>
              <w:bottom w:w="40" w:type="dxa"/>
              <w:right w:w="80" w:type="dxa"/>
            </w:tcMar>
            <w:vAlign w:val="center"/>
          </w:tcPr>
          <w:p w14:paraId="32F7D67D" w14:textId="77777777" w:rsidR="006C4FB2" w:rsidRDefault="00000000">
            <w:pPr>
              <w:spacing w:before="20" w:after="20"/>
            </w:pPr>
            <w:r>
              <w:rPr>
                <w:sz w:val="14"/>
                <w:szCs w:val="14"/>
              </w:rPr>
              <w:t>C2</w:t>
            </w:r>
          </w:p>
        </w:tc>
        <w:tc>
          <w:tcPr>
            <w:tcW w:w="1450" w:type="dxa"/>
            <w:shd w:val="clear" w:color="auto" w:fill="F4F7FB"/>
            <w:tcMar>
              <w:top w:w="40" w:type="dxa"/>
              <w:left w:w="80" w:type="dxa"/>
              <w:bottom w:w="40" w:type="dxa"/>
              <w:right w:w="80" w:type="dxa"/>
            </w:tcMar>
            <w:vAlign w:val="center"/>
          </w:tcPr>
          <w:p w14:paraId="68EC5246" w14:textId="77777777" w:rsidR="006C4FB2" w:rsidRDefault="00000000">
            <w:pPr>
              <w:spacing w:before="20" w:after="20"/>
            </w:pPr>
            <w:r>
              <w:rPr>
                <w:sz w:val="14"/>
                <w:szCs w:val="14"/>
              </w:rPr>
              <w:t>Day 3</w:t>
            </w:r>
          </w:p>
        </w:tc>
        <w:tc>
          <w:tcPr>
            <w:tcW w:w="800" w:type="dxa"/>
            <w:shd w:val="clear" w:color="auto" w:fill="F4F7FB"/>
            <w:tcMar>
              <w:top w:w="40" w:type="dxa"/>
              <w:left w:w="80" w:type="dxa"/>
              <w:bottom w:w="40" w:type="dxa"/>
              <w:right w:w="80" w:type="dxa"/>
            </w:tcMar>
            <w:vAlign w:val="center"/>
          </w:tcPr>
          <w:p w14:paraId="4D1D319A" w14:textId="77777777" w:rsidR="006C4FB2" w:rsidRDefault="00000000">
            <w:pPr>
              <w:spacing w:before="20" w:after="20"/>
            </w:pPr>
            <w:r>
              <w:rPr>
                <w:sz w:val="14"/>
                <w:szCs w:val="14"/>
              </w:rPr>
              <w:t>all</w:t>
            </w:r>
          </w:p>
        </w:tc>
        <w:tc>
          <w:tcPr>
            <w:tcW w:w="3846" w:type="dxa"/>
            <w:shd w:val="clear" w:color="auto" w:fill="F4F7FB"/>
            <w:tcMar>
              <w:top w:w="40" w:type="dxa"/>
              <w:left w:w="80" w:type="dxa"/>
              <w:bottom w:w="40" w:type="dxa"/>
              <w:right w:w="80" w:type="dxa"/>
            </w:tcMar>
            <w:vAlign w:val="center"/>
          </w:tcPr>
          <w:p w14:paraId="7404C98B" w14:textId="77777777" w:rsidR="006C4FB2" w:rsidRDefault="00000000">
            <w:pPr>
              <w:bidi/>
              <w:spacing w:before="20" w:after="20" w:line="276" w:lineRule="auto"/>
            </w:pP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کوئی</w:t>
            </w:r>
            <w:proofErr w:type="spellEnd"/>
            <w:r>
              <w:rPr>
                <w:rFonts w:ascii="Arial" w:eastAsia="Arial" w:hAnsi="Arial" w:cs="Arial"/>
                <w:sz w:val="20"/>
                <w:szCs w:val="20"/>
                <w:rtl/>
              </w:rPr>
              <w:t xml:space="preserve"> حق </w:t>
            </w:r>
            <w:proofErr w:type="spellStart"/>
            <w:r>
              <w:rPr>
                <w:rFonts w:ascii="Arial" w:eastAsia="Arial" w:hAnsi="Arial" w:cs="Arial"/>
                <w:sz w:val="20"/>
                <w:szCs w:val="20"/>
                <w:rtl/>
              </w:rPr>
              <w:t>نہیں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کٹوتی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ہو</w:t>
            </w:r>
            <w:proofErr w:type="spellEnd"/>
            <w:r>
              <w:rPr>
                <w:rFonts w:ascii="Arial" w:eastAsia="Arial" w:hAnsi="Arial" w:cs="Arial"/>
                <w:sz w:val="20"/>
                <w:szCs w:val="20"/>
                <w:rtl/>
              </w:rPr>
              <w:t xml:space="preserve"> تو {</w:t>
            </w:r>
            <w:proofErr w:type="spellStart"/>
            <w:r>
              <w:rPr>
                <w:rFonts w:ascii="Arial" w:eastAsia="Arial" w:hAnsi="Arial" w:cs="Arial"/>
                <w:sz w:val="20"/>
                <w:szCs w:val="20"/>
                <w:rtl/>
              </w:rPr>
              <w:t>ہیلپ</w:t>
            </w:r>
            <w:proofErr w:type="spellEnd"/>
            <w:r>
              <w:rPr>
                <w:rFonts w:ascii="Arial" w:eastAsia="Arial" w:hAnsi="Arial" w:cs="Arial"/>
                <w:sz w:val="20"/>
                <w:szCs w:val="20"/>
                <w:rtl/>
              </w:rPr>
              <w:t xml:space="preserve"> لائن} </w:t>
            </w:r>
            <w:proofErr w:type="spellStart"/>
            <w:r>
              <w:rPr>
                <w:rFonts w:ascii="Arial" w:eastAsia="Arial" w:hAnsi="Arial" w:cs="Arial"/>
                <w:sz w:val="20"/>
                <w:szCs w:val="20"/>
                <w:rtl/>
              </w:rPr>
              <w:t>پر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76B4C936" w14:textId="77777777" w:rsidR="006C4FB2" w:rsidRDefault="00000000">
            <w:pPr>
              <w:spacing w:before="20" w:after="20"/>
            </w:pPr>
            <w:r>
              <w:rPr>
                <w:sz w:val="14"/>
                <w:szCs w:val="14"/>
              </w:rPr>
              <w:t>The agent has no right to deduct from your money. If he does, complain to {helpline}.</w:t>
            </w:r>
          </w:p>
        </w:tc>
      </w:tr>
      <w:tr w:rsidR="006C4FB2" w14:paraId="2C76AE12" w14:textId="77777777">
        <w:trPr>
          <w:cantSplit/>
        </w:trPr>
        <w:tc>
          <w:tcPr>
            <w:tcW w:w="650" w:type="dxa"/>
            <w:shd w:val="clear" w:color="auto" w:fill="FFFFFF"/>
            <w:tcMar>
              <w:top w:w="40" w:type="dxa"/>
              <w:left w:w="80" w:type="dxa"/>
              <w:bottom w:w="40" w:type="dxa"/>
              <w:right w:w="80" w:type="dxa"/>
            </w:tcMar>
            <w:vAlign w:val="center"/>
          </w:tcPr>
          <w:p w14:paraId="3599816B" w14:textId="77777777" w:rsidR="006C4FB2" w:rsidRDefault="00000000">
            <w:pPr>
              <w:spacing w:before="20" w:after="20"/>
            </w:pPr>
            <w:r>
              <w:rPr>
                <w:sz w:val="14"/>
                <w:szCs w:val="14"/>
              </w:rPr>
              <w:t>C3</w:t>
            </w:r>
          </w:p>
        </w:tc>
        <w:tc>
          <w:tcPr>
            <w:tcW w:w="1450" w:type="dxa"/>
            <w:shd w:val="clear" w:color="auto" w:fill="FFFFFF"/>
            <w:tcMar>
              <w:top w:w="40" w:type="dxa"/>
              <w:left w:w="80" w:type="dxa"/>
              <w:bottom w:w="40" w:type="dxa"/>
              <w:right w:w="80" w:type="dxa"/>
            </w:tcMar>
            <w:vAlign w:val="center"/>
          </w:tcPr>
          <w:p w14:paraId="5D06B13F" w14:textId="77777777" w:rsidR="006C4FB2" w:rsidRDefault="00000000">
            <w:pPr>
              <w:spacing w:before="20" w:after="20"/>
            </w:pPr>
            <w:r>
              <w:rPr>
                <w:sz w:val="14"/>
                <w:szCs w:val="14"/>
              </w:rPr>
              <w:t>Day 7</w:t>
            </w:r>
          </w:p>
        </w:tc>
        <w:tc>
          <w:tcPr>
            <w:tcW w:w="800" w:type="dxa"/>
            <w:shd w:val="clear" w:color="auto" w:fill="FFFFFF"/>
            <w:tcMar>
              <w:top w:w="40" w:type="dxa"/>
              <w:left w:w="80" w:type="dxa"/>
              <w:bottom w:w="40" w:type="dxa"/>
              <w:right w:w="80" w:type="dxa"/>
            </w:tcMar>
            <w:vAlign w:val="center"/>
          </w:tcPr>
          <w:p w14:paraId="64CAB3BF" w14:textId="77777777" w:rsidR="006C4FB2" w:rsidRDefault="00000000">
            <w:pPr>
              <w:spacing w:before="20" w:after="20"/>
            </w:pPr>
            <w:r>
              <w:rPr>
                <w:sz w:val="14"/>
                <w:szCs w:val="14"/>
              </w:rPr>
              <w:t>A, C</w:t>
            </w:r>
          </w:p>
        </w:tc>
        <w:tc>
          <w:tcPr>
            <w:tcW w:w="3846" w:type="dxa"/>
            <w:shd w:val="clear" w:color="auto" w:fill="FFFFFF"/>
            <w:tcMar>
              <w:top w:w="40" w:type="dxa"/>
              <w:left w:w="80" w:type="dxa"/>
              <w:bottom w:w="40" w:type="dxa"/>
              <w:right w:w="80" w:type="dxa"/>
            </w:tcMar>
            <w:vAlign w:val="center"/>
          </w:tcPr>
          <w:p w14:paraId="4F5E9BE0" w14:textId="77777777" w:rsidR="006C4FB2" w:rsidRDefault="00000000">
            <w:pPr>
              <w:bidi/>
              <w:spacing w:before="20" w:after="20" w:line="276" w:lineRule="auto"/>
            </w:pPr>
            <w:r>
              <w:rPr>
                <w:rFonts w:ascii="Arial" w:eastAsia="Arial" w:hAnsi="Arial" w:cs="Arial"/>
                <w:sz w:val="20"/>
                <w:szCs w:val="20"/>
                <w:rtl/>
              </w:rPr>
              <w:t xml:space="preserve">رقم </w:t>
            </w:r>
            <w:proofErr w:type="spellStart"/>
            <w:r>
              <w:rPr>
                <w:rFonts w:ascii="Arial" w:eastAsia="Arial" w:hAnsi="Arial" w:cs="Arial"/>
                <w:sz w:val="20"/>
                <w:szCs w:val="20"/>
                <w:rtl/>
              </w:rPr>
              <w:t>بھیجنے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پہلے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نمبر</w:t>
            </w:r>
            <w:proofErr w:type="spellEnd"/>
            <w:r>
              <w:rPr>
                <w:rFonts w:ascii="Arial" w:eastAsia="Arial" w:hAnsi="Arial" w:cs="Arial"/>
                <w:sz w:val="20"/>
                <w:szCs w:val="20"/>
                <w:rtl/>
              </w:rPr>
              <w:t xml:space="preserve"> دو بار </w:t>
            </w:r>
            <w:proofErr w:type="spellStart"/>
            <w:r>
              <w:rPr>
                <w:rFonts w:ascii="Arial" w:eastAsia="Arial" w:hAnsi="Arial" w:cs="Arial"/>
                <w:sz w:val="20"/>
                <w:szCs w:val="20"/>
                <w:rtl/>
              </w:rPr>
              <w:t>چیک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بھیجنے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بعد </w:t>
            </w:r>
            <w:proofErr w:type="spellStart"/>
            <w:r>
              <w:rPr>
                <w:rFonts w:ascii="Arial" w:eastAsia="Arial" w:hAnsi="Arial" w:cs="Arial"/>
                <w:sz w:val="20"/>
                <w:szCs w:val="20"/>
                <w:rtl/>
              </w:rPr>
              <w:t>آنے</w:t>
            </w:r>
            <w:proofErr w:type="spellEnd"/>
            <w:r>
              <w:rPr>
                <w:rFonts w:ascii="Arial" w:eastAsia="Arial" w:hAnsi="Arial" w:cs="Arial"/>
                <w:sz w:val="20"/>
                <w:szCs w:val="20"/>
                <w:rtl/>
              </w:rPr>
              <w:t xml:space="preserve"> والا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محفوظ </w:t>
            </w:r>
            <w:proofErr w:type="spellStart"/>
            <w:r>
              <w:rPr>
                <w:rFonts w:ascii="Arial" w:eastAsia="Arial" w:hAnsi="Arial" w:cs="Arial"/>
                <w:sz w:val="20"/>
                <w:szCs w:val="20"/>
                <w:rtl/>
              </w:rPr>
              <w:t>رکھیں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7B8EB305" w14:textId="77777777" w:rsidR="006C4FB2" w:rsidRDefault="00000000">
            <w:pPr>
              <w:spacing w:before="20" w:after="20"/>
            </w:pPr>
            <w:r>
              <w:rPr>
                <w:sz w:val="14"/>
                <w:szCs w:val="14"/>
              </w:rPr>
              <w:t>Check the number twice before sending money. Keep the message you receive after sending.</w:t>
            </w:r>
          </w:p>
        </w:tc>
      </w:tr>
      <w:tr w:rsidR="006C4FB2" w14:paraId="4CBB9460" w14:textId="77777777">
        <w:trPr>
          <w:cantSplit/>
        </w:trPr>
        <w:tc>
          <w:tcPr>
            <w:tcW w:w="650" w:type="dxa"/>
            <w:shd w:val="clear" w:color="auto" w:fill="F4F7FB"/>
            <w:tcMar>
              <w:top w:w="40" w:type="dxa"/>
              <w:left w:w="80" w:type="dxa"/>
              <w:bottom w:w="40" w:type="dxa"/>
              <w:right w:w="80" w:type="dxa"/>
            </w:tcMar>
            <w:vAlign w:val="center"/>
          </w:tcPr>
          <w:p w14:paraId="6000A78D" w14:textId="77777777" w:rsidR="006C4FB2" w:rsidRDefault="00000000">
            <w:pPr>
              <w:spacing w:before="20" w:after="20"/>
            </w:pPr>
            <w:r>
              <w:rPr>
                <w:sz w:val="14"/>
                <w:szCs w:val="14"/>
              </w:rPr>
              <w:t>C4</w:t>
            </w:r>
          </w:p>
        </w:tc>
        <w:tc>
          <w:tcPr>
            <w:tcW w:w="1450" w:type="dxa"/>
            <w:shd w:val="clear" w:color="auto" w:fill="F4F7FB"/>
            <w:tcMar>
              <w:top w:w="40" w:type="dxa"/>
              <w:left w:w="80" w:type="dxa"/>
              <w:bottom w:w="40" w:type="dxa"/>
              <w:right w:w="80" w:type="dxa"/>
            </w:tcMar>
            <w:vAlign w:val="center"/>
          </w:tcPr>
          <w:p w14:paraId="1428C336" w14:textId="77777777" w:rsidR="006C4FB2" w:rsidRDefault="00000000">
            <w:pPr>
              <w:spacing w:before="20" w:after="20"/>
            </w:pPr>
            <w:r>
              <w:rPr>
                <w:sz w:val="14"/>
                <w:szCs w:val="14"/>
              </w:rPr>
              <w:t>Day 12</w:t>
            </w:r>
          </w:p>
        </w:tc>
        <w:tc>
          <w:tcPr>
            <w:tcW w:w="800" w:type="dxa"/>
            <w:shd w:val="clear" w:color="auto" w:fill="F4F7FB"/>
            <w:tcMar>
              <w:top w:w="40" w:type="dxa"/>
              <w:left w:w="80" w:type="dxa"/>
              <w:bottom w:w="40" w:type="dxa"/>
              <w:right w:w="80" w:type="dxa"/>
            </w:tcMar>
            <w:vAlign w:val="center"/>
          </w:tcPr>
          <w:p w14:paraId="7AD5B32C" w14:textId="77777777" w:rsidR="006C4FB2" w:rsidRDefault="00000000">
            <w:pPr>
              <w:spacing w:before="20" w:after="20"/>
            </w:pPr>
            <w:r>
              <w:rPr>
                <w:sz w:val="14"/>
                <w:szCs w:val="14"/>
              </w:rPr>
              <w:t>A, C</w:t>
            </w:r>
          </w:p>
        </w:tc>
        <w:tc>
          <w:tcPr>
            <w:tcW w:w="3846" w:type="dxa"/>
            <w:shd w:val="clear" w:color="auto" w:fill="F4F7FB"/>
            <w:tcMar>
              <w:top w:w="40" w:type="dxa"/>
              <w:left w:w="80" w:type="dxa"/>
              <w:bottom w:w="40" w:type="dxa"/>
              <w:right w:w="80" w:type="dxa"/>
            </w:tcMar>
            <w:vAlign w:val="center"/>
          </w:tcPr>
          <w:p w14:paraId="7347A6E7" w14:textId="77777777" w:rsidR="006C4FB2" w:rsidRDefault="00000000">
            <w:pPr>
              <w:bidi/>
              <w:spacing w:before="20" w:after="20" w:line="276" w:lineRule="auto"/>
            </w:pPr>
            <w:proofErr w:type="spellStart"/>
            <w:r>
              <w:rPr>
                <w:rFonts w:ascii="Arial" w:eastAsia="Arial" w:hAnsi="Arial" w:cs="Arial"/>
                <w:sz w:val="20"/>
                <w:szCs w:val="20"/>
                <w:rtl/>
              </w:rPr>
              <w:t>ہر</w:t>
            </w:r>
            <w:proofErr w:type="spellEnd"/>
            <w:r>
              <w:rPr>
                <w:rFonts w:ascii="Arial" w:eastAsia="Arial" w:hAnsi="Arial" w:cs="Arial"/>
                <w:sz w:val="20"/>
                <w:szCs w:val="20"/>
                <w:rtl/>
              </w:rPr>
              <w:t xml:space="preserve"> قسط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تھوڑی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چھوڑ</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چھوٹی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بچت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مشکل</w:t>
            </w:r>
            <w:proofErr w:type="spellEnd"/>
            <w:r>
              <w:rPr>
                <w:rFonts w:ascii="Arial" w:eastAsia="Arial" w:hAnsi="Arial" w:cs="Arial"/>
                <w:sz w:val="20"/>
                <w:szCs w:val="20"/>
                <w:rtl/>
              </w:rPr>
              <w:t xml:space="preserve"> وقت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1EDAD8CB" w14:textId="77777777" w:rsidR="006C4FB2" w:rsidRDefault="00000000">
            <w:pPr>
              <w:spacing w:before="20" w:after="20"/>
            </w:pPr>
            <w:r>
              <w:rPr>
                <w:sz w:val="14"/>
                <w:szCs w:val="14"/>
              </w:rPr>
              <w:t>Leave a little of each instalment in your wallet. Small savings help in hard times.</w:t>
            </w:r>
          </w:p>
        </w:tc>
      </w:tr>
      <w:tr w:rsidR="006C4FB2" w14:paraId="4C8B96F1" w14:textId="77777777">
        <w:trPr>
          <w:cantSplit/>
        </w:trPr>
        <w:tc>
          <w:tcPr>
            <w:tcW w:w="650" w:type="dxa"/>
            <w:shd w:val="clear" w:color="auto" w:fill="FFFFFF"/>
            <w:tcMar>
              <w:top w:w="40" w:type="dxa"/>
              <w:left w:w="80" w:type="dxa"/>
              <w:bottom w:w="40" w:type="dxa"/>
              <w:right w:w="80" w:type="dxa"/>
            </w:tcMar>
            <w:vAlign w:val="center"/>
          </w:tcPr>
          <w:p w14:paraId="5337FC4B" w14:textId="77777777" w:rsidR="006C4FB2" w:rsidRDefault="00000000">
            <w:pPr>
              <w:spacing w:before="20" w:after="20"/>
            </w:pPr>
            <w:r>
              <w:rPr>
                <w:sz w:val="14"/>
                <w:szCs w:val="14"/>
              </w:rPr>
              <w:t>T1</w:t>
            </w:r>
          </w:p>
        </w:tc>
        <w:tc>
          <w:tcPr>
            <w:tcW w:w="1450" w:type="dxa"/>
            <w:shd w:val="clear" w:color="auto" w:fill="FFFFFF"/>
            <w:tcMar>
              <w:top w:w="40" w:type="dxa"/>
              <w:left w:w="80" w:type="dxa"/>
              <w:bottom w:w="40" w:type="dxa"/>
              <w:right w:w="80" w:type="dxa"/>
            </w:tcMar>
            <w:vAlign w:val="center"/>
          </w:tcPr>
          <w:p w14:paraId="25D6A5C9" w14:textId="77777777" w:rsidR="006C4FB2" w:rsidRDefault="00000000">
            <w:pPr>
              <w:spacing w:before="20" w:after="20"/>
            </w:pPr>
            <w:r>
              <w:rPr>
                <w:sz w:val="14"/>
                <w:szCs w:val="14"/>
              </w:rPr>
              <w:t>T−3 before each tranche</w:t>
            </w:r>
          </w:p>
        </w:tc>
        <w:tc>
          <w:tcPr>
            <w:tcW w:w="800" w:type="dxa"/>
            <w:shd w:val="clear" w:color="auto" w:fill="FFFFFF"/>
            <w:tcMar>
              <w:top w:w="40" w:type="dxa"/>
              <w:left w:w="80" w:type="dxa"/>
              <w:bottom w:w="40" w:type="dxa"/>
              <w:right w:w="80" w:type="dxa"/>
            </w:tcMar>
            <w:vAlign w:val="center"/>
          </w:tcPr>
          <w:p w14:paraId="36A2D002" w14:textId="77777777" w:rsidR="006C4FB2" w:rsidRDefault="00000000">
            <w:pPr>
              <w:spacing w:before="20" w:after="20"/>
            </w:pPr>
            <w:r>
              <w:rPr>
                <w:sz w:val="14"/>
                <w:szCs w:val="14"/>
              </w:rPr>
              <w:t>all</w:t>
            </w:r>
          </w:p>
        </w:tc>
        <w:tc>
          <w:tcPr>
            <w:tcW w:w="3846" w:type="dxa"/>
            <w:shd w:val="clear" w:color="auto" w:fill="FFFFFF"/>
            <w:tcMar>
              <w:top w:w="40" w:type="dxa"/>
              <w:left w:w="80" w:type="dxa"/>
              <w:bottom w:w="40" w:type="dxa"/>
              <w:right w:w="80" w:type="dxa"/>
            </w:tcMar>
            <w:vAlign w:val="center"/>
          </w:tcPr>
          <w:p w14:paraId="1F12BB37" w14:textId="77777777" w:rsidR="006C4FB2" w:rsidRDefault="00000000">
            <w:pPr>
              <w:bidi/>
              <w:spacing w:before="20" w:after="20" w:line="276" w:lineRule="auto"/>
            </w:pP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قسط جلد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8171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بعد </w:t>
            </w:r>
            <w:proofErr w:type="spellStart"/>
            <w:r>
              <w:rPr>
                <w:rFonts w:ascii="Arial" w:eastAsia="Arial" w:hAnsi="Arial" w:cs="Arial"/>
                <w:sz w:val="20"/>
                <w:szCs w:val="20"/>
                <w:rtl/>
              </w:rPr>
              <w:t>ہی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ایجنٹ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پاس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جائیں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2CA4E255" w14:textId="77777777" w:rsidR="006C4FB2" w:rsidRDefault="00000000">
            <w:pPr>
              <w:spacing w:before="20" w:after="20"/>
            </w:pPr>
            <w:r>
              <w:rPr>
                <w:sz w:val="14"/>
                <w:szCs w:val="14"/>
              </w:rPr>
              <w:t>Your instalment will reach your wallet soon. Go to the agent only after the 8171 message arrives.</w:t>
            </w:r>
          </w:p>
        </w:tc>
      </w:tr>
      <w:tr w:rsidR="006C4FB2" w14:paraId="30C29515" w14:textId="77777777">
        <w:trPr>
          <w:cantSplit/>
        </w:trPr>
        <w:tc>
          <w:tcPr>
            <w:tcW w:w="650" w:type="dxa"/>
            <w:shd w:val="clear" w:color="auto" w:fill="F4F7FB"/>
            <w:tcMar>
              <w:top w:w="40" w:type="dxa"/>
              <w:left w:w="80" w:type="dxa"/>
              <w:bottom w:w="40" w:type="dxa"/>
              <w:right w:w="80" w:type="dxa"/>
            </w:tcMar>
            <w:vAlign w:val="center"/>
          </w:tcPr>
          <w:p w14:paraId="222A8101" w14:textId="77777777" w:rsidR="006C4FB2" w:rsidRDefault="00000000">
            <w:pPr>
              <w:spacing w:before="20" w:after="20"/>
            </w:pPr>
            <w:r>
              <w:rPr>
                <w:sz w:val="14"/>
                <w:szCs w:val="14"/>
              </w:rPr>
              <w:lastRenderedPageBreak/>
              <w:t>T2</w:t>
            </w:r>
          </w:p>
        </w:tc>
        <w:tc>
          <w:tcPr>
            <w:tcW w:w="1450" w:type="dxa"/>
            <w:shd w:val="clear" w:color="auto" w:fill="F4F7FB"/>
            <w:tcMar>
              <w:top w:w="40" w:type="dxa"/>
              <w:left w:w="80" w:type="dxa"/>
              <w:bottom w:w="40" w:type="dxa"/>
              <w:right w:w="80" w:type="dxa"/>
            </w:tcMar>
            <w:vAlign w:val="center"/>
          </w:tcPr>
          <w:p w14:paraId="53A3DAF4" w14:textId="77777777" w:rsidR="006C4FB2" w:rsidRDefault="00000000">
            <w:pPr>
              <w:spacing w:before="20" w:after="20"/>
            </w:pPr>
            <w:r>
              <w:rPr>
                <w:sz w:val="14"/>
                <w:szCs w:val="14"/>
              </w:rPr>
              <w:t>Payment day</w:t>
            </w:r>
          </w:p>
        </w:tc>
        <w:tc>
          <w:tcPr>
            <w:tcW w:w="800" w:type="dxa"/>
            <w:shd w:val="clear" w:color="auto" w:fill="F4F7FB"/>
            <w:tcMar>
              <w:top w:w="40" w:type="dxa"/>
              <w:left w:w="80" w:type="dxa"/>
              <w:bottom w:w="40" w:type="dxa"/>
              <w:right w:w="80" w:type="dxa"/>
            </w:tcMar>
            <w:vAlign w:val="center"/>
          </w:tcPr>
          <w:p w14:paraId="5013A971" w14:textId="77777777" w:rsidR="006C4FB2" w:rsidRDefault="00000000">
            <w:pPr>
              <w:spacing w:before="20" w:after="20"/>
            </w:pPr>
            <w:r>
              <w:rPr>
                <w:sz w:val="14"/>
                <w:szCs w:val="14"/>
              </w:rPr>
              <w:t>all</w:t>
            </w:r>
          </w:p>
        </w:tc>
        <w:tc>
          <w:tcPr>
            <w:tcW w:w="3846" w:type="dxa"/>
            <w:shd w:val="clear" w:color="auto" w:fill="F4F7FB"/>
            <w:tcMar>
              <w:top w:w="40" w:type="dxa"/>
              <w:left w:w="80" w:type="dxa"/>
              <w:bottom w:w="40" w:type="dxa"/>
              <w:right w:w="80" w:type="dxa"/>
            </w:tcMar>
            <w:vAlign w:val="center"/>
          </w:tcPr>
          <w:p w14:paraId="1D5835FC" w14:textId="77777777" w:rsidR="006C4FB2" w:rsidRDefault="00000000">
            <w:pPr>
              <w:bidi/>
              <w:spacing w:before="20" w:after="20" w:line="276" w:lineRule="auto"/>
            </w:pPr>
            <w:r>
              <w:rPr>
                <w:rFonts w:ascii="Arial" w:eastAsia="Arial" w:hAnsi="Arial" w:cs="Arial"/>
                <w:sz w:val="20"/>
                <w:szCs w:val="20"/>
                <w:rtl/>
              </w:rPr>
              <w:t xml:space="preserve">رقم </w:t>
            </w:r>
            <w:proofErr w:type="spellStart"/>
            <w:r>
              <w:rPr>
                <w:rFonts w:ascii="Arial" w:eastAsia="Arial" w:hAnsi="Arial" w:cs="Arial"/>
                <w:sz w:val="20"/>
                <w:szCs w:val="20"/>
                <w:rtl/>
              </w:rPr>
              <w:t>نکلواتے</w:t>
            </w:r>
            <w:proofErr w:type="spellEnd"/>
            <w:r>
              <w:rPr>
                <w:rFonts w:ascii="Arial" w:eastAsia="Arial" w:hAnsi="Arial" w:cs="Arial"/>
                <w:sz w:val="20"/>
                <w:szCs w:val="20"/>
                <w:rtl/>
              </w:rPr>
              <w:t xml:space="preserve"> وقت 3 </w:t>
            </w:r>
            <w:proofErr w:type="spellStart"/>
            <w:r>
              <w:rPr>
                <w:rFonts w:ascii="Arial" w:eastAsia="Arial" w:hAnsi="Arial" w:cs="Arial"/>
                <w:sz w:val="20"/>
                <w:szCs w:val="20"/>
                <w:rtl/>
              </w:rPr>
              <w:t>باتیں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لگائیں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لیں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رسید</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دیکھیں</w:t>
            </w:r>
            <w:proofErr w:type="spellEnd"/>
            <w:r>
              <w:rPr>
                <w:rFonts w:ascii="Arial" w:eastAsia="Arial" w:hAnsi="Arial" w:cs="Arial"/>
                <w:sz w:val="20"/>
                <w:szCs w:val="20"/>
                <w:rtl/>
              </w:rPr>
              <w:t xml:space="preserve">۔ مدد: {مدد </w:t>
            </w:r>
            <w:proofErr w:type="spellStart"/>
            <w:r>
              <w:rPr>
                <w:rFonts w:ascii="Arial" w:eastAsia="Arial" w:hAnsi="Arial" w:cs="Arial"/>
                <w:sz w:val="20"/>
                <w:szCs w:val="20"/>
                <w:rtl/>
              </w:rPr>
              <w:t>مرکز</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5C1BC788" w14:textId="77777777" w:rsidR="006C4FB2" w:rsidRDefault="00000000">
            <w:pPr>
              <w:spacing w:before="20" w:after="20"/>
            </w:pPr>
            <w:r>
              <w:rPr>
                <w:sz w:val="14"/>
                <w:szCs w:val="14"/>
              </w:rPr>
              <w:t>Three things when withdrawing: enter your PIN yourself, take the full amount, check the receipt message. Help: {help desk}.</w:t>
            </w:r>
          </w:p>
        </w:tc>
      </w:tr>
      <w:tr w:rsidR="006C4FB2" w14:paraId="20ACF2FC" w14:textId="77777777">
        <w:trPr>
          <w:cantSplit/>
        </w:trPr>
        <w:tc>
          <w:tcPr>
            <w:tcW w:w="650" w:type="dxa"/>
            <w:shd w:val="clear" w:color="auto" w:fill="FFFFFF"/>
            <w:tcMar>
              <w:top w:w="40" w:type="dxa"/>
              <w:left w:w="80" w:type="dxa"/>
              <w:bottom w:w="40" w:type="dxa"/>
              <w:right w:w="80" w:type="dxa"/>
            </w:tcMar>
            <w:vAlign w:val="center"/>
          </w:tcPr>
          <w:p w14:paraId="33DE16F4" w14:textId="77777777" w:rsidR="006C4FB2" w:rsidRDefault="00000000">
            <w:pPr>
              <w:spacing w:before="20" w:after="20"/>
            </w:pPr>
            <w:r>
              <w:rPr>
                <w:sz w:val="14"/>
                <w:szCs w:val="14"/>
              </w:rPr>
              <w:t>T3</w:t>
            </w:r>
          </w:p>
        </w:tc>
        <w:tc>
          <w:tcPr>
            <w:tcW w:w="1450" w:type="dxa"/>
            <w:shd w:val="clear" w:color="auto" w:fill="FFFFFF"/>
            <w:tcMar>
              <w:top w:w="40" w:type="dxa"/>
              <w:left w:w="80" w:type="dxa"/>
              <w:bottom w:w="40" w:type="dxa"/>
              <w:right w:w="80" w:type="dxa"/>
            </w:tcMar>
            <w:vAlign w:val="center"/>
          </w:tcPr>
          <w:p w14:paraId="6A235DB0" w14:textId="77777777" w:rsidR="006C4FB2" w:rsidRDefault="00000000">
            <w:pPr>
              <w:spacing w:before="20" w:after="20"/>
            </w:pPr>
            <w:r>
              <w:rPr>
                <w:sz w:val="14"/>
                <w:szCs w:val="14"/>
              </w:rPr>
              <w:t>T+6</w:t>
            </w:r>
          </w:p>
        </w:tc>
        <w:tc>
          <w:tcPr>
            <w:tcW w:w="800" w:type="dxa"/>
            <w:shd w:val="clear" w:color="auto" w:fill="FFFFFF"/>
            <w:tcMar>
              <w:top w:w="40" w:type="dxa"/>
              <w:left w:w="80" w:type="dxa"/>
              <w:bottom w:w="40" w:type="dxa"/>
              <w:right w:w="80" w:type="dxa"/>
            </w:tcMar>
            <w:vAlign w:val="center"/>
          </w:tcPr>
          <w:p w14:paraId="69CE1AFA" w14:textId="77777777" w:rsidR="006C4FB2" w:rsidRDefault="00000000">
            <w:pPr>
              <w:spacing w:before="20" w:after="20"/>
            </w:pPr>
            <w:r>
              <w:rPr>
                <w:sz w:val="14"/>
                <w:szCs w:val="14"/>
              </w:rPr>
              <w:t>all</w:t>
            </w:r>
          </w:p>
        </w:tc>
        <w:tc>
          <w:tcPr>
            <w:tcW w:w="3846" w:type="dxa"/>
            <w:shd w:val="clear" w:color="auto" w:fill="FFFFFF"/>
            <w:tcMar>
              <w:top w:w="40" w:type="dxa"/>
              <w:left w:w="80" w:type="dxa"/>
              <w:bottom w:w="40" w:type="dxa"/>
              <w:right w:w="80" w:type="dxa"/>
            </w:tcMar>
            <w:vAlign w:val="center"/>
          </w:tcPr>
          <w:p w14:paraId="22EDD432" w14:textId="77777777" w:rsidR="006C4FB2" w:rsidRDefault="00000000">
            <w:pPr>
              <w:bidi/>
              <w:spacing w:before="20" w:after="20" w:line="276" w:lineRule="auto"/>
            </w:pPr>
            <w:proofErr w:type="spellStart"/>
            <w:r>
              <w:rPr>
                <w:rFonts w:ascii="Arial" w:eastAsia="Arial" w:hAnsi="Arial" w:cs="Arial"/>
                <w:sz w:val="20"/>
                <w:szCs w:val="20"/>
                <w:rtl/>
              </w:rPr>
              <w:t>کیا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پوری</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ملی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ہماری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کال</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آئے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بٹن</w:t>
            </w:r>
            <w:proofErr w:type="spellEnd"/>
            <w:r>
              <w:rPr>
                <w:rFonts w:ascii="Arial" w:eastAsia="Arial" w:hAnsi="Arial" w:cs="Arial"/>
                <w:sz w:val="20"/>
                <w:szCs w:val="20"/>
                <w:rtl/>
              </w:rPr>
              <w:t xml:space="preserve"> دبا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جواب </w:t>
            </w:r>
            <w:proofErr w:type="spellStart"/>
            <w:r>
              <w:rPr>
                <w:rFonts w:ascii="Arial" w:eastAsia="Arial" w:hAnsi="Arial" w:cs="Arial"/>
                <w:sz w:val="20"/>
                <w:szCs w:val="20"/>
                <w:rtl/>
              </w:rPr>
              <w:t>دیں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18F240CF" w14:textId="77777777" w:rsidR="006C4FB2" w:rsidRDefault="00000000">
            <w:pPr>
              <w:spacing w:before="20" w:after="20"/>
            </w:pPr>
            <w:r>
              <w:rPr>
                <w:sz w:val="14"/>
                <w:szCs w:val="14"/>
              </w:rPr>
              <w:t>Did you receive the full amount? We will call tomorrow; please answer by pressing a button.</w:t>
            </w:r>
          </w:p>
        </w:tc>
      </w:tr>
      <w:tr w:rsidR="006C4FB2" w14:paraId="6A7BD566" w14:textId="77777777">
        <w:trPr>
          <w:cantSplit/>
        </w:trPr>
        <w:tc>
          <w:tcPr>
            <w:tcW w:w="650" w:type="dxa"/>
            <w:shd w:val="clear" w:color="auto" w:fill="F4F7FB"/>
            <w:tcMar>
              <w:top w:w="40" w:type="dxa"/>
              <w:left w:w="80" w:type="dxa"/>
              <w:bottom w:w="40" w:type="dxa"/>
              <w:right w:w="80" w:type="dxa"/>
            </w:tcMar>
            <w:vAlign w:val="center"/>
          </w:tcPr>
          <w:p w14:paraId="25F2605A" w14:textId="77777777" w:rsidR="006C4FB2" w:rsidRDefault="00000000">
            <w:pPr>
              <w:spacing w:before="20" w:after="20"/>
            </w:pPr>
            <w:r>
              <w:rPr>
                <w:sz w:val="14"/>
                <w:szCs w:val="14"/>
              </w:rPr>
              <w:t>T4</w:t>
            </w:r>
          </w:p>
        </w:tc>
        <w:tc>
          <w:tcPr>
            <w:tcW w:w="1450" w:type="dxa"/>
            <w:shd w:val="clear" w:color="auto" w:fill="F4F7FB"/>
            <w:tcMar>
              <w:top w:w="40" w:type="dxa"/>
              <w:left w:w="80" w:type="dxa"/>
              <w:bottom w:w="40" w:type="dxa"/>
              <w:right w:w="80" w:type="dxa"/>
            </w:tcMar>
            <w:vAlign w:val="center"/>
          </w:tcPr>
          <w:p w14:paraId="5E671604" w14:textId="77777777" w:rsidR="006C4FB2" w:rsidRDefault="00000000">
            <w:pPr>
              <w:spacing w:before="20" w:after="20"/>
            </w:pPr>
            <w:r>
              <w:rPr>
                <w:sz w:val="14"/>
                <w:szCs w:val="14"/>
              </w:rPr>
              <w:t>On complaint</w:t>
            </w:r>
          </w:p>
        </w:tc>
        <w:tc>
          <w:tcPr>
            <w:tcW w:w="800" w:type="dxa"/>
            <w:shd w:val="clear" w:color="auto" w:fill="F4F7FB"/>
            <w:tcMar>
              <w:top w:w="40" w:type="dxa"/>
              <w:left w:w="80" w:type="dxa"/>
              <w:bottom w:w="40" w:type="dxa"/>
              <w:right w:w="80" w:type="dxa"/>
            </w:tcMar>
            <w:vAlign w:val="center"/>
          </w:tcPr>
          <w:p w14:paraId="33C46F92" w14:textId="77777777" w:rsidR="006C4FB2" w:rsidRDefault="00000000">
            <w:pPr>
              <w:spacing w:before="20" w:after="20"/>
            </w:pPr>
            <w:r>
              <w:rPr>
                <w:sz w:val="14"/>
                <w:szCs w:val="14"/>
              </w:rPr>
              <w:t>event</w:t>
            </w:r>
          </w:p>
        </w:tc>
        <w:tc>
          <w:tcPr>
            <w:tcW w:w="3846" w:type="dxa"/>
            <w:shd w:val="clear" w:color="auto" w:fill="F4F7FB"/>
            <w:tcMar>
              <w:top w:w="40" w:type="dxa"/>
              <w:left w:w="80" w:type="dxa"/>
              <w:bottom w:w="40" w:type="dxa"/>
              <w:right w:w="80" w:type="dxa"/>
            </w:tcMar>
            <w:vAlign w:val="center"/>
          </w:tcPr>
          <w:p w14:paraId="11F8FEE5" w14:textId="77777777" w:rsidR="006C4FB2" w:rsidRDefault="00000000">
            <w:pPr>
              <w:bidi/>
              <w:spacing w:before="20" w:after="20" w:line="276" w:lineRule="auto"/>
            </w:pP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شکایت</w:t>
            </w:r>
            <w:proofErr w:type="spellEnd"/>
            <w:r>
              <w:rPr>
                <w:rFonts w:ascii="Arial" w:eastAsia="Arial" w:hAnsi="Arial" w:cs="Arial"/>
                <w:sz w:val="20"/>
                <w:szCs w:val="20"/>
                <w:rtl/>
              </w:rPr>
              <w:t xml:space="preserve"> درج </w:t>
            </w:r>
            <w:proofErr w:type="spellStart"/>
            <w:r>
              <w:rPr>
                <w:rFonts w:ascii="Arial" w:eastAsia="Arial" w:hAnsi="Arial" w:cs="Arial"/>
                <w:sz w:val="20"/>
                <w:szCs w:val="20"/>
                <w:rtl/>
              </w:rPr>
              <w:t>ہو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نمبر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ٹکٹ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ہماری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ٹیم</w:t>
            </w:r>
            <w:proofErr w:type="spellEnd"/>
            <w:r>
              <w:rPr>
                <w:rFonts w:ascii="Arial" w:eastAsia="Arial" w:hAnsi="Arial" w:cs="Arial"/>
                <w:sz w:val="20"/>
                <w:szCs w:val="20"/>
                <w:rtl/>
              </w:rPr>
              <w:t xml:space="preserve"> 72 </w:t>
            </w:r>
            <w:proofErr w:type="spellStart"/>
            <w:r>
              <w:rPr>
                <w:rFonts w:ascii="Arial" w:eastAsia="Arial" w:hAnsi="Arial" w:cs="Arial"/>
                <w:sz w:val="20"/>
                <w:szCs w:val="20"/>
                <w:rtl/>
              </w:rPr>
              <w:t>گھنٹوں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رابطہ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گی</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18575C47" w14:textId="77777777" w:rsidR="006C4FB2" w:rsidRDefault="00000000">
            <w:pPr>
              <w:spacing w:before="20" w:after="20"/>
            </w:pPr>
            <w:r>
              <w:rPr>
                <w:sz w:val="14"/>
                <w:szCs w:val="14"/>
              </w:rPr>
              <w:t>Your complaint is registered, number {ticket}. Our team will contact you within 72 hours.</w:t>
            </w:r>
          </w:p>
        </w:tc>
      </w:tr>
      <w:tr w:rsidR="006C4FB2" w14:paraId="6907CF5C" w14:textId="77777777">
        <w:trPr>
          <w:cantSplit/>
        </w:trPr>
        <w:tc>
          <w:tcPr>
            <w:tcW w:w="650" w:type="dxa"/>
            <w:shd w:val="clear" w:color="auto" w:fill="FFFFFF"/>
            <w:tcMar>
              <w:top w:w="40" w:type="dxa"/>
              <w:left w:w="80" w:type="dxa"/>
              <w:bottom w:w="40" w:type="dxa"/>
              <w:right w:w="80" w:type="dxa"/>
            </w:tcMar>
            <w:vAlign w:val="center"/>
          </w:tcPr>
          <w:p w14:paraId="2BB6A071" w14:textId="77777777" w:rsidR="006C4FB2" w:rsidRDefault="00000000">
            <w:pPr>
              <w:spacing w:before="20" w:after="20"/>
            </w:pPr>
            <w:r>
              <w:rPr>
                <w:sz w:val="14"/>
                <w:szCs w:val="14"/>
              </w:rPr>
              <w:t>S1</w:t>
            </w:r>
          </w:p>
        </w:tc>
        <w:tc>
          <w:tcPr>
            <w:tcW w:w="1450" w:type="dxa"/>
            <w:shd w:val="clear" w:color="auto" w:fill="FFFFFF"/>
            <w:tcMar>
              <w:top w:w="40" w:type="dxa"/>
              <w:left w:w="80" w:type="dxa"/>
              <w:bottom w:w="40" w:type="dxa"/>
              <w:right w:w="80" w:type="dxa"/>
            </w:tcMar>
            <w:vAlign w:val="center"/>
          </w:tcPr>
          <w:p w14:paraId="1835E898" w14:textId="77777777" w:rsidR="006C4FB2" w:rsidRDefault="00000000">
            <w:pPr>
              <w:spacing w:before="20" w:after="20"/>
            </w:pPr>
            <w:r>
              <w:rPr>
                <w:sz w:val="14"/>
                <w:szCs w:val="14"/>
              </w:rPr>
              <w:t>+30 days</w:t>
            </w:r>
          </w:p>
        </w:tc>
        <w:tc>
          <w:tcPr>
            <w:tcW w:w="800" w:type="dxa"/>
            <w:shd w:val="clear" w:color="auto" w:fill="FFFFFF"/>
            <w:tcMar>
              <w:top w:w="40" w:type="dxa"/>
              <w:left w:w="80" w:type="dxa"/>
              <w:bottom w:w="40" w:type="dxa"/>
              <w:right w:w="80" w:type="dxa"/>
            </w:tcMar>
            <w:vAlign w:val="center"/>
          </w:tcPr>
          <w:p w14:paraId="6728C504" w14:textId="77777777" w:rsidR="006C4FB2" w:rsidRDefault="00000000">
            <w:pPr>
              <w:spacing w:before="20" w:after="20"/>
            </w:pPr>
            <w:r>
              <w:rPr>
                <w:sz w:val="14"/>
                <w:szCs w:val="14"/>
              </w:rPr>
              <w:t>A, C</w:t>
            </w:r>
          </w:p>
        </w:tc>
        <w:tc>
          <w:tcPr>
            <w:tcW w:w="3846" w:type="dxa"/>
            <w:shd w:val="clear" w:color="auto" w:fill="FFFFFF"/>
            <w:tcMar>
              <w:top w:w="40" w:type="dxa"/>
              <w:left w:w="80" w:type="dxa"/>
              <w:bottom w:w="40" w:type="dxa"/>
              <w:right w:w="80" w:type="dxa"/>
            </w:tcMar>
            <w:vAlign w:val="center"/>
          </w:tcPr>
          <w:p w14:paraId="221B1454" w14:textId="77777777" w:rsidR="006C4FB2" w:rsidRDefault="00000000">
            <w:pPr>
              <w:bidi/>
              <w:spacing w:before="20" w:after="20" w:line="276" w:lineRule="auto"/>
            </w:pPr>
            <w:r>
              <w:rPr>
                <w:rFonts w:ascii="Arial" w:eastAsia="Arial" w:hAnsi="Arial" w:cs="Arial"/>
                <w:sz w:val="20"/>
                <w:szCs w:val="20"/>
                <w:rtl/>
              </w:rPr>
              <w:t xml:space="preserve">اس </w:t>
            </w:r>
            <w:proofErr w:type="spellStart"/>
            <w:r>
              <w:rPr>
                <w:rFonts w:ascii="Arial" w:eastAsia="Arial" w:hAnsi="Arial" w:cs="Arial"/>
                <w:sz w:val="20"/>
                <w:szCs w:val="20"/>
                <w:rtl/>
              </w:rPr>
              <w:t>مہینے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والیٹ</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ایک</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کام</w:t>
            </w:r>
            <w:proofErr w:type="spellEnd"/>
            <w:r>
              <w:rPr>
                <w:rFonts w:ascii="Arial" w:eastAsia="Arial" w:hAnsi="Arial" w:cs="Arial"/>
                <w:sz w:val="20"/>
                <w:szCs w:val="20"/>
                <w:rtl/>
              </w:rPr>
              <w:t xml:space="preserve"> خود </w:t>
            </w:r>
            <w:proofErr w:type="spellStart"/>
            <w:r>
              <w:rPr>
                <w:rFonts w:ascii="Arial" w:eastAsia="Arial" w:hAnsi="Arial" w:cs="Arial"/>
                <w:sz w:val="20"/>
                <w:szCs w:val="20"/>
                <w:rtl/>
              </w:rPr>
              <w:t>کریں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بیلنس</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دیکھیں</w:t>
            </w:r>
            <w:proofErr w:type="spellEnd"/>
            <w:r>
              <w:rPr>
                <w:rFonts w:ascii="Arial" w:eastAsia="Arial" w:hAnsi="Arial" w:cs="Arial"/>
                <w:sz w:val="20"/>
                <w:szCs w:val="20"/>
                <w:rtl/>
              </w:rPr>
              <w:t xml:space="preserve">، بل جمع </w:t>
            </w:r>
            <w:proofErr w:type="spellStart"/>
            <w:r>
              <w:rPr>
                <w:rFonts w:ascii="Arial" w:eastAsia="Arial" w:hAnsi="Arial" w:cs="Arial"/>
                <w:sz w:val="20"/>
                <w:szCs w:val="20"/>
                <w:rtl/>
              </w:rPr>
              <w:t>کرائیں</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رقم </w:t>
            </w:r>
            <w:proofErr w:type="spellStart"/>
            <w:r>
              <w:rPr>
                <w:rFonts w:ascii="Arial" w:eastAsia="Arial" w:hAnsi="Arial" w:cs="Arial"/>
                <w:sz w:val="20"/>
                <w:szCs w:val="20"/>
                <w:rtl/>
              </w:rPr>
              <w:t>بھیجیں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03E7A73F" w14:textId="77777777" w:rsidR="006C4FB2" w:rsidRDefault="00000000">
            <w:pPr>
              <w:spacing w:before="20" w:after="20"/>
            </w:pPr>
            <w:r>
              <w:rPr>
                <w:sz w:val="14"/>
                <w:szCs w:val="14"/>
              </w:rPr>
              <w:t>This month, do one thing yourself on your wallet: check your balance, pay a bill or send money.</w:t>
            </w:r>
          </w:p>
        </w:tc>
      </w:tr>
      <w:tr w:rsidR="006C4FB2" w14:paraId="20AF2888" w14:textId="77777777">
        <w:trPr>
          <w:cantSplit/>
        </w:trPr>
        <w:tc>
          <w:tcPr>
            <w:tcW w:w="650" w:type="dxa"/>
            <w:shd w:val="clear" w:color="auto" w:fill="F4F7FB"/>
            <w:tcMar>
              <w:top w:w="40" w:type="dxa"/>
              <w:left w:w="80" w:type="dxa"/>
              <w:bottom w:w="40" w:type="dxa"/>
              <w:right w:w="80" w:type="dxa"/>
            </w:tcMar>
            <w:vAlign w:val="center"/>
          </w:tcPr>
          <w:p w14:paraId="6BAAF474" w14:textId="77777777" w:rsidR="006C4FB2" w:rsidRDefault="00000000">
            <w:pPr>
              <w:spacing w:before="20" w:after="20"/>
            </w:pPr>
            <w:r>
              <w:rPr>
                <w:sz w:val="14"/>
                <w:szCs w:val="14"/>
              </w:rPr>
              <w:t>S2</w:t>
            </w:r>
          </w:p>
        </w:tc>
        <w:tc>
          <w:tcPr>
            <w:tcW w:w="1450" w:type="dxa"/>
            <w:shd w:val="clear" w:color="auto" w:fill="F4F7FB"/>
            <w:tcMar>
              <w:top w:w="40" w:type="dxa"/>
              <w:left w:w="80" w:type="dxa"/>
              <w:bottom w:w="40" w:type="dxa"/>
              <w:right w:w="80" w:type="dxa"/>
            </w:tcMar>
            <w:vAlign w:val="center"/>
          </w:tcPr>
          <w:p w14:paraId="187105E5" w14:textId="77777777" w:rsidR="006C4FB2" w:rsidRDefault="00000000">
            <w:pPr>
              <w:spacing w:before="20" w:after="20"/>
            </w:pPr>
            <w:r>
              <w:rPr>
                <w:sz w:val="14"/>
                <w:szCs w:val="14"/>
              </w:rPr>
              <w:t>+60 days</w:t>
            </w:r>
          </w:p>
        </w:tc>
        <w:tc>
          <w:tcPr>
            <w:tcW w:w="800" w:type="dxa"/>
            <w:shd w:val="clear" w:color="auto" w:fill="F4F7FB"/>
            <w:tcMar>
              <w:top w:w="40" w:type="dxa"/>
              <w:left w:w="80" w:type="dxa"/>
              <w:bottom w:w="40" w:type="dxa"/>
              <w:right w:w="80" w:type="dxa"/>
            </w:tcMar>
            <w:vAlign w:val="center"/>
          </w:tcPr>
          <w:p w14:paraId="42FBF07E" w14:textId="77777777" w:rsidR="006C4FB2" w:rsidRDefault="00000000">
            <w:pPr>
              <w:spacing w:before="20" w:after="20"/>
            </w:pPr>
            <w:r>
              <w:rPr>
                <w:sz w:val="14"/>
                <w:szCs w:val="14"/>
              </w:rPr>
              <w:t>A, C</w:t>
            </w:r>
          </w:p>
        </w:tc>
        <w:tc>
          <w:tcPr>
            <w:tcW w:w="3846" w:type="dxa"/>
            <w:shd w:val="clear" w:color="auto" w:fill="F4F7FB"/>
            <w:tcMar>
              <w:top w:w="40" w:type="dxa"/>
              <w:left w:w="80" w:type="dxa"/>
              <w:bottom w:w="40" w:type="dxa"/>
              <w:right w:w="80" w:type="dxa"/>
            </w:tcMar>
            <w:vAlign w:val="center"/>
          </w:tcPr>
          <w:p w14:paraId="5645E47E" w14:textId="77777777" w:rsidR="006C4FB2" w:rsidRDefault="00000000">
            <w:pPr>
              <w:bidi/>
              <w:spacing w:before="20" w:after="20" w:line="276" w:lineRule="auto"/>
            </w:pP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کے</w:t>
            </w:r>
            <w:proofErr w:type="spellEnd"/>
            <w:r>
              <w:rPr>
                <w:rFonts w:ascii="Arial" w:eastAsia="Arial" w:hAnsi="Arial" w:cs="Arial"/>
                <w:sz w:val="20"/>
                <w:szCs w:val="20"/>
                <w:rtl/>
              </w:rPr>
              <w:t xml:space="preserve"> ضلع </w:t>
            </w:r>
            <w:proofErr w:type="spellStart"/>
            <w:r>
              <w:rPr>
                <w:rFonts w:ascii="Arial" w:eastAsia="Arial" w:hAnsi="Arial" w:cs="Arial"/>
                <w:sz w:val="20"/>
                <w:szCs w:val="20"/>
                <w:rtl/>
              </w:rPr>
              <w:t>میں</w:t>
            </w:r>
            <w:proofErr w:type="spellEnd"/>
            <w:r>
              <w:rPr>
                <w:rFonts w:ascii="Arial" w:eastAsia="Arial" w:hAnsi="Arial" w:cs="Arial"/>
                <w:sz w:val="20"/>
                <w:szCs w:val="20"/>
                <w:rtl/>
              </w:rPr>
              <w:t xml:space="preserve"> {x}٪ </w:t>
            </w:r>
            <w:proofErr w:type="spellStart"/>
            <w:r>
              <w:rPr>
                <w:rFonts w:ascii="Arial" w:eastAsia="Arial" w:hAnsi="Arial" w:cs="Arial"/>
                <w:sz w:val="20"/>
                <w:szCs w:val="20"/>
                <w:rtl/>
              </w:rPr>
              <w:t>تربیت</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یافتہ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خواتین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پچھلی</w:t>
            </w:r>
            <w:proofErr w:type="spellEnd"/>
            <w:r>
              <w:rPr>
                <w:rFonts w:ascii="Arial" w:eastAsia="Arial" w:hAnsi="Arial" w:cs="Arial"/>
                <w:sz w:val="20"/>
                <w:szCs w:val="20"/>
                <w:rtl/>
              </w:rPr>
              <w:t xml:space="preserve"> قسط خود </w:t>
            </w:r>
            <w:proofErr w:type="spellStart"/>
            <w:r>
              <w:rPr>
                <w:rFonts w:ascii="Arial" w:eastAsia="Arial" w:hAnsi="Arial" w:cs="Arial"/>
                <w:sz w:val="20"/>
                <w:szCs w:val="20"/>
                <w:rtl/>
              </w:rPr>
              <w:t>نکلوائی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آپ</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بھی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کر</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سکتی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ہیں</w:t>
            </w:r>
            <w:proofErr w:type="spellEnd"/>
            <w:r>
              <w:rPr>
                <w:rFonts w:ascii="Arial" w:eastAsia="Arial" w:hAnsi="Arial" w:cs="Arial"/>
                <w:sz w:val="20"/>
                <w:szCs w:val="20"/>
                <w:rtl/>
              </w:rPr>
              <w:t>!</w:t>
            </w:r>
          </w:p>
        </w:tc>
        <w:tc>
          <w:tcPr>
            <w:tcW w:w="3000" w:type="dxa"/>
            <w:shd w:val="clear" w:color="auto" w:fill="F4F7FB"/>
            <w:tcMar>
              <w:top w:w="40" w:type="dxa"/>
              <w:left w:w="80" w:type="dxa"/>
              <w:bottom w:w="40" w:type="dxa"/>
              <w:right w:w="80" w:type="dxa"/>
            </w:tcMar>
            <w:vAlign w:val="center"/>
          </w:tcPr>
          <w:p w14:paraId="525BA3FE" w14:textId="77777777" w:rsidR="006C4FB2" w:rsidRDefault="00000000">
            <w:pPr>
              <w:spacing w:before="20" w:after="20"/>
            </w:pPr>
            <w:r>
              <w:rPr>
                <w:sz w:val="14"/>
                <w:szCs w:val="14"/>
              </w:rPr>
              <w:t>In your district, {x}% of trained women withdrew their last instalment themselves. You can too!</w:t>
            </w:r>
          </w:p>
        </w:tc>
      </w:tr>
      <w:tr w:rsidR="006C4FB2" w14:paraId="10EC235F" w14:textId="77777777">
        <w:trPr>
          <w:cantSplit/>
        </w:trPr>
        <w:tc>
          <w:tcPr>
            <w:tcW w:w="650" w:type="dxa"/>
            <w:shd w:val="clear" w:color="auto" w:fill="FFFFFF"/>
            <w:tcMar>
              <w:top w:w="40" w:type="dxa"/>
              <w:left w:w="80" w:type="dxa"/>
              <w:bottom w:w="40" w:type="dxa"/>
              <w:right w:w="80" w:type="dxa"/>
            </w:tcMar>
            <w:vAlign w:val="center"/>
          </w:tcPr>
          <w:p w14:paraId="7AB2BA67" w14:textId="77777777" w:rsidR="006C4FB2" w:rsidRDefault="00000000">
            <w:pPr>
              <w:spacing w:before="20" w:after="20"/>
            </w:pPr>
            <w:r>
              <w:rPr>
                <w:sz w:val="14"/>
                <w:szCs w:val="14"/>
              </w:rPr>
              <w:t>F1</w:t>
            </w:r>
          </w:p>
        </w:tc>
        <w:tc>
          <w:tcPr>
            <w:tcW w:w="1450" w:type="dxa"/>
            <w:shd w:val="clear" w:color="auto" w:fill="FFFFFF"/>
            <w:tcMar>
              <w:top w:w="40" w:type="dxa"/>
              <w:left w:w="80" w:type="dxa"/>
              <w:bottom w:w="40" w:type="dxa"/>
              <w:right w:w="80" w:type="dxa"/>
            </w:tcMar>
            <w:vAlign w:val="center"/>
          </w:tcPr>
          <w:p w14:paraId="35A5E8D2" w14:textId="77777777" w:rsidR="006C4FB2" w:rsidRDefault="00000000">
            <w:pPr>
              <w:spacing w:before="20" w:after="20"/>
            </w:pPr>
            <w:r>
              <w:rPr>
                <w:sz w:val="14"/>
                <w:szCs w:val="14"/>
              </w:rPr>
              <w:t>New scam pattern</w:t>
            </w:r>
          </w:p>
        </w:tc>
        <w:tc>
          <w:tcPr>
            <w:tcW w:w="800" w:type="dxa"/>
            <w:shd w:val="clear" w:color="auto" w:fill="FFFFFF"/>
            <w:tcMar>
              <w:top w:w="40" w:type="dxa"/>
              <w:left w:w="80" w:type="dxa"/>
              <w:bottom w:w="40" w:type="dxa"/>
              <w:right w:w="80" w:type="dxa"/>
            </w:tcMar>
            <w:vAlign w:val="center"/>
          </w:tcPr>
          <w:p w14:paraId="38E18D3E" w14:textId="77777777" w:rsidR="006C4FB2" w:rsidRDefault="00000000">
            <w:pPr>
              <w:spacing w:before="20" w:after="20"/>
            </w:pPr>
            <w:r>
              <w:rPr>
                <w:sz w:val="14"/>
                <w:szCs w:val="14"/>
              </w:rPr>
              <w:t>event</w:t>
            </w:r>
          </w:p>
        </w:tc>
        <w:tc>
          <w:tcPr>
            <w:tcW w:w="3846" w:type="dxa"/>
            <w:shd w:val="clear" w:color="auto" w:fill="FFFFFF"/>
            <w:tcMar>
              <w:top w:w="40" w:type="dxa"/>
              <w:left w:w="80" w:type="dxa"/>
              <w:bottom w:w="40" w:type="dxa"/>
              <w:right w:w="80" w:type="dxa"/>
            </w:tcMar>
            <w:vAlign w:val="center"/>
          </w:tcPr>
          <w:p w14:paraId="3FF44BE8" w14:textId="77777777" w:rsidR="006C4FB2" w:rsidRDefault="00000000">
            <w:pPr>
              <w:bidi/>
              <w:spacing w:before="20" w:after="20" w:line="276" w:lineRule="auto"/>
            </w:pPr>
            <w:proofErr w:type="spellStart"/>
            <w:r>
              <w:rPr>
                <w:rFonts w:ascii="Arial" w:eastAsia="Arial" w:hAnsi="Arial" w:cs="Arial"/>
                <w:sz w:val="20"/>
                <w:szCs w:val="20"/>
                <w:rtl/>
              </w:rPr>
              <w:t>خبردار</w:t>
            </w:r>
            <w:proofErr w:type="spellEnd"/>
            <w:r>
              <w:rPr>
                <w:rFonts w:ascii="Arial" w:eastAsia="Arial" w:hAnsi="Arial" w:cs="Arial"/>
                <w:sz w:val="20"/>
                <w:szCs w:val="20"/>
                <w:rtl/>
              </w:rPr>
              <w:t>! "{</w:t>
            </w:r>
            <w:proofErr w:type="spellStart"/>
            <w:r>
              <w:rPr>
                <w:rFonts w:ascii="Arial" w:eastAsia="Arial" w:hAnsi="Arial" w:cs="Arial"/>
                <w:sz w:val="20"/>
                <w:szCs w:val="20"/>
                <w:rtl/>
              </w:rPr>
              <w:t>جعلی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جیسا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پیغام</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دھوکہ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ہے</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کسی</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پن</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یا</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کوڈ</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نہ</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بتائیں</w:t>
            </w:r>
            <w:proofErr w:type="spellEnd"/>
            <w:r>
              <w:rPr>
                <w:rFonts w:ascii="Arial" w:eastAsia="Arial" w:hAnsi="Arial" w:cs="Arial"/>
                <w:sz w:val="20"/>
                <w:szCs w:val="20"/>
                <w:rtl/>
              </w:rPr>
              <w:t>۔</w:t>
            </w:r>
          </w:p>
        </w:tc>
        <w:tc>
          <w:tcPr>
            <w:tcW w:w="3000" w:type="dxa"/>
            <w:shd w:val="clear" w:color="auto" w:fill="FFFFFF"/>
            <w:tcMar>
              <w:top w:w="40" w:type="dxa"/>
              <w:left w:w="80" w:type="dxa"/>
              <w:bottom w:w="40" w:type="dxa"/>
              <w:right w:w="80" w:type="dxa"/>
            </w:tcMar>
            <w:vAlign w:val="center"/>
          </w:tcPr>
          <w:p w14:paraId="1A10C898" w14:textId="77777777" w:rsidR="006C4FB2" w:rsidRDefault="00000000">
            <w:pPr>
              <w:spacing w:before="20" w:after="20"/>
            </w:pPr>
            <w:r>
              <w:rPr>
                <w:sz w:val="14"/>
                <w:szCs w:val="14"/>
              </w:rPr>
              <w:t>Warning! A message like “{fake message}” is fraud. Do not tell anyone your PIN or code.</w:t>
            </w:r>
          </w:p>
        </w:tc>
      </w:tr>
    </w:tbl>
    <w:p w14:paraId="4E15B72C" w14:textId="77777777" w:rsidR="006C4FB2" w:rsidRDefault="00000000">
      <w:pPr>
        <w:pStyle w:val="Heading1"/>
        <w:keepNext/>
      </w:pPr>
      <w:bookmarkStart w:id="73" w:name="_Toc242799529"/>
      <w:r>
        <w:t>Annex C: Methodological Notes</w:t>
      </w:r>
      <w:bookmarkEnd w:id="73"/>
    </w:p>
    <w:p w14:paraId="3220EDA6" w14:textId="77777777" w:rsidR="006C4FB2" w:rsidRDefault="00000000">
      <w:pPr>
        <w:pStyle w:val="Heading3"/>
        <w:keepNext/>
      </w:pPr>
      <w:r>
        <w:t>Data sources</w:t>
      </w:r>
    </w:p>
    <w:p w14:paraId="3449CAE7" w14:textId="77777777" w:rsidR="006C4FB2" w:rsidRDefault="00000000">
      <w:pPr>
        <w:pStyle w:val="ListParagraph"/>
        <w:numPr>
          <w:ilvl w:val="0"/>
          <w:numId w:val="2"/>
        </w:numPr>
        <w:spacing w:after="50" w:line="252" w:lineRule="auto"/>
      </w:pPr>
      <w:r>
        <w:t>BISP Beneficiaries Data Portal (dli7.bisp.gov.pk), HH Size Summary and Room Summary, accessed 8 October 2026: the allocation base for the methodology (Section 4.1) and the household-structure indicators in Section 1.2.</w:t>
      </w:r>
    </w:p>
    <w:p w14:paraId="0DF9D258" w14:textId="77777777" w:rsidR="006C4FB2" w:rsidRDefault="00000000">
      <w:pPr>
        <w:pStyle w:val="ListParagraph"/>
        <w:numPr>
          <w:ilvl w:val="0"/>
          <w:numId w:val="2"/>
        </w:numPr>
        <w:spacing w:after="50" w:line="252" w:lineRule="auto"/>
      </w:pPr>
      <w:r>
        <w:t>SDPI DFLT Phase II database (extract of 7 August 2026), used for the track record (Section 2) and as planning priors for segment shares and channel volumes until the Phase III baseline replaces them: 272,942 registrations, of which 254,648 active registrations exclude 18,294 records of terminated trainers; 48,332 Day-1 and 41,180 Day-2 pre/post records; 17,968 teaching forms (show-of-hands for 130,040 women in 5,554 sessions after consistency checks); 8,131 audio reviews; 3,452 IC monitoring records.</w:t>
      </w:r>
    </w:p>
    <w:p w14:paraId="440725F4" w14:textId="77777777" w:rsidR="006C4FB2" w:rsidRDefault="00000000">
      <w:pPr>
        <w:pStyle w:val="ListParagraph"/>
        <w:numPr>
          <w:ilvl w:val="0"/>
          <w:numId w:val="2"/>
        </w:numPr>
        <w:spacing w:after="50" w:line="252" w:lineRule="auto"/>
      </w:pPr>
      <w:r>
        <w:t>SSPA chapter analytics database (built 1 October 2026): 275,229 registrations.</w:t>
      </w:r>
    </w:p>
    <w:p w14:paraId="6147CD04" w14:textId="77777777" w:rsidR="006C4FB2" w:rsidRDefault="00000000">
      <w:pPr>
        <w:pStyle w:val="Heading3"/>
        <w:keepNext/>
      </w:pPr>
      <w:r>
        <w:t>Definitions and formulae</w:t>
      </w:r>
    </w:p>
    <w:p w14:paraId="1A910851" w14:textId="77777777" w:rsidR="006C4FB2" w:rsidRDefault="00000000">
      <w:pPr>
        <w:pStyle w:val="ListParagraph"/>
        <w:numPr>
          <w:ilvl w:val="0"/>
          <w:numId w:val="2"/>
        </w:numPr>
        <w:spacing w:after="50" w:line="252" w:lineRule="auto"/>
      </w:pPr>
      <w:r>
        <w:rPr>
          <w:b/>
          <w:bCs/>
        </w:rPr>
        <w:t>Allocation</w:t>
      </w:r>
      <w:r>
        <w:t>: province target = 1,000,000 × province households ÷ 25,433,500, applied to each phase and rounded by largest remainder; zones receive equal shares of the provincial phase target.</w:t>
      </w:r>
    </w:p>
    <w:p w14:paraId="48F8DA8D" w14:textId="77777777" w:rsidR="006C4FB2" w:rsidRDefault="00000000">
      <w:pPr>
        <w:pStyle w:val="ListParagraph"/>
        <w:numPr>
          <w:ilvl w:val="0"/>
          <w:numId w:val="2"/>
        </w:numPr>
        <w:spacing w:after="50" w:line="252" w:lineRule="auto"/>
      </w:pPr>
      <w:r>
        <w:rPr>
          <w:b/>
          <w:bCs/>
        </w:rPr>
        <w:t>Trainers</w:t>
      </w:r>
      <w:r>
        <w:t>: zone trainers = ceiling (zone phase target ÷ capacity), with capacity = 30 × 16 × months ÷ 2 (720 for three months, 960 for four months).</w:t>
      </w:r>
    </w:p>
    <w:p w14:paraId="0DE525DF" w14:textId="77777777" w:rsidR="006C4FB2" w:rsidRDefault="00000000">
      <w:pPr>
        <w:pStyle w:val="ListParagraph"/>
        <w:numPr>
          <w:ilvl w:val="0"/>
          <w:numId w:val="2"/>
        </w:numPr>
        <w:spacing w:after="50" w:line="252" w:lineRule="auto"/>
      </w:pPr>
      <w:r>
        <w:rPr>
          <w:b/>
          <w:bCs/>
        </w:rPr>
        <w:t>Segments</w:t>
      </w:r>
      <w:r>
        <w:t>: A = owns phone, WhatsApp on own number, primary schooling or above; B = as A without formal schooling (religious-only education counted as no formal schooling); C = owns phone, WhatsApp not on own number; D = no own phone, household access; E = neither.</w:t>
      </w:r>
    </w:p>
    <w:p w14:paraId="2AEA9CE7" w14:textId="77777777" w:rsidR="006C4FB2" w:rsidRDefault="00000000">
      <w:pPr>
        <w:pStyle w:val="ListParagraph"/>
        <w:numPr>
          <w:ilvl w:val="0"/>
          <w:numId w:val="2"/>
        </w:numPr>
        <w:spacing w:after="50" w:line="252" w:lineRule="auto"/>
      </w:pPr>
      <w:r>
        <w:rPr>
          <w:b/>
          <w:bCs/>
        </w:rPr>
        <w:t>Modality split</w:t>
      </w:r>
      <w:r>
        <w:t>: digital share = digital minutes ÷ (digital + physical minutes) per segment, using IVR 3 minutes per call, video 3 minutes, SMS 0.5 minute, live clinic 45 minutes, voice note 2 minutes, self-paced e-guide 30 minutes (A), group screening 30 minutes (E); physical minutes are 150 (A), 330 (B, C) and 360 (D, E, including family session or Rahnuma visit). Geographic splits weight segment shares by each geography’s segment mix.</w:t>
      </w:r>
    </w:p>
    <w:p w14:paraId="059208F0" w14:textId="77777777" w:rsidR="006C4FB2" w:rsidRDefault="00000000">
      <w:pPr>
        <w:pStyle w:val="ListParagraph"/>
        <w:numPr>
          <w:ilvl w:val="0"/>
          <w:numId w:val="2"/>
        </w:numPr>
        <w:spacing w:after="50" w:line="252" w:lineRule="auto"/>
      </w:pPr>
      <w:r>
        <w:rPr>
          <w:b/>
          <w:bCs/>
        </w:rPr>
        <w:t>Telephony</w:t>
      </w:r>
      <w:r>
        <w:t>: about 13.9 IVR calls and 14.1 SMS per beneficiary on the segment mix; peak load of about 1.6 million calls a month (Phase 2 plus the Phase 1 tail) is carried by eight nodes rated at about 200,000 calls a month each.</w:t>
      </w:r>
    </w:p>
    <w:p w14:paraId="4E6D8972" w14:textId="77777777" w:rsidR="006C4FB2" w:rsidRDefault="00000000">
      <w:pPr>
        <w:pStyle w:val="ListParagraph"/>
        <w:numPr>
          <w:ilvl w:val="0"/>
          <w:numId w:val="2"/>
        </w:numPr>
        <w:spacing w:after="50" w:line="252" w:lineRule="auto"/>
      </w:pPr>
      <w:r>
        <w:rPr>
          <w:b/>
          <w:bCs/>
        </w:rPr>
        <w:t>Panel sample</w:t>
      </w:r>
      <w:r>
        <w:t>: n = 1.96² × 0.25 × 2 ÷ 0.035² ≈ 1,568, rounded to 1,600 completed endlines per province; 1,880 recruited per province allowing for 15% attrition.</w:t>
      </w:r>
    </w:p>
    <w:sectPr w:rsidR="006C4FB2">
      <w:headerReference w:type="default" r:id="rId24"/>
      <w:footerReference w:type="default" r:id="rId25"/>
      <w:pgSz w:w="11906" w:h="16838"/>
      <w:pgMar w:top="1080" w:right="1080" w:bottom="1000" w:left="108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7EB9E1" w14:textId="77777777" w:rsidR="00C10163" w:rsidRDefault="00C10163">
      <w:r>
        <w:separator/>
      </w:r>
    </w:p>
  </w:endnote>
  <w:endnote w:type="continuationSeparator" w:id="0">
    <w:p w14:paraId="669ECB4B" w14:textId="77777777" w:rsidR="00C10163" w:rsidRDefault="00C10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F00E4E7-B48E-7A43-AEBE-06BEB5BDBF75}"/>
  </w:font>
  <w:font w:name="Montserrat">
    <w:panose1 w:val="00000500000000000000"/>
    <w:charset w:val="00"/>
    <w:family w:val="auto"/>
    <w:pitch w:val="variable"/>
    <w:sig w:usb0="A00002FF" w:usb1="4000207B" w:usb2="00000000" w:usb3="00000000" w:csb0="00000197" w:csb1="00000000"/>
    <w:embedRegular r:id="rId2" w:fontKey="{5F91CA6D-C1DE-6741-B72D-CBF374522348}"/>
    <w:embedBold r:id="rId3" w:fontKey="{28504D45-F87F-7445-9185-EDE71A67C3A6}"/>
    <w:embedItalic r:id="rId4" w:fontKey="{70186B25-079B-A841-8913-B7C9699B5284}"/>
  </w:font>
  <w:font w:name="Montserrat SemiBold">
    <w:panose1 w:val="00000700000000000000"/>
    <w:charset w:val="4D"/>
    <w:family w:val="auto"/>
    <w:pitch w:val="variable"/>
    <w:sig w:usb0="2000020F" w:usb1="00000003" w:usb2="00000000" w:usb3="00000000" w:csb0="00000197" w:csb1="00000000"/>
  </w:font>
  <w:font w:name="Aptos">
    <w:panose1 w:val="020B0004020202020204"/>
    <w:charset w:val="00"/>
    <w:family w:val="swiss"/>
    <w:pitch w:val="variable"/>
    <w:sig w:usb0="20000287" w:usb1="00000003" w:usb2="00000000" w:usb3="00000000" w:csb0="0000019F" w:csb1="00000000"/>
    <w:embedRegular r:id="rId5" w:fontKey="{F9DB6CB9-F1BF-D345-8FAC-0E1292E2C866}"/>
  </w:font>
  <w:font w:name="Arial">
    <w:panose1 w:val="020B0604020202020204"/>
    <w:charset w:val="00"/>
    <w:family w:val="swiss"/>
    <w:pitch w:val="variable"/>
    <w:sig w:usb0="E0002EFF" w:usb1="C000785B" w:usb2="00000009" w:usb3="00000000" w:csb0="000001FF" w:csb1="00000000"/>
    <w:embedRegular r:id="rId6" w:fontKey="{F07701C4-C94E-C144-BC91-8D7087A362DF}"/>
  </w:font>
  <w:font w:name="Aptos Display">
    <w:panose1 w:val="020B0004020202020204"/>
    <w:charset w:val="00"/>
    <w:family w:val="swiss"/>
    <w:pitch w:val="variable"/>
    <w:sig w:usb0="20000287" w:usb1="00000003" w:usb2="00000000" w:usb3="00000000" w:csb0="0000019F" w:csb1="00000000"/>
    <w:embedRegular r:id="rId7" w:fontKey="{13F4A51B-1C3D-B641-83E6-E6B9AEFB98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5F2AAD" w14:textId="77777777" w:rsidR="006C4FB2" w:rsidRDefault="00000000">
    <w:pPr>
      <w:tabs>
        <w:tab w:val="right" w:pos="9746"/>
      </w:tabs>
    </w:pPr>
    <w:r>
      <w:rPr>
        <w:color w:val="8A8984"/>
        <w:sz w:val="13"/>
        <w:szCs w:val="13"/>
      </w:rPr>
      <w:t>Sustainable Development Policy Institute · CASPEE</w:t>
    </w:r>
    <w:r>
      <w:rPr>
        <w:color w:val="8A8984"/>
        <w:sz w:val="13"/>
        <w:szCs w:val="13"/>
      </w:rPr>
      <w:tab/>
      <w:t xml:space="preserve">Page </w:t>
    </w:r>
    <w:r>
      <w:rPr>
        <w:color w:val="8A8984"/>
        <w:sz w:val="13"/>
        <w:szCs w:val="13"/>
      </w:rPr>
      <w:fldChar w:fldCharType="begin"/>
    </w:r>
    <w:r>
      <w:rPr>
        <w:color w:val="8A8984"/>
        <w:sz w:val="13"/>
        <w:szCs w:val="13"/>
      </w:rPr>
      <w:instrText>PAGE</w:instrText>
    </w:r>
    <w:r>
      <w:rPr>
        <w:color w:val="8A8984"/>
        <w:sz w:val="13"/>
        <w:szCs w:val="13"/>
      </w:rPr>
      <w:fldChar w:fldCharType="separate"/>
    </w:r>
    <w:r w:rsidR="00EE7F23">
      <w:rPr>
        <w:noProof/>
        <w:color w:val="8A8984"/>
        <w:sz w:val="13"/>
        <w:szCs w:val="13"/>
      </w:rPr>
      <w:t>15</w:t>
    </w:r>
    <w:r>
      <w:rPr>
        <w:color w:val="8A8984"/>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1252B5" w14:textId="77777777" w:rsidR="00C10163" w:rsidRDefault="00C10163">
      <w:r>
        <w:separator/>
      </w:r>
    </w:p>
  </w:footnote>
  <w:footnote w:type="continuationSeparator" w:id="0">
    <w:p w14:paraId="59822DB4" w14:textId="77777777" w:rsidR="00C10163" w:rsidRDefault="00C10163">
      <w:r>
        <w:continuationSeparator/>
      </w:r>
    </w:p>
  </w:footnote>
  <w:footnote w:id="1">
    <w:p w14:paraId="2609DFF6" w14:textId="77777777" w:rsidR="006C4FB2" w:rsidRDefault="00000000">
      <w:pPr>
        <w:spacing w:after="20"/>
      </w:pPr>
      <w:r>
        <w:rPr>
          <w:rStyle w:val="FootnoteReference"/>
        </w:rPr>
        <w:footnoteRef/>
      </w:r>
      <w:r>
        <w:rPr>
          <w:sz w:val="14"/>
          <w:szCs w:val="14"/>
        </w:rPr>
        <w:t>Profit (Pakistan Today), “Over 10 million BISP women become account holders after 16 years”. Accounts were reported across HBL (3.1 million), Bank Alfalah (3.0 million), Bank of Punjab (2.0 million), JazzCash (1.2 million) and Easypaisa (about 0.7 million); fewer than 6,000 of the country’s 16,000 ATMs are biometric, so most withdrawals will take place at biometric-enabled retail agents.</w:t>
      </w:r>
    </w:p>
  </w:footnote>
  <w:footnote w:id="2">
    <w:p w14:paraId="63E1A347" w14:textId="77777777" w:rsidR="006C4FB2" w:rsidRDefault="00000000">
      <w:pPr>
        <w:spacing w:after="20"/>
      </w:pPr>
      <w:r>
        <w:rPr>
          <w:rStyle w:val="FootnoteReference"/>
        </w:rPr>
        <w:footnoteRef/>
      </w:r>
      <w:r>
        <w:rPr>
          <w:sz w:val="14"/>
          <w:szCs w:val="14"/>
        </w:rPr>
        <w:t>BISP Beneficiaries Data Portal (dli7.bisp.gov.pk), HH Size Summary and Room Summary, accessed 8 October 2026; shares computed by SDPI for Punjab, Sindh, Khyber Pakhtunkhwa and Balochistan.</w:t>
      </w:r>
    </w:p>
  </w:footnote>
  <w:footnote w:id="3">
    <w:p w14:paraId="6241BC7F" w14:textId="77777777" w:rsidR="006C4FB2" w:rsidRDefault="00000000">
      <w:pPr>
        <w:spacing w:after="20"/>
      </w:pPr>
      <w:r>
        <w:rPr>
          <w:rStyle w:val="FootnoteReference"/>
        </w:rPr>
        <w:footnoteRef/>
      </w:r>
      <w:r>
        <w:rPr>
          <w:sz w:val="14"/>
          <w:szCs w:val="14"/>
        </w:rPr>
        <w:t>GSMA Mobile Gender Gap Report 2025, as reported by Profit (Pakistan Today), 15 May 2025: women’s mobile internet use rose to 45% in 2024.</w:t>
      </w:r>
    </w:p>
  </w:footnote>
  <w:footnote w:id="4">
    <w:p w14:paraId="0EE94EF3" w14:textId="77777777" w:rsidR="006C4FB2" w:rsidRDefault="00000000">
      <w:pPr>
        <w:spacing w:after="20"/>
      </w:pPr>
      <w:r>
        <w:rPr>
          <w:rStyle w:val="FootnoteReference"/>
        </w:rPr>
        <w:footnoteRef/>
      </w:r>
      <w:r>
        <w:rPr>
          <w:sz w:val="14"/>
          <w:szCs w:val="14"/>
        </w:rPr>
        <w:t>In SDPI’s audio audits of DFLT Phase II sessions, Urdu was used in 57.7%, Punjabi in 24.5%, Saraiki in 19.9%, Pashto in 17.5% and Sindhi in 5.4% of sessions (more than one language may be used in a session).</w:t>
      </w:r>
    </w:p>
  </w:footnote>
  <w:footnote w:id="5">
    <w:p w14:paraId="27866897" w14:textId="77777777" w:rsidR="006C4FB2" w:rsidRDefault="00000000">
      <w:pPr>
        <w:spacing w:after="20"/>
      </w:pPr>
      <w:r>
        <w:rPr>
          <w:rStyle w:val="FootnoteReference"/>
        </w:rPr>
        <w:footnoteRef/>
      </w:r>
      <w:r>
        <w:rPr>
          <w:sz w:val="14"/>
          <w:szCs w:val="14"/>
        </w:rPr>
        <w:t>Section 4, sub-section 5 of the RFP describes Phase 1 as covering two to three pilot provinces or regions. Query 10 of the EOI clarifications confirms that the number of phases, per-phase volumes and KPIs may be proposed by the bidder. SDPI proposes all eight zones in Phase 1 so that the pilot represents the full mix of contexts while remaining a gated, quarter-scale operation.</w:t>
      </w:r>
    </w:p>
  </w:footnote>
  <w:footnote w:id="6">
    <w:p w14:paraId="14DE4AB4" w14:textId="77777777" w:rsidR="006C4FB2" w:rsidRDefault="00000000">
      <w:pPr>
        <w:spacing w:after="20"/>
      </w:pPr>
      <w:r>
        <w:rPr>
          <w:rStyle w:val="FootnoteReference"/>
        </w:rPr>
        <w:footnoteRef/>
      </w:r>
      <w:r>
        <w:rPr>
          <w:sz w:val="14"/>
          <w:szCs w:val="14"/>
        </w:rPr>
        <w:t>In SDPI’s DFLT Phase II registrations, 97.1% of beneficiaries gave a valid mobile number, only 5.2% shared a number with another beneficiary, and numbers were spread across Jazz (33%), Ufone (26%), Telenor (23%) and Zong (17%).</w:t>
      </w:r>
    </w:p>
  </w:footnote>
  <w:footnote w:id="7">
    <w:p w14:paraId="2EE49829" w14:textId="77777777" w:rsidR="006C4FB2" w:rsidRDefault="00000000">
      <w:pPr>
        <w:spacing w:after="20"/>
      </w:pPr>
      <w:r>
        <w:rPr>
          <w:rStyle w:val="FootnoteReference"/>
        </w:rPr>
        <w:footnoteRef/>
      </w:r>
      <w:r>
        <w:rPr>
          <w:sz w:val="14"/>
          <w:szCs w:val="14"/>
        </w:rPr>
        <w:t>These parameters are within demonstrated capacity. In DFLT Phase II, SDPI trainers were active on 13.5 days a month at peak while running two-day sessions in pairs, so 16 single sessions a month is a modest step, and cohorts of 30 are feasible at BISP venues once each session is a single task block.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37851" w14:textId="77777777" w:rsidR="006C4FB2" w:rsidRDefault="00000000">
    <w:pPr>
      <w:pBdr>
        <w:bottom w:val="single" w:sz="4" w:space="4" w:color="D9DCE3"/>
      </w:pBdr>
      <w:jc w:val="right"/>
    </w:pPr>
    <w:r>
      <w:rPr>
        <w:color w:val="8A8984"/>
        <w:sz w:val="13"/>
        <w:szCs w:val="13"/>
      </w:rPr>
      <w:t>SDPI · Technical Proposal · RFP No. 194 · Digital and Financial Capability Training for BISP Beneficiaries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4D69D2"/>
    <w:multiLevelType w:val="hybridMultilevel"/>
    <w:tmpl w:val="BE845948"/>
    <w:lvl w:ilvl="0" w:tplc="96CA503A">
      <w:start w:val="1"/>
      <w:numFmt w:val="bullet"/>
      <w:lvlText w:val="●"/>
      <w:lvlJc w:val="left"/>
      <w:pPr>
        <w:ind w:left="720" w:hanging="360"/>
      </w:pPr>
    </w:lvl>
    <w:lvl w:ilvl="1" w:tplc="44DE695C">
      <w:start w:val="1"/>
      <w:numFmt w:val="bullet"/>
      <w:lvlText w:val="○"/>
      <w:lvlJc w:val="left"/>
      <w:pPr>
        <w:ind w:left="1440" w:hanging="360"/>
      </w:pPr>
    </w:lvl>
    <w:lvl w:ilvl="2" w:tplc="72D83CA4">
      <w:start w:val="1"/>
      <w:numFmt w:val="bullet"/>
      <w:lvlText w:val="■"/>
      <w:lvlJc w:val="left"/>
      <w:pPr>
        <w:ind w:left="2160" w:hanging="360"/>
      </w:pPr>
    </w:lvl>
    <w:lvl w:ilvl="3" w:tplc="C4BC14B6">
      <w:start w:val="1"/>
      <w:numFmt w:val="bullet"/>
      <w:lvlText w:val="●"/>
      <w:lvlJc w:val="left"/>
      <w:pPr>
        <w:ind w:left="2880" w:hanging="360"/>
      </w:pPr>
    </w:lvl>
    <w:lvl w:ilvl="4" w:tplc="DB304266">
      <w:start w:val="1"/>
      <w:numFmt w:val="bullet"/>
      <w:lvlText w:val="○"/>
      <w:lvlJc w:val="left"/>
      <w:pPr>
        <w:ind w:left="3600" w:hanging="360"/>
      </w:pPr>
    </w:lvl>
    <w:lvl w:ilvl="5" w:tplc="B442F0AA">
      <w:start w:val="1"/>
      <w:numFmt w:val="bullet"/>
      <w:lvlText w:val="■"/>
      <w:lvlJc w:val="left"/>
      <w:pPr>
        <w:ind w:left="4320" w:hanging="360"/>
      </w:pPr>
    </w:lvl>
    <w:lvl w:ilvl="6" w:tplc="5CF232C8">
      <w:start w:val="1"/>
      <w:numFmt w:val="bullet"/>
      <w:lvlText w:val="●"/>
      <w:lvlJc w:val="left"/>
      <w:pPr>
        <w:ind w:left="5040" w:hanging="360"/>
      </w:pPr>
    </w:lvl>
    <w:lvl w:ilvl="7" w:tplc="7D360FEC">
      <w:start w:val="1"/>
      <w:numFmt w:val="bullet"/>
      <w:lvlText w:val="●"/>
      <w:lvlJc w:val="left"/>
      <w:pPr>
        <w:ind w:left="5760" w:hanging="360"/>
      </w:pPr>
    </w:lvl>
    <w:lvl w:ilvl="8" w:tplc="3F60AFDE">
      <w:start w:val="1"/>
      <w:numFmt w:val="bullet"/>
      <w:lvlText w:val="●"/>
      <w:lvlJc w:val="left"/>
      <w:pPr>
        <w:ind w:left="6480" w:hanging="360"/>
      </w:pPr>
    </w:lvl>
  </w:abstractNum>
  <w:abstractNum w:abstractNumId="1" w15:restartNumberingAfterBreak="0">
    <w:nsid w:val="57146C5E"/>
    <w:multiLevelType w:val="hybridMultilevel"/>
    <w:tmpl w:val="43CEA884"/>
    <w:lvl w:ilvl="0" w:tplc="3F4EFFB0">
      <w:start w:val="1"/>
      <w:numFmt w:val="bullet"/>
      <w:lvlText w:val="•"/>
      <w:lvlJc w:val="left"/>
      <w:pPr>
        <w:ind w:left="360" w:hanging="240"/>
      </w:pPr>
      <w:rPr>
        <w:color w:val="2F5496"/>
      </w:rPr>
    </w:lvl>
    <w:lvl w:ilvl="1" w:tplc="B97079D2">
      <w:start w:val="1"/>
      <w:numFmt w:val="bullet"/>
      <w:lvlText w:val="–"/>
      <w:lvlJc w:val="left"/>
      <w:pPr>
        <w:ind w:left="720" w:hanging="240"/>
      </w:pPr>
    </w:lvl>
    <w:lvl w:ilvl="2" w:tplc="110C5B80">
      <w:numFmt w:val="decimal"/>
      <w:lvlText w:val=""/>
      <w:lvlJc w:val="left"/>
    </w:lvl>
    <w:lvl w:ilvl="3" w:tplc="94589896">
      <w:numFmt w:val="decimal"/>
      <w:lvlText w:val=""/>
      <w:lvlJc w:val="left"/>
    </w:lvl>
    <w:lvl w:ilvl="4" w:tplc="3D6483BE">
      <w:numFmt w:val="decimal"/>
      <w:lvlText w:val=""/>
      <w:lvlJc w:val="left"/>
    </w:lvl>
    <w:lvl w:ilvl="5" w:tplc="9CA4C4C0">
      <w:numFmt w:val="decimal"/>
      <w:lvlText w:val=""/>
      <w:lvlJc w:val="left"/>
    </w:lvl>
    <w:lvl w:ilvl="6" w:tplc="9294AE8E">
      <w:numFmt w:val="decimal"/>
      <w:lvlText w:val=""/>
      <w:lvlJc w:val="left"/>
    </w:lvl>
    <w:lvl w:ilvl="7" w:tplc="30B863D4">
      <w:numFmt w:val="decimal"/>
      <w:lvlText w:val=""/>
      <w:lvlJc w:val="left"/>
    </w:lvl>
    <w:lvl w:ilvl="8" w:tplc="1430DA30">
      <w:numFmt w:val="decimal"/>
      <w:lvlText w:val=""/>
      <w:lvlJc w:val="left"/>
    </w:lvl>
  </w:abstractNum>
  <w:abstractNum w:abstractNumId="2" w15:restartNumberingAfterBreak="0">
    <w:nsid w:val="5CD818AA"/>
    <w:multiLevelType w:val="hybridMultilevel"/>
    <w:tmpl w:val="C8644BE2"/>
    <w:lvl w:ilvl="0" w:tplc="A1F6E1F2">
      <w:start w:val="1"/>
      <w:numFmt w:val="decimal"/>
      <w:lvlText w:val="%1."/>
      <w:lvlJc w:val="left"/>
      <w:pPr>
        <w:ind w:left="360" w:hanging="280"/>
      </w:pPr>
    </w:lvl>
    <w:lvl w:ilvl="1" w:tplc="988813B6">
      <w:numFmt w:val="decimal"/>
      <w:lvlText w:val=""/>
      <w:lvlJc w:val="left"/>
    </w:lvl>
    <w:lvl w:ilvl="2" w:tplc="72F8090E">
      <w:numFmt w:val="decimal"/>
      <w:lvlText w:val=""/>
      <w:lvlJc w:val="left"/>
    </w:lvl>
    <w:lvl w:ilvl="3" w:tplc="CB34212E">
      <w:numFmt w:val="decimal"/>
      <w:lvlText w:val=""/>
      <w:lvlJc w:val="left"/>
    </w:lvl>
    <w:lvl w:ilvl="4" w:tplc="58727F22">
      <w:numFmt w:val="decimal"/>
      <w:lvlText w:val=""/>
      <w:lvlJc w:val="left"/>
    </w:lvl>
    <w:lvl w:ilvl="5" w:tplc="AA062C88">
      <w:numFmt w:val="decimal"/>
      <w:lvlText w:val=""/>
      <w:lvlJc w:val="left"/>
    </w:lvl>
    <w:lvl w:ilvl="6" w:tplc="AA2CDF64">
      <w:numFmt w:val="decimal"/>
      <w:lvlText w:val=""/>
      <w:lvlJc w:val="left"/>
    </w:lvl>
    <w:lvl w:ilvl="7" w:tplc="C2B064F0">
      <w:numFmt w:val="decimal"/>
      <w:lvlText w:val=""/>
      <w:lvlJc w:val="left"/>
    </w:lvl>
    <w:lvl w:ilvl="8" w:tplc="C30092DA">
      <w:numFmt w:val="decimal"/>
      <w:lvlText w:val=""/>
      <w:lvlJc w:val="left"/>
    </w:lvl>
  </w:abstractNum>
  <w:num w:numId="1" w16cid:durableId="531573332">
    <w:abstractNumId w:val="0"/>
    <w:lvlOverride w:ilvl="0">
      <w:startOverride w:val="1"/>
    </w:lvlOverride>
  </w:num>
  <w:num w:numId="2" w16cid:durableId="123431239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mran Khan">
    <w15:presenceInfo w15:providerId="AD" w15:userId="S::kamran_khan@sdpi.org::dae289ca-fb54-44ed-85de-53d84bd794d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1"/>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FB2"/>
    <w:rsid w:val="001054D2"/>
    <w:rsid w:val="001520B3"/>
    <w:rsid w:val="002A5F0E"/>
    <w:rsid w:val="00683A74"/>
    <w:rsid w:val="006C4FB2"/>
    <w:rsid w:val="00793276"/>
    <w:rsid w:val="007E34E7"/>
    <w:rsid w:val="007E6D47"/>
    <w:rsid w:val="00977518"/>
    <w:rsid w:val="00C10163"/>
    <w:rsid w:val="00D10CC3"/>
    <w:rsid w:val="00E16323"/>
    <w:rsid w:val="00E257C0"/>
    <w:rsid w:val="00EE7F2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F1095B2"/>
  <w15:docId w15:val="{C5B5E9D4-27ED-BA4E-BD92-B4E2F29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ontserrat" w:eastAsia="Montserrat" w:hAnsi="Montserrat" w:cs="Montserrat"/>
        <w:color w:val="1A1A1A"/>
        <w:sz w:val="19"/>
        <w:szCs w:val="19"/>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F5496"/>
      </w:pBdr>
      <w:spacing w:before="120" w:after="160"/>
      <w:outlineLvl w:val="0"/>
    </w:pPr>
    <w:rPr>
      <w:rFonts w:ascii="Montserrat SemiBold" w:eastAsia="Montserrat SemiBold" w:hAnsi="Montserrat SemiBold" w:cs="Montserrat SemiBold"/>
      <w:color w:val="1F3864"/>
      <w:sz w:val="29"/>
      <w:szCs w:val="29"/>
    </w:rPr>
  </w:style>
  <w:style w:type="paragraph" w:styleId="Heading2">
    <w:name w:val="heading 2"/>
    <w:uiPriority w:val="9"/>
    <w:unhideWhenUsed/>
    <w:qFormat/>
    <w:pPr>
      <w:spacing w:before="220" w:after="90"/>
      <w:outlineLvl w:val="1"/>
    </w:pPr>
    <w:rPr>
      <w:rFonts w:ascii="Montserrat SemiBold" w:eastAsia="Montserrat SemiBold" w:hAnsi="Montserrat SemiBold" w:cs="Montserrat SemiBold"/>
      <w:color w:val="2F5496"/>
      <w:sz w:val="22"/>
      <w:szCs w:val="22"/>
    </w:rPr>
  </w:style>
  <w:style w:type="paragraph" w:styleId="Heading3">
    <w:name w:val="heading 3"/>
    <w:uiPriority w:val="9"/>
    <w:unhideWhenUsed/>
    <w:qFormat/>
    <w:pPr>
      <w:spacing w:before="160" w:after="70"/>
      <w:outlineLvl w:val="2"/>
    </w:pPr>
    <w:rPr>
      <w:rFonts w:ascii="Montserrat SemiBold" w:eastAsia="Montserrat SemiBold" w:hAnsi="Montserrat SemiBold" w:cs="Montserrat SemiBold"/>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40" w:line="210" w:lineRule="exact"/>
    </w:pPr>
    <w:rPr>
      <w:rFonts w:ascii="Montserrat SemiBold" w:eastAsia="Montserrat SemiBold" w:hAnsi="Montserrat SemiBold" w:cs="Montserrat SemiBold"/>
      <w:color w:val="1F3864"/>
      <w:sz w:val="17"/>
      <w:szCs w:val="17"/>
    </w:rPr>
  </w:style>
  <w:style w:type="paragraph" w:styleId="TOC2">
    <w:name w:val="toc 2"/>
    <w:uiPriority w:val="39"/>
    <w:pPr>
      <w:spacing w:line="196" w:lineRule="exact"/>
      <w:ind w:left="260"/>
    </w:pPr>
    <w:rPr>
      <w:sz w:val="16"/>
      <w:szCs w:val="16"/>
    </w:rPr>
  </w:style>
  <w:style w:type="paragraph" w:styleId="Revision">
    <w:name w:val="Revision"/>
    <w:hidden/>
    <w:uiPriority w:val="99"/>
    <w:semiHidden/>
    <w:rsid w:val="00EE7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34</Pages>
  <Words>12552</Words>
  <Characters>79957</Characters>
  <Application>Microsoft Office Word</Application>
  <DocSecurity>0</DocSecurity>
  <Lines>2757</Lines>
  <Paragraphs>1887</Paragraphs>
  <ScaleCrop>false</ScaleCrop>
  <Company/>
  <LinksUpToDate>false</LinksUpToDate>
  <CharactersWithSpaces>90622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DFLT Phase III Technical Proposal (RFP 194)</dc:title>
  <dc:creator>SDPI CASPEE</dc:creator>
  <dc:description>Technical proposal sections</dc:description>
  <cp:lastModifiedBy>Kamran Khan</cp:lastModifiedBy>
  <cp:revision>3</cp:revision>
  <dcterms:created xsi:type="dcterms:W3CDTF">2026-10-08T11:47:00Z</dcterms:created>
  <dcterms:modified xsi:type="dcterms:W3CDTF">2026-10-17T18:52:00Z</dcterms:modified>
</cp:coreProperties>
</file>