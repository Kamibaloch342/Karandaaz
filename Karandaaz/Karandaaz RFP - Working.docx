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41A6E" w14:textId="77777777" w:rsidR="006B3FC0" w:rsidRDefault="00000000">
      <w:pPr>
        <w:spacing w:after="0" w:line="259" w:lineRule="auto"/>
        <w:ind w:left="0" w:right="0" w:firstLine="0"/>
        <w:jc w:val="left"/>
      </w:pPr>
      <w:r>
        <w:t xml:space="preserve"> </w:t>
      </w:r>
    </w:p>
    <w:p w14:paraId="29E6B43F" w14:textId="77777777" w:rsidR="006B3FC0" w:rsidRDefault="00000000">
      <w:pPr>
        <w:spacing w:after="0" w:line="259" w:lineRule="auto"/>
        <w:ind w:left="0" w:right="0" w:firstLine="0"/>
        <w:jc w:val="left"/>
      </w:pPr>
      <w:r>
        <w:t xml:space="preserve"> </w:t>
      </w:r>
    </w:p>
    <w:p w14:paraId="129D96E7" w14:textId="77777777" w:rsidR="006B3FC0" w:rsidRDefault="00000000">
      <w:pPr>
        <w:spacing w:after="71" w:line="259" w:lineRule="auto"/>
        <w:ind w:left="0" w:right="0" w:firstLine="0"/>
        <w:jc w:val="left"/>
      </w:pPr>
      <w:r>
        <w:t xml:space="preserve"> </w:t>
      </w:r>
    </w:p>
    <w:p w14:paraId="42B2D05E" w14:textId="77777777" w:rsidR="006B3FC0" w:rsidRDefault="00000000">
      <w:pPr>
        <w:spacing w:after="0" w:line="259" w:lineRule="auto"/>
        <w:ind w:left="0" w:right="203" w:firstLine="0"/>
        <w:jc w:val="center"/>
      </w:pPr>
      <w:r>
        <w:rPr>
          <w:rFonts w:cs="Calibri"/>
          <w:b/>
          <w:sz w:val="32"/>
        </w:rPr>
        <w:t xml:space="preserve">KARANDAAZ PAKISTAN </w:t>
      </w:r>
    </w:p>
    <w:p w14:paraId="60F085AE" w14:textId="77777777" w:rsidR="006B3FC0" w:rsidRDefault="00000000">
      <w:pPr>
        <w:spacing w:after="16" w:line="259" w:lineRule="auto"/>
        <w:ind w:left="0" w:right="0" w:firstLine="0"/>
        <w:jc w:val="left"/>
      </w:pPr>
      <w:r>
        <w:t xml:space="preserve"> </w:t>
      </w:r>
    </w:p>
    <w:p w14:paraId="064554C2" w14:textId="77777777" w:rsidR="006B3FC0" w:rsidRDefault="00000000">
      <w:pPr>
        <w:spacing w:after="0" w:line="259" w:lineRule="auto"/>
        <w:ind w:left="0" w:right="138" w:firstLine="0"/>
        <w:jc w:val="center"/>
      </w:pPr>
      <w:r>
        <w:rPr>
          <w:rFonts w:cs="Calibri"/>
          <w:b/>
          <w:sz w:val="26"/>
        </w:rPr>
        <w:t xml:space="preserve"> </w:t>
      </w:r>
    </w:p>
    <w:p w14:paraId="2CD14336" w14:textId="77777777" w:rsidR="006B3FC0" w:rsidRDefault="00000000">
      <w:pPr>
        <w:spacing w:after="0" w:line="259" w:lineRule="auto"/>
        <w:ind w:left="0" w:right="1596" w:firstLine="0"/>
        <w:jc w:val="right"/>
      </w:pPr>
      <w:r>
        <w:rPr>
          <w:rFonts w:cs="Calibri"/>
          <w:b/>
          <w:sz w:val="26"/>
        </w:rPr>
        <w:t xml:space="preserve">Request for Proposal – RFP No. 194, cross-referencing EOI-27 </w:t>
      </w:r>
    </w:p>
    <w:p w14:paraId="730C32F3" w14:textId="77777777" w:rsidR="006B3FC0" w:rsidRDefault="00000000">
      <w:pPr>
        <w:spacing w:after="16" w:line="259" w:lineRule="auto"/>
        <w:ind w:left="0" w:right="147" w:firstLine="0"/>
        <w:jc w:val="center"/>
      </w:pPr>
      <w:r>
        <w:t xml:space="preserve"> </w:t>
      </w:r>
    </w:p>
    <w:p w14:paraId="360B874B" w14:textId="77777777" w:rsidR="006B3FC0" w:rsidRDefault="00000000">
      <w:pPr>
        <w:spacing w:line="250" w:lineRule="auto"/>
        <w:ind w:left="1360" w:right="1547"/>
        <w:jc w:val="center"/>
      </w:pPr>
      <w:r>
        <w:rPr>
          <w:rFonts w:cs="Calibri"/>
          <w:b/>
          <w:sz w:val="26"/>
        </w:rPr>
        <w:t xml:space="preserve">For </w:t>
      </w:r>
    </w:p>
    <w:p w14:paraId="73521B30" w14:textId="77777777" w:rsidR="006B3FC0" w:rsidRDefault="00000000">
      <w:pPr>
        <w:spacing w:after="16" w:line="259" w:lineRule="auto"/>
        <w:ind w:left="0" w:right="147" w:firstLine="0"/>
        <w:jc w:val="center"/>
      </w:pPr>
      <w:r>
        <w:t xml:space="preserve"> </w:t>
      </w:r>
    </w:p>
    <w:p w14:paraId="2FEA0390" w14:textId="35ABA751" w:rsidR="006B3FC0" w:rsidRDefault="00000000">
      <w:pPr>
        <w:spacing w:line="250" w:lineRule="auto"/>
        <w:ind w:left="1360" w:right="1431"/>
        <w:jc w:val="center"/>
      </w:pPr>
      <w:r>
        <w:rPr>
          <w:rFonts w:cs="Calibri"/>
          <w:b/>
          <w:sz w:val="26"/>
        </w:rPr>
        <w:t xml:space="preserve">Hiring of a Firm for Digital and Financial Capability </w:t>
      </w:r>
      <w:del w:id="0" w:author="Kamran Khan" w:date="2026-10-06T20:59:00Z" w16du:dateUtc="2026-10-06T15:59:00Z">
        <w:r w:rsidDel="004208CE">
          <w:rPr>
            <w:rFonts w:cs="Calibri"/>
            <w:b/>
            <w:sz w:val="26"/>
          </w:rPr>
          <w:delText>Training  for</w:delText>
        </w:r>
      </w:del>
      <w:ins w:id="1" w:author="Kamran Khan" w:date="2026-10-06T20:59:00Z" w16du:dateUtc="2026-10-06T15:59:00Z">
        <w:r w:rsidR="004208CE">
          <w:rPr>
            <w:rFonts w:cs="Calibri"/>
            <w:b/>
            <w:sz w:val="26"/>
          </w:rPr>
          <w:t>Training for</w:t>
        </w:r>
      </w:ins>
      <w:r>
        <w:rPr>
          <w:rFonts w:cs="Calibri"/>
          <w:b/>
          <w:sz w:val="26"/>
        </w:rPr>
        <w:t xml:space="preserve"> BISP Beneficiaries </w:t>
      </w:r>
    </w:p>
    <w:p w14:paraId="3F978035" w14:textId="77777777" w:rsidR="006B3FC0" w:rsidRDefault="00000000">
      <w:pPr>
        <w:spacing w:after="0" w:line="259" w:lineRule="auto"/>
        <w:ind w:left="0" w:right="0" w:firstLine="0"/>
        <w:jc w:val="left"/>
      </w:pPr>
      <w:r>
        <w:t xml:space="preserve"> </w:t>
      </w:r>
    </w:p>
    <w:p w14:paraId="321E4360" w14:textId="77777777" w:rsidR="006B3FC0" w:rsidRDefault="00000000">
      <w:pPr>
        <w:pStyle w:val="Heading1"/>
        <w:spacing w:after="9"/>
        <w:ind w:left="2775" w:right="0"/>
        <w:jc w:val="left"/>
      </w:pPr>
      <w:r>
        <w:rPr>
          <w:color w:val="000000"/>
        </w:rPr>
        <w:t>23</w:t>
      </w:r>
      <w:r>
        <w:rPr>
          <w:color w:val="000000"/>
          <w:vertAlign w:val="superscript"/>
        </w:rPr>
        <w:t>rd</w:t>
      </w:r>
      <w:r>
        <w:rPr>
          <w:color w:val="000000"/>
        </w:rPr>
        <w:t xml:space="preserve"> September 2026, Islamabad, Pakistan </w:t>
      </w:r>
    </w:p>
    <w:p w14:paraId="4E0B96B6" w14:textId="77777777" w:rsidR="006B3FC0" w:rsidRDefault="00000000">
      <w:pPr>
        <w:spacing w:after="0" w:line="259" w:lineRule="auto"/>
        <w:ind w:left="0" w:right="0" w:firstLine="0"/>
        <w:jc w:val="left"/>
      </w:pPr>
      <w:r>
        <w:t xml:space="preserve"> </w:t>
      </w:r>
      <w:r>
        <w:tab/>
        <w:t xml:space="preserve"> </w:t>
      </w:r>
      <w:r>
        <w:br w:type="page"/>
      </w:r>
    </w:p>
    <w:tbl>
      <w:tblPr>
        <w:tblStyle w:val="TableGrid"/>
        <w:tblW w:w="8502" w:type="dxa"/>
        <w:tblInd w:w="0" w:type="dxa"/>
        <w:tblCellMar>
          <w:top w:w="43" w:type="dxa"/>
          <w:right w:w="1" w:type="dxa"/>
        </w:tblCellMar>
        <w:tblLook w:val="04A0" w:firstRow="1" w:lastRow="0" w:firstColumn="1" w:lastColumn="0" w:noHBand="0" w:noVBand="1"/>
      </w:tblPr>
      <w:tblGrid>
        <w:gridCol w:w="2306"/>
        <w:gridCol w:w="6196"/>
      </w:tblGrid>
      <w:tr w:rsidR="006B3FC0" w14:paraId="3F8F9E49" w14:textId="77777777">
        <w:trPr>
          <w:trHeight w:val="269"/>
        </w:trPr>
        <w:tc>
          <w:tcPr>
            <w:tcW w:w="2306" w:type="dxa"/>
            <w:tcBorders>
              <w:top w:val="nil"/>
              <w:left w:val="nil"/>
              <w:bottom w:val="nil"/>
              <w:right w:val="nil"/>
            </w:tcBorders>
            <w:shd w:val="clear" w:color="auto" w:fill="00628A"/>
          </w:tcPr>
          <w:p w14:paraId="2DA19FFB" w14:textId="77777777" w:rsidR="006B3FC0" w:rsidRDefault="00000000">
            <w:pPr>
              <w:spacing w:after="0" w:line="259" w:lineRule="auto"/>
              <w:ind w:left="0" w:right="0" w:firstLine="0"/>
            </w:pPr>
            <w:r>
              <w:rPr>
                <w:b/>
                <w:color w:val="FFFFFF"/>
              </w:rPr>
              <w:lastRenderedPageBreak/>
              <w:t>REQUEST FOR PROPOSAL</w:t>
            </w:r>
          </w:p>
        </w:tc>
        <w:tc>
          <w:tcPr>
            <w:tcW w:w="6196" w:type="dxa"/>
            <w:tcBorders>
              <w:top w:val="nil"/>
              <w:left w:val="nil"/>
              <w:bottom w:val="nil"/>
              <w:right w:val="nil"/>
            </w:tcBorders>
          </w:tcPr>
          <w:p w14:paraId="2C832E2F" w14:textId="77777777" w:rsidR="006B3FC0" w:rsidRDefault="00000000">
            <w:pPr>
              <w:spacing w:after="0" w:line="259" w:lineRule="auto"/>
              <w:ind w:left="-1" w:right="0" w:firstLine="0"/>
              <w:jc w:val="left"/>
            </w:pPr>
            <w:r>
              <w:rPr>
                <w:b/>
                <w:color w:val="FFFFFF"/>
              </w:rPr>
              <w:t xml:space="preserve"> </w:t>
            </w:r>
            <w:r>
              <w:rPr>
                <w:color w:val="FFFFFF"/>
              </w:rPr>
              <w:t xml:space="preserve"> </w:t>
            </w:r>
          </w:p>
        </w:tc>
      </w:tr>
      <w:tr w:rsidR="006B3FC0" w14:paraId="004A2B4D" w14:textId="77777777">
        <w:trPr>
          <w:trHeight w:val="439"/>
        </w:trPr>
        <w:tc>
          <w:tcPr>
            <w:tcW w:w="2306" w:type="dxa"/>
            <w:tcBorders>
              <w:top w:val="nil"/>
              <w:left w:val="nil"/>
              <w:bottom w:val="nil"/>
              <w:right w:val="nil"/>
            </w:tcBorders>
            <w:shd w:val="clear" w:color="auto" w:fill="F2F2F2"/>
          </w:tcPr>
          <w:p w14:paraId="03B82EDD" w14:textId="77777777" w:rsidR="006B3FC0" w:rsidRDefault="00000000">
            <w:pPr>
              <w:spacing w:after="0" w:line="259" w:lineRule="auto"/>
              <w:ind w:left="108" w:right="0" w:firstLine="0"/>
              <w:jc w:val="left"/>
            </w:pPr>
            <w:r>
              <w:rPr>
                <w:color w:val="00628A"/>
              </w:rPr>
              <w:t xml:space="preserve">Country </w:t>
            </w:r>
          </w:p>
        </w:tc>
        <w:tc>
          <w:tcPr>
            <w:tcW w:w="6196" w:type="dxa"/>
            <w:tcBorders>
              <w:top w:val="nil"/>
              <w:left w:val="nil"/>
              <w:bottom w:val="nil"/>
              <w:right w:val="nil"/>
            </w:tcBorders>
            <w:shd w:val="clear" w:color="auto" w:fill="F2F2F2"/>
          </w:tcPr>
          <w:p w14:paraId="4BEA8DAE" w14:textId="77777777" w:rsidR="006B3FC0" w:rsidRDefault="00000000">
            <w:pPr>
              <w:spacing w:after="0" w:line="259" w:lineRule="auto"/>
              <w:ind w:left="94" w:right="0" w:firstLine="0"/>
              <w:jc w:val="left"/>
            </w:pPr>
            <w:r>
              <w:rPr>
                <w:color w:val="00628A"/>
              </w:rPr>
              <w:t xml:space="preserve">Pakistan </w:t>
            </w:r>
          </w:p>
        </w:tc>
      </w:tr>
      <w:tr w:rsidR="006B3FC0" w14:paraId="24EF1E70" w14:textId="77777777">
        <w:trPr>
          <w:trHeight w:val="439"/>
        </w:trPr>
        <w:tc>
          <w:tcPr>
            <w:tcW w:w="2306" w:type="dxa"/>
            <w:tcBorders>
              <w:top w:val="nil"/>
              <w:left w:val="nil"/>
              <w:bottom w:val="nil"/>
              <w:right w:val="nil"/>
            </w:tcBorders>
          </w:tcPr>
          <w:p w14:paraId="386BC958" w14:textId="77777777" w:rsidR="006B3FC0" w:rsidRDefault="00000000">
            <w:pPr>
              <w:spacing w:after="0" w:line="259" w:lineRule="auto"/>
              <w:ind w:left="108" w:right="0" w:firstLine="0"/>
              <w:jc w:val="left"/>
            </w:pPr>
            <w:r>
              <w:rPr>
                <w:color w:val="00628A"/>
              </w:rPr>
              <w:t xml:space="preserve">RFP Reference No. </w:t>
            </w:r>
          </w:p>
        </w:tc>
        <w:tc>
          <w:tcPr>
            <w:tcW w:w="6196" w:type="dxa"/>
            <w:tcBorders>
              <w:top w:val="nil"/>
              <w:left w:val="nil"/>
              <w:bottom w:val="nil"/>
              <w:right w:val="nil"/>
            </w:tcBorders>
          </w:tcPr>
          <w:p w14:paraId="1A17FA6E" w14:textId="77777777" w:rsidR="006B3FC0" w:rsidRDefault="00000000">
            <w:pPr>
              <w:spacing w:after="0" w:line="259" w:lineRule="auto"/>
              <w:ind w:left="94" w:right="0" w:firstLine="0"/>
              <w:jc w:val="left"/>
            </w:pPr>
            <w:r>
              <w:rPr>
                <w:color w:val="00628A"/>
              </w:rPr>
              <w:t xml:space="preserve">194 – cross-refers to EOI Ref. 27 </w:t>
            </w:r>
          </w:p>
        </w:tc>
      </w:tr>
      <w:tr w:rsidR="006B3FC0" w14:paraId="33A50142" w14:textId="77777777">
        <w:trPr>
          <w:trHeight w:val="439"/>
        </w:trPr>
        <w:tc>
          <w:tcPr>
            <w:tcW w:w="2306" w:type="dxa"/>
            <w:tcBorders>
              <w:top w:val="nil"/>
              <w:left w:val="nil"/>
              <w:bottom w:val="nil"/>
              <w:right w:val="nil"/>
            </w:tcBorders>
            <w:shd w:val="clear" w:color="auto" w:fill="F2F2F2"/>
          </w:tcPr>
          <w:p w14:paraId="046F6550" w14:textId="77777777" w:rsidR="006B3FC0" w:rsidRDefault="00000000">
            <w:pPr>
              <w:spacing w:after="0" w:line="259" w:lineRule="auto"/>
              <w:ind w:left="108" w:right="0" w:firstLine="0"/>
              <w:jc w:val="left"/>
            </w:pPr>
            <w:r>
              <w:rPr>
                <w:color w:val="00628A"/>
              </w:rPr>
              <w:t xml:space="preserve">Project Title </w:t>
            </w:r>
          </w:p>
        </w:tc>
        <w:tc>
          <w:tcPr>
            <w:tcW w:w="6196" w:type="dxa"/>
            <w:tcBorders>
              <w:top w:val="nil"/>
              <w:left w:val="nil"/>
              <w:bottom w:val="nil"/>
              <w:right w:val="nil"/>
            </w:tcBorders>
            <w:shd w:val="clear" w:color="auto" w:fill="F2F2F2"/>
          </w:tcPr>
          <w:p w14:paraId="408E7180" w14:textId="77777777" w:rsidR="006B3FC0" w:rsidRDefault="00000000">
            <w:pPr>
              <w:spacing w:after="0" w:line="259" w:lineRule="auto"/>
              <w:ind w:left="94" w:right="0" w:firstLine="0"/>
              <w:jc w:val="left"/>
            </w:pPr>
            <w:r>
              <w:rPr>
                <w:color w:val="00628A"/>
              </w:rPr>
              <w:t xml:space="preserve">Digital and Financial Capability Training for BISP Beneficiaries </w:t>
            </w:r>
          </w:p>
        </w:tc>
      </w:tr>
      <w:tr w:rsidR="006B3FC0" w14:paraId="07E3A7F6" w14:textId="77777777">
        <w:trPr>
          <w:trHeight w:val="439"/>
        </w:trPr>
        <w:tc>
          <w:tcPr>
            <w:tcW w:w="2306" w:type="dxa"/>
            <w:tcBorders>
              <w:top w:val="nil"/>
              <w:left w:val="nil"/>
              <w:bottom w:val="nil"/>
              <w:right w:val="nil"/>
            </w:tcBorders>
          </w:tcPr>
          <w:p w14:paraId="5C2E1EEF" w14:textId="77777777" w:rsidR="006B3FC0" w:rsidRDefault="00000000">
            <w:pPr>
              <w:spacing w:after="0" w:line="259" w:lineRule="auto"/>
              <w:ind w:left="108" w:right="0" w:firstLine="0"/>
              <w:jc w:val="left"/>
            </w:pPr>
            <w:r>
              <w:rPr>
                <w:color w:val="00628A"/>
              </w:rPr>
              <w:t xml:space="preserve">Programme </w:t>
            </w:r>
          </w:p>
        </w:tc>
        <w:tc>
          <w:tcPr>
            <w:tcW w:w="6196" w:type="dxa"/>
            <w:tcBorders>
              <w:top w:val="nil"/>
              <w:left w:val="nil"/>
              <w:bottom w:val="nil"/>
              <w:right w:val="nil"/>
            </w:tcBorders>
          </w:tcPr>
          <w:p w14:paraId="7065AE7B" w14:textId="77777777" w:rsidR="006B3FC0" w:rsidRDefault="00000000">
            <w:pPr>
              <w:spacing w:after="0" w:line="259" w:lineRule="auto"/>
              <w:ind w:left="94" w:right="0" w:firstLine="0"/>
              <w:jc w:val="left"/>
            </w:pPr>
            <w:r>
              <w:rPr>
                <w:color w:val="00628A"/>
              </w:rPr>
              <w:t xml:space="preserve">Karandaaz Digital – Supporting G2P Digitization in Pakistan </w:t>
            </w:r>
          </w:p>
        </w:tc>
      </w:tr>
      <w:tr w:rsidR="006B3FC0" w14:paraId="68C2A458" w14:textId="77777777">
        <w:trPr>
          <w:trHeight w:val="437"/>
        </w:trPr>
        <w:tc>
          <w:tcPr>
            <w:tcW w:w="2306" w:type="dxa"/>
            <w:tcBorders>
              <w:top w:val="nil"/>
              <w:left w:val="nil"/>
              <w:bottom w:val="nil"/>
              <w:right w:val="nil"/>
            </w:tcBorders>
            <w:shd w:val="clear" w:color="auto" w:fill="F2F2F2"/>
          </w:tcPr>
          <w:p w14:paraId="43AF44D6" w14:textId="77777777" w:rsidR="006B3FC0" w:rsidRDefault="00000000">
            <w:pPr>
              <w:spacing w:after="0" w:line="259" w:lineRule="auto"/>
              <w:ind w:left="108" w:right="0" w:firstLine="0"/>
              <w:jc w:val="left"/>
            </w:pPr>
            <w:r>
              <w:rPr>
                <w:color w:val="00628A"/>
              </w:rPr>
              <w:t xml:space="preserve">RFP Issuance Date </w:t>
            </w:r>
          </w:p>
        </w:tc>
        <w:tc>
          <w:tcPr>
            <w:tcW w:w="6196" w:type="dxa"/>
            <w:tcBorders>
              <w:top w:val="nil"/>
              <w:left w:val="nil"/>
              <w:bottom w:val="nil"/>
              <w:right w:val="nil"/>
            </w:tcBorders>
            <w:shd w:val="clear" w:color="auto" w:fill="F2F2F2"/>
          </w:tcPr>
          <w:p w14:paraId="35F08F9F" w14:textId="77777777" w:rsidR="006B3FC0" w:rsidRDefault="00000000">
            <w:pPr>
              <w:spacing w:after="0" w:line="259" w:lineRule="auto"/>
              <w:ind w:left="94" w:right="0" w:firstLine="0"/>
              <w:jc w:val="left"/>
            </w:pPr>
            <w:r>
              <w:rPr>
                <w:color w:val="00628A"/>
              </w:rPr>
              <w:t xml:space="preserve">23rd September 2026 </w:t>
            </w:r>
          </w:p>
        </w:tc>
      </w:tr>
      <w:tr w:rsidR="006B3FC0" w14:paraId="2B4858BF" w14:textId="77777777">
        <w:trPr>
          <w:trHeight w:val="439"/>
        </w:trPr>
        <w:tc>
          <w:tcPr>
            <w:tcW w:w="2306" w:type="dxa"/>
            <w:tcBorders>
              <w:top w:val="nil"/>
              <w:left w:val="nil"/>
              <w:bottom w:val="nil"/>
              <w:right w:val="nil"/>
            </w:tcBorders>
          </w:tcPr>
          <w:p w14:paraId="0E27BF27" w14:textId="77777777" w:rsidR="006B3FC0" w:rsidRDefault="00000000">
            <w:pPr>
              <w:spacing w:after="0" w:line="259" w:lineRule="auto"/>
              <w:ind w:left="108" w:right="0" w:firstLine="0"/>
              <w:jc w:val="left"/>
            </w:pPr>
            <w:r>
              <w:rPr>
                <w:color w:val="00628A"/>
              </w:rPr>
              <w:t xml:space="preserve">Last date for Queries </w:t>
            </w:r>
          </w:p>
        </w:tc>
        <w:tc>
          <w:tcPr>
            <w:tcW w:w="6196" w:type="dxa"/>
            <w:tcBorders>
              <w:top w:val="nil"/>
              <w:left w:val="nil"/>
              <w:bottom w:val="nil"/>
              <w:right w:val="nil"/>
            </w:tcBorders>
          </w:tcPr>
          <w:p w14:paraId="25DD0653" w14:textId="77777777" w:rsidR="006B3FC0" w:rsidRDefault="00000000">
            <w:pPr>
              <w:spacing w:after="0" w:line="259" w:lineRule="auto"/>
              <w:ind w:left="94" w:right="0" w:firstLine="0"/>
              <w:jc w:val="left"/>
            </w:pPr>
            <w:r>
              <w:rPr>
                <w:color w:val="00628A"/>
              </w:rPr>
              <w:t xml:space="preserve">29th September 2026 </w:t>
            </w:r>
          </w:p>
        </w:tc>
      </w:tr>
      <w:tr w:rsidR="006B3FC0" w14:paraId="3B615F02" w14:textId="77777777">
        <w:trPr>
          <w:trHeight w:val="439"/>
        </w:trPr>
        <w:tc>
          <w:tcPr>
            <w:tcW w:w="2306" w:type="dxa"/>
            <w:tcBorders>
              <w:top w:val="nil"/>
              <w:left w:val="nil"/>
              <w:bottom w:val="nil"/>
              <w:right w:val="nil"/>
            </w:tcBorders>
            <w:shd w:val="clear" w:color="auto" w:fill="F2F2F2"/>
          </w:tcPr>
          <w:p w14:paraId="118172E1" w14:textId="77777777" w:rsidR="006B3FC0" w:rsidRDefault="00000000">
            <w:pPr>
              <w:spacing w:after="0" w:line="259" w:lineRule="auto"/>
              <w:ind w:left="108" w:right="0" w:firstLine="0"/>
              <w:jc w:val="left"/>
            </w:pPr>
            <w:r>
              <w:rPr>
                <w:color w:val="00628A"/>
              </w:rPr>
              <w:t xml:space="preserve">Response to Queries </w:t>
            </w:r>
          </w:p>
        </w:tc>
        <w:tc>
          <w:tcPr>
            <w:tcW w:w="6196" w:type="dxa"/>
            <w:tcBorders>
              <w:top w:val="nil"/>
              <w:left w:val="nil"/>
              <w:bottom w:val="nil"/>
              <w:right w:val="nil"/>
            </w:tcBorders>
            <w:shd w:val="clear" w:color="auto" w:fill="F2F2F2"/>
          </w:tcPr>
          <w:p w14:paraId="2E20CCE6" w14:textId="77777777" w:rsidR="006B3FC0" w:rsidRDefault="00000000">
            <w:pPr>
              <w:spacing w:after="0" w:line="259" w:lineRule="auto"/>
              <w:ind w:left="94" w:right="0" w:firstLine="0"/>
              <w:jc w:val="left"/>
            </w:pPr>
            <w:r>
              <w:rPr>
                <w:color w:val="00628A"/>
              </w:rPr>
              <w:t xml:space="preserve">02nd October 2026 </w:t>
            </w:r>
          </w:p>
        </w:tc>
      </w:tr>
      <w:tr w:rsidR="006B3FC0" w14:paraId="098E1FA5" w14:textId="77777777">
        <w:trPr>
          <w:trHeight w:val="440"/>
        </w:trPr>
        <w:tc>
          <w:tcPr>
            <w:tcW w:w="2306" w:type="dxa"/>
            <w:tcBorders>
              <w:top w:val="nil"/>
              <w:left w:val="nil"/>
              <w:bottom w:val="nil"/>
              <w:right w:val="nil"/>
            </w:tcBorders>
          </w:tcPr>
          <w:p w14:paraId="2186A632" w14:textId="77777777" w:rsidR="006B3FC0" w:rsidRDefault="00000000">
            <w:pPr>
              <w:spacing w:after="0" w:line="259" w:lineRule="auto"/>
              <w:ind w:left="108" w:right="0" w:firstLine="0"/>
              <w:jc w:val="left"/>
            </w:pPr>
            <w:r>
              <w:rPr>
                <w:color w:val="00628A"/>
              </w:rPr>
              <w:t xml:space="preserve">Closing Date of RFP </w:t>
            </w:r>
          </w:p>
        </w:tc>
        <w:tc>
          <w:tcPr>
            <w:tcW w:w="6196" w:type="dxa"/>
            <w:tcBorders>
              <w:top w:val="nil"/>
              <w:left w:val="nil"/>
              <w:bottom w:val="nil"/>
              <w:right w:val="nil"/>
            </w:tcBorders>
          </w:tcPr>
          <w:p w14:paraId="45A2972B" w14:textId="77777777" w:rsidR="006B3FC0" w:rsidRDefault="00000000">
            <w:pPr>
              <w:spacing w:after="0" w:line="259" w:lineRule="auto"/>
              <w:ind w:left="94" w:right="0" w:firstLine="0"/>
              <w:jc w:val="left"/>
            </w:pPr>
            <w:r>
              <w:rPr>
                <w:color w:val="00628A"/>
              </w:rPr>
              <w:t xml:space="preserve">13th October 2026 </w:t>
            </w:r>
          </w:p>
        </w:tc>
      </w:tr>
      <w:tr w:rsidR="006B3FC0" w14:paraId="2321A975" w14:textId="77777777">
        <w:trPr>
          <w:trHeight w:val="439"/>
        </w:trPr>
        <w:tc>
          <w:tcPr>
            <w:tcW w:w="2306" w:type="dxa"/>
            <w:tcBorders>
              <w:top w:val="nil"/>
              <w:left w:val="nil"/>
              <w:bottom w:val="nil"/>
              <w:right w:val="nil"/>
            </w:tcBorders>
            <w:shd w:val="clear" w:color="auto" w:fill="F2F2F2"/>
          </w:tcPr>
          <w:p w14:paraId="2C60BA4F" w14:textId="77777777" w:rsidR="006B3FC0" w:rsidRDefault="00000000">
            <w:pPr>
              <w:spacing w:after="0" w:line="259" w:lineRule="auto"/>
              <w:ind w:left="108" w:right="0" w:firstLine="0"/>
              <w:jc w:val="left"/>
            </w:pPr>
            <w:r>
              <w:rPr>
                <w:color w:val="00628A"/>
              </w:rPr>
              <w:t xml:space="preserve">Address RFP response </w:t>
            </w:r>
          </w:p>
        </w:tc>
        <w:tc>
          <w:tcPr>
            <w:tcW w:w="6196" w:type="dxa"/>
            <w:tcBorders>
              <w:top w:val="nil"/>
              <w:left w:val="nil"/>
              <w:bottom w:val="nil"/>
              <w:right w:val="nil"/>
            </w:tcBorders>
            <w:shd w:val="clear" w:color="auto" w:fill="F2F2F2"/>
          </w:tcPr>
          <w:p w14:paraId="15D8397A" w14:textId="77777777" w:rsidR="006B3FC0" w:rsidRDefault="00000000">
            <w:pPr>
              <w:spacing w:after="0" w:line="259" w:lineRule="auto"/>
              <w:ind w:left="94" w:right="0" w:firstLine="0"/>
              <w:jc w:val="left"/>
            </w:pPr>
            <w:r>
              <w:rPr>
                <w:color w:val="00628A"/>
              </w:rPr>
              <w:t xml:space="preserve">Karandaaz Pakistan, Procurement Department </w:t>
            </w:r>
          </w:p>
        </w:tc>
      </w:tr>
    </w:tbl>
    <w:p w14:paraId="5D6EA074" w14:textId="77777777" w:rsidR="006B3FC0" w:rsidRDefault="00000000">
      <w:pPr>
        <w:tabs>
          <w:tab w:val="center" w:pos="3902"/>
        </w:tabs>
        <w:spacing w:after="148" w:line="259" w:lineRule="auto"/>
        <w:ind w:left="0" w:right="0" w:firstLine="0"/>
        <w:jc w:val="left"/>
      </w:pPr>
      <w:r>
        <w:rPr>
          <w:color w:val="00628A"/>
        </w:rPr>
        <w:t xml:space="preserve">E-mail Address </w:t>
      </w:r>
      <w:r>
        <w:rPr>
          <w:color w:val="00628A"/>
        </w:rPr>
        <w:tab/>
        <w:t xml:space="preserve">procurement@karandaaz.com.pk </w:t>
      </w:r>
    </w:p>
    <w:p w14:paraId="780E6FC2" w14:textId="77777777" w:rsidR="006B3FC0" w:rsidRDefault="00000000">
      <w:pPr>
        <w:spacing w:after="0" w:line="259" w:lineRule="auto"/>
        <w:ind w:left="0" w:right="147" w:firstLine="0"/>
        <w:jc w:val="center"/>
      </w:pPr>
      <w:r>
        <w:rPr>
          <w:rFonts w:cs="Calibri"/>
          <w:b/>
          <w:color w:val="006189"/>
        </w:rPr>
        <w:t xml:space="preserve"> </w:t>
      </w:r>
    </w:p>
    <w:p w14:paraId="5CE25BB6" w14:textId="77777777" w:rsidR="006B3FC0" w:rsidRDefault="00000000">
      <w:pPr>
        <w:pStyle w:val="Heading1"/>
      </w:pPr>
      <w:r>
        <w:t xml:space="preserve">SECTION 1. LETTER OF INVITATION </w:t>
      </w:r>
    </w:p>
    <w:p w14:paraId="72E54715" w14:textId="77777777" w:rsidR="006B3FC0" w:rsidRDefault="00000000">
      <w:pPr>
        <w:spacing w:after="0" w:line="259" w:lineRule="auto"/>
        <w:ind w:left="-5" w:right="0"/>
        <w:jc w:val="left"/>
      </w:pPr>
      <w:r>
        <w:rPr>
          <w:color w:val="00628A"/>
        </w:rPr>
        <w:t xml:space="preserve">RFP No. 194 </w:t>
      </w:r>
    </w:p>
    <w:p w14:paraId="60E4D508" w14:textId="77777777" w:rsidR="006B3FC0" w:rsidRDefault="00000000">
      <w:pPr>
        <w:spacing w:after="0" w:line="259" w:lineRule="auto"/>
        <w:ind w:left="-5" w:right="0"/>
        <w:jc w:val="left"/>
      </w:pPr>
      <w:r>
        <w:rPr>
          <w:color w:val="00628A"/>
        </w:rPr>
        <w:t xml:space="preserve">23rd September 2026, Islamabad, Pakistan </w:t>
      </w:r>
    </w:p>
    <w:p w14:paraId="45CD7D08" w14:textId="77777777" w:rsidR="006B3FC0" w:rsidRDefault="00000000">
      <w:pPr>
        <w:spacing w:after="18" w:line="259" w:lineRule="auto"/>
        <w:ind w:left="0" w:right="0" w:firstLine="0"/>
        <w:jc w:val="left"/>
      </w:pPr>
      <w:r>
        <w:rPr>
          <w:color w:val="00628A"/>
          <w:sz w:val="20"/>
        </w:rPr>
        <w:t xml:space="preserve"> </w:t>
      </w:r>
    </w:p>
    <w:p w14:paraId="77426FAC" w14:textId="77777777" w:rsidR="006B3FC0" w:rsidRDefault="00000000">
      <w:pPr>
        <w:spacing w:after="111"/>
        <w:ind w:left="-15" w:right="195" w:firstLine="0"/>
      </w:pPr>
      <w:r>
        <w:rPr>
          <w:rFonts w:cs="Calibri"/>
        </w:rPr>
        <w:t>The purpose of this Request for Proposal (the “RFP”) is to solicit proposals from firms found eligible and shortlisted at the Expression of Interest stage (EOI Ref. 27) for “Digital and Financial Capability Training for BISP Beneficiaries”</w:t>
      </w:r>
      <w:r>
        <w:t xml:space="preserve"> </w:t>
      </w:r>
      <w:r>
        <w:rPr>
          <w:rFonts w:cs="Calibri"/>
        </w:rPr>
        <w:t>(“EOI”)</w:t>
      </w:r>
      <w:r>
        <w:t xml:space="preserve">. The RFP is designed to assess whether bidders are able to provide the </w:t>
      </w:r>
      <w:r>
        <w:rPr>
          <w:rFonts w:cs="Calibri"/>
        </w:rPr>
        <w:t xml:space="preserve">services required (the “Services”), and through a competitive and fair assessment, select a winning bidder </w:t>
      </w:r>
      <w:r>
        <w:t xml:space="preserve">for the Services for a long-term contract. </w:t>
      </w:r>
    </w:p>
    <w:p w14:paraId="4AC31C89" w14:textId="77777777" w:rsidR="006B3FC0" w:rsidRDefault="00000000">
      <w:pPr>
        <w:numPr>
          <w:ilvl w:val="0"/>
          <w:numId w:val="1"/>
        </w:numPr>
        <w:ind w:right="186" w:hanging="360"/>
      </w:pPr>
      <w:r>
        <w:t xml:space="preserve">Karandaaz Pakistan invites sealed proposals from the firms, or consortiums/joint ventures, found eligible at the EOI stage. Further details on the Services required are provided in the Terms of Reference (Section 4 of this RFP). </w:t>
      </w:r>
    </w:p>
    <w:p w14:paraId="3A2A81C5" w14:textId="77777777" w:rsidR="006B3FC0" w:rsidRDefault="00000000">
      <w:pPr>
        <w:numPr>
          <w:ilvl w:val="0"/>
          <w:numId w:val="1"/>
        </w:numPr>
        <w:ind w:right="186" w:hanging="360"/>
      </w:pPr>
      <w:r>
        <w:t xml:space="preserve">The bidder will be selected in accordance with the Procurement Policies and Procedures of Karandaaz </w:t>
      </w:r>
      <w:r>
        <w:rPr>
          <w:rFonts w:cs="Calibri"/>
        </w:rPr>
        <w:t xml:space="preserve">Pakistan (the “KRN Policy and Procedures”). In the event of any conflict or </w:t>
      </w:r>
      <w:r>
        <w:t xml:space="preserve">inconsistency between the terms and conditions of this RFP and the KRN Policy and Procedures, the KRN Policy and Procedures shall prevail. </w:t>
      </w:r>
    </w:p>
    <w:p w14:paraId="0BC13FC8" w14:textId="77777777" w:rsidR="006B3FC0" w:rsidRDefault="00000000">
      <w:pPr>
        <w:numPr>
          <w:ilvl w:val="0"/>
          <w:numId w:val="1"/>
        </w:numPr>
        <w:ind w:right="186" w:hanging="360"/>
      </w:pPr>
      <w:r>
        <w:t xml:space="preserve">Karandaaz Pakistan anticipates issuing a Fixed Price Contract in PKR.  </w:t>
      </w:r>
    </w:p>
    <w:p w14:paraId="0FB88DA3" w14:textId="77777777" w:rsidR="006B3FC0" w:rsidRDefault="00000000">
      <w:pPr>
        <w:numPr>
          <w:ilvl w:val="0"/>
          <w:numId w:val="1"/>
        </w:numPr>
        <w:ind w:right="186" w:hanging="360"/>
      </w:pPr>
      <w:r>
        <w:t xml:space="preserve">An award will be made based on Quality and Cost Based Selection (QCBS). </w:t>
      </w:r>
    </w:p>
    <w:p w14:paraId="361E5F9C" w14:textId="77777777" w:rsidR="006B3FC0" w:rsidRDefault="00000000">
      <w:pPr>
        <w:numPr>
          <w:ilvl w:val="0"/>
          <w:numId w:val="1"/>
        </w:numPr>
        <w:ind w:right="186" w:hanging="360"/>
      </w:pPr>
      <w:r>
        <w:t xml:space="preserve">This RFP is only an invitation to the prospective bidders to submit their proposal. It primarily contains indicative terms for bidders to submit their proposals and does not confer any rights to bidders. Any information contained in the RFP or provided to bidders is on the terms and conditions set out in this RFP. Karandaaz Pakistan is providing this RFP without any warranty or representation, express or implied, as to its content, accuracy, or completeness, and may at its absolute discretion, but without being under any obligation to do so, update, amend, or supplement this RFP. In case of conflict between the provisions of this RFP and any Addendum(s), </w:t>
      </w:r>
      <w:r>
        <w:rPr>
          <w:rFonts w:cs="Calibri"/>
        </w:rPr>
        <w:lastRenderedPageBreak/>
        <w:t xml:space="preserve">the provisions of this RFP shall prevail unless stated otherwise. Karandaaz Pakistan’s decision shall </w:t>
      </w:r>
      <w:r>
        <w:t xml:space="preserve">be final regarding the overriding effect of any provision.  </w:t>
      </w:r>
    </w:p>
    <w:p w14:paraId="4646C2C1" w14:textId="77777777" w:rsidR="006B3FC0" w:rsidRDefault="00000000">
      <w:pPr>
        <w:numPr>
          <w:ilvl w:val="0"/>
          <w:numId w:val="1"/>
        </w:numPr>
        <w:ind w:right="186" w:hanging="360"/>
      </w:pPr>
      <w:r>
        <w:t xml:space="preserve">Karandaaz Pakistan reserves the right to assign the agreement arising from this RFP, or any part thereof, to another entity at its sole discretion.  </w:t>
      </w:r>
    </w:p>
    <w:p w14:paraId="23AA5336" w14:textId="77777777" w:rsidR="006B3FC0" w:rsidRDefault="00000000">
      <w:pPr>
        <w:numPr>
          <w:ilvl w:val="0"/>
          <w:numId w:val="1"/>
        </w:numPr>
        <w:spacing w:after="108"/>
        <w:ind w:right="186" w:hanging="360"/>
      </w:pPr>
      <w:r>
        <w:t xml:space="preserve">Karandaaz Pakistan reserves the right to disqualify any bid at its sole discretion.  </w:t>
      </w:r>
    </w:p>
    <w:p w14:paraId="58470413" w14:textId="77777777" w:rsidR="006B3FC0" w:rsidRDefault="00000000">
      <w:pPr>
        <w:spacing w:after="98" w:line="259" w:lineRule="auto"/>
        <w:ind w:left="360" w:right="0" w:firstLine="0"/>
        <w:jc w:val="left"/>
      </w:pPr>
      <w:r>
        <w:t xml:space="preserve"> </w:t>
      </w:r>
    </w:p>
    <w:p w14:paraId="3774355A" w14:textId="498CF7FD" w:rsidR="006B3FC0" w:rsidRDefault="00000000">
      <w:pPr>
        <w:spacing w:after="111"/>
        <w:ind w:right="186"/>
      </w:pPr>
      <w:r>
        <w:t xml:space="preserve">Both technical and financial proposals must be submitted in hard copy and electronically, through </w:t>
      </w:r>
      <w:r>
        <w:rPr>
          <w:rFonts w:cs="Calibri"/>
        </w:rPr>
        <w:t xml:space="preserve">email with subject line “Digital and Financial Capability Training for BISP Beneficiaries”, on or before </w:t>
      </w:r>
      <w:r>
        <w:t xml:space="preserve">the </w:t>
      </w:r>
      <w:del w:id="2" w:author="Kamran Khan" w:date="2026-10-07T13:11:00Z" w16du:dateUtc="2026-10-07T08:11:00Z">
        <w:r w:rsidDel="007D3BB1">
          <w:delText>13</w:delText>
        </w:r>
        <w:r w:rsidDel="007D3BB1">
          <w:rPr>
            <w:vertAlign w:val="superscript"/>
          </w:rPr>
          <w:delText>th</w:delText>
        </w:r>
      </w:del>
      <w:ins w:id="3" w:author="Kamran Khan" w:date="2026-10-07T13:11:00Z" w16du:dateUtc="2026-10-07T08:11:00Z">
        <w:r w:rsidR="007D3BB1">
          <w:t>13</w:t>
        </w:r>
        <w:r w:rsidR="007D3BB1">
          <w:rPr>
            <w:vertAlign w:val="superscript"/>
          </w:rPr>
          <w:t>th of</w:t>
        </w:r>
      </w:ins>
      <w:r>
        <w:t xml:space="preserve"> October 2026. Bidders must prepare </w:t>
      </w:r>
      <w:r w:rsidRPr="007D3BB1">
        <w:rPr>
          <w:highlight w:val="yellow"/>
          <w:rPrChange w:id="4" w:author="Kamran Khan" w:date="2026-10-07T13:11:00Z" w16du:dateUtc="2026-10-07T08:11:00Z">
            <w:rPr/>
          </w:rPrChange>
        </w:rPr>
        <w:t>one hard copy of the Technical Proposal</w:t>
      </w:r>
      <w:r>
        <w:t xml:space="preserve"> and one </w:t>
      </w:r>
      <w:r w:rsidRPr="007D3BB1">
        <w:rPr>
          <w:highlight w:val="yellow"/>
          <w:rPrChange w:id="5" w:author="Kamran Khan" w:date="2026-10-07T13:11:00Z" w16du:dateUtc="2026-10-07T08:11:00Z">
            <w:rPr/>
          </w:rPrChange>
        </w:rPr>
        <w:t>hard copy of the Financial Proposal</w:t>
      </w:r>
      <w:r>
        <w:t xml:space="preserve">, and submit them </w:t>
      </w:r>
      <w:r>
        <w:rPr>
          <w:rFonts w:cs="Calibri"/>
        </w:rPr>
        <w:t xml:space="preserve">in </w:t>
      </w:r>
      <w:r w:rsidRPr="007D3BB1">
        <w:rPr>
          <w:rFonts w:cs="Calibri"/>
          <w:highlight w:val="yellow"/>
          <w:rPrChange w:id="6" w:author="Kamran Khan" w:date="2026-10-07T13:11:00Z" w16du:dateUtc="2026-10-07T08:11:00Z">
            <w:rPr>
              <w:rFonts w:cs="Calibri"/>
            </w:rPr>
          </w:rPrChange>
        </w:rPr>
        <w:t>separate</w:t>
      </w:r>
      <w:r>
        <w:rPr>
          <w:rFonts w:cs="Calibri"/>
        </w:rPr>
        <w:t xml:space="preserve"> sealed envelopes, addressed to ‘The Procurement Department’, 1</w:t>
      </w:r>
      <w:r>
        <w:t xml:space="preserve">-E, Ali Plaza, D Chowk, Mezzanine Floor, Nazimuddin Road, Blue Area, Islamabad, Pakistan. The envelopes should be marked: RFP 194 - </w:t>
      </w:r>
      <w:r>
        <w:rPr>
          <w:rFonts w:cs="Calibri"/>
        </w:rPr>
        <w:t>“Hiring of a Firm for Digital and Financial Capability Training for BISP Beneficiaries.”</w:t>
      </w:r>
      <w:r>
        <w:t xml:space="preserve"> Bidders </w:t>
      </w:r>
      <w:r>
        <w:rPr>
          <w:rFonts w:cs="Calibri"/>
          <w:b/>
        </w:rPr>
        <w:t>must</w:t>
      </w:r>
      <w:r>
        <w:t xml:space="preserve"> also submit electronic copies of the Technical and Financial Proposals through email at procurement@karandaaz.com.pk. Electronic copies of the Financial Proposal must be password-</w:t>
      </w:r>
      <w:del w:id="7" w:author="Kamran Khan" w:date="2026-10-07T13:11:00Z" w16du:dateUtc="2026-10-07T08:11:00Z">
        <w:r w:rsidDel="007D3BB1">
          <w:delText>protected</w:delText>
        </w:r>
      </w:del>
      <w:ins w:id="8" w:author="Kamran Khan" w:date="2026-10-07T13:11:00Z" w16du:dateUtc="2026-10-07T08:11:00Z">
        <w:r w:rsidR="007D3BB1">
          <w:t>protected,</w:t>
        </w:r>
      </w:ins>
      <w:r>
        <w:t xml:space="preserve"> and the password will be requested by </w:t>
      </w:r>
      <w:r>
        <w:rPr>
          <w:rFonts w:cs="Calibri"/>
        </w:rPr>
        <w:t xml:space="preserve">Karandaaz Pakistan’s Procurement Department at the time of financial opening, if required. Soft </w:t>
      </w:r>
      <w:r>
        <w:t xml:space="preserve">copies of the bids/proposals shall govern in case of any discrepancy with the hard copies. </w:t>
      </w:r>
    </w:p>
    <w:p w14:paraId="002F9F7B" w14:textId="77777777" w:rsidR="006B3FC0" w:rsidRDefault="00000000">
      <w:pPr>
        <w:spacing w:after="98" w:line="259" w:lineRule="auto"/>
        <w:ind w:left="0" w:right="0" w:firstLine="0"/>
        <w:jc w:val="left"/>
      </w:pPr>
      <w:r>
        <w:t xml:space="preserve"> </w:t>
      </w:r>
    </w:p>
    <w:p w14:paraId="3E05E6BC" w14:textId="77777777" w:rsidR="006B3FC0" w:rsidRDefault="00000000">
      <w:pPr>
        <w:spacing w:after="105"/>
        <w:ind w:left="7" w:right="186"/>
      </w:pPr>
      <w:r>
        <w:t xml:space="preserve">Yours sincerely, </w:t>
      </w:r>
    </w:p>
    <w:p w14:paraId="037184DB" w14:textId="77777777" w:rsidR="006B3FC0" w:rsidRDefault="00000000">
      <w:pPr>
        <w:spacing w:after="120" w:line="346" w:lineRule="auto"/>
        <w:ind w:left="7" w:right="5878"/>
      </w:pPr>
      <w:r>
        <w:t xml:space="preserve">The Procurement Department Karandaaz Pakistan </w:t>
      </w:r>
    </w:p>
    <w:p w14:paraId="35027D28" w14:textId="77777777" w:rsidR="006B3FC0" w:rsidRDefault="00000000">
      <w:pPr>
        <w:spacing w:after="259" w:line="259" w:lineRule="auto"/>
        <w:ind w:left="0" w:right="0" w:firstLine="0"/>
        <w:jc w:val="left"/>
      </w:pPr>
      <w:r>
        <w:rPr>
          <w:rFonts w:cs="Calibri"/>
          <w:b/>
          <w:color w:val="006189"/>
        </w:rPr>
        <w:t xml:space="preserve"> </w:t>
      </w:r>
    </w:p>
    <w:p w14:paraId="3B8838D4" w14:textId="77777777" w:rsidR="006B3FC0" w:rsidRDefault="00000000">
      <w:pPr>
        <w:spacing w:after="259" w:line="259" w:lineRule="auto"/>
        <w:ind w:left="0" w:right="0" w:firstLine="0"/>
        <w:jc w:val="left"/>
      </w:pPr>
      <w:r>
        <w:rPr>
          <w:rFonts w:cs="Calibri"/>
          <w:b/>
          <w:color w:val="006189"/>
        </w:rPr>
        <w:t xml:space="preserve"> </w:t>
      </w:r>
    </w:p>
    <w:p w14:paraId="73F8F9ED" w14:textId="77777777" w:rsidR="006B3FC0" w:rsidRDefault="00000000">
      <w:pPr>
        <w:spacing w:after="256" w:line="259" w:lineRule="auto"/>
        <w:ind w:left="0" w:right="0" w:firstLine="0"/>
        <w:jc w:val="left"/>
      </w:pPr>
      <w:r>
        <w:rPr>
          <w:rFonts w:cs="Calibri"/>
          <w:b/>
          <w:color w:val="006189"/>
        </w:rPr>
        <w:t xml:space="preserve"> </w:t>
      </w:r>
    </w:p>
    <w:p w14:paraId="3198DBEE" w14:textId="77777777" w:rsidR="006B3FC0" w:rsidRDefault="00000000">
      <w:pPr>
        <w:spacing w:after="259" w:line="259" w:lineRule="auto"/>
        <w:ind w:left="0" w:right="0" w:firstLine="0"/>
        <w:jc w:val="left"/>
      </w:pPr>
      <w:r>
        <w:rPr>
          <w:rFonts w:cs="Calibri"/>
          <w:b/>
          <w:color w:val="006189"/>
        </w:rPr>
        <w:t xml:space="preserve"> </w:t>
      </w:r>
    </w:p>
    <w:p w14:paraId="503A036A" w14:textId="77777777" w:rsidR="006B3FC0" w:rsidRDefault="00000000">
      <w:pPr>
        <w:spacing w:after="259" w:line="259" w:lineRule="auto"/>
        <w:ind w:left="0" w:right="0" w:firstLine="0"/>
        <w:jc w:val="left"/>
      </w:pPr>
      <w:r>
        <w:rPr>
          <w:rFonts w:cs="Calibri"/>
          <w:b/>
          <w:color w:val="006189"/>
        </w:rPr>
        <w:t xml:space="preserve"> </w:t>
      </w:r>
    </w:p>
    <w:p w14:paraId="5CA1DE0F" w14:textId="77777777" w:rsidR="006B3FC0" w:rsidRDefault="00000000">
      <w:pPr>
        <w:spacing w:after="256" w:line="259" w:lineRule="auto"/>
        <w:ind w:left="0" w:right="0" w:firstLine="0"/>
        <w:jc w:val="left"/>
      </w:pPr>
      <w:r>
        <w:rPr>
          <w:rFonts w:cs="Calibri"/>
          <w:b/>
          <w:color w:val="006189"/>
        </w:rPr>
        <w:t xml:space="preserve"> </w:t>
      </w:r>
    </w:p>
    <w:p w14:paraId="48D0DC83" w14:textId="77777777" w:rsidR="006B3FC0" w:rsidRDefault="00000000">
      <w:pPr>
        <w:spacing w:after="259" w:line="259" w:lineRule="auto"/>
        <w:ind w:left="0" w:right="0" w:firstLine="0"/>
        <w:jc w:val="left"/>
      </w:pPr>
      <w:r>
        <w:rPr>
          <w:rFonts w:cs="Calibri"/>
          <w:b/>
          <w:color w:val="006189"/>
        </w:rPr>
        <w:t xml:space="preserve"> </w:t>
      </w:r>
    </w:p>
    <w:p w14:paraId="0FA8591F" w14:textId="77777777" w:rsidR="006B3FC0" w:rsidRDefault="00000000">
      <w:pPr>
        <w:spacing w:after="259" w:line="259" w:lineRule="auto"/>
        <w:ind w:left="0" w:right="0" w:firstLine="0"/>
        <w:jc w:val="left"/>
      </w:pPr>
      <w:r>
        <w:rPr>
          <w:rFonts w:cs="Calibri"/>
          <w:b/>
          <w:color w:val="006189"/>
        </w:rPr>
        <w:t xml:space="preserve"> </w:t>
      </w:r>
    </w:p>
    <w:p w14:paraId="486FB155" w14:textId="77777777" w:rsidR="006B3FC0" w:rsidRDefault="00000000">
      <w:pPr>
        <w:spacing w:after="257" w:line="259" w:lineRule="auto"/>
        <w:ind w:left="0" w:right="0" w:firstLine="0"/>
        <w:jc w:val="left"/>
      </w:pPr>
      <w:r>
        <w:rPr>
          <w:rFonts w:cs="Calibri"/>
          <w:b/>
          <w:color w:val="006189"/>
        </w:rPr>
        <w:t xml:space="preserve"> </w:t>
      </w:r>
    </w:p>
    <w:p w14:paraId="7FF2F71F" w14:textId="77777777" w:rsidR="006B3FC0" w:rsidRDefault="00000000">
      <w:pPr>
        <w:spacing w:after="259" w:line="259" w:lineRule="auto"/>
        <w:ind w:left="0" w:right="0" w:firstLine="0"/>
        <w:jc w:val="left"/>
      </w:pPr>
      <w:r>
        <w:rPr>
          <w:rFonts w:cs="Calibri"/>
          <w:b/>
          <w:color w:val="006189"/>
        </w:rPr>
        <w:t xml:space="preserve"> </w:t>
      </w:r>
    </w:p>
    <w:p w14:paraId="26FF5A06" w14:textId="77777777" w:rsidR="006B3FC0" w:rsidRDefault="00000000">
      <w:pPr>
        <w:spacing w:after="259" w:line="259" w:lineRule="auto"/>
        <w:ind w:left="0" w:right="0" w:firstLine="0"/>
        <w:jc w:val="left"/>
      </w:pPr>
      <w:r>
        <w:rPr>
          <w:rFonts w:cs="Calibri"/>
          <w:b/>
          <w:color w:val="006189"/>
        </w:rPr>
        <w:t xml:space="preserve"> </w:t>
      </w:r>
    </w:p>
    <w:p w14:paraId="2D2D521A" w14:textId="77777777" w:rsidR="006B3FC0" w:rsidRDefault="00000000">
      <w:pPr>
        <w:spacing w:after="256" w:line="259" w:lineRule="auto"/>
        <w:ind w:left="0" w:right="0" w:firstLine="0"/>
        <w:jc w:val="left"/>
      </w:pPr>
      <w:r>
        <w:rPr>
          <w:rFonts w:cs="Calibri"/>
          <w:b/>
          <w:color w:val="006189"/>
        </w:rPr>
        <w:lastRenderedPageBreak/>
        <w:t xml:space="preserve"> </w:t>
      </w:r>
    </w:p>
    <w:p w14:paraId="3EB37295" w14:textId="77777777" w:rsidR="006B3FC0" w:rsidRDefault="00000000">
      <w:pPr>
        <w:spacing w:after="258" w:line="259" w:lineRule="auto"/>
        <w:ind w:left="0" w:right="0" w:firstLine="0"/>
        <w:jc w:val="left"/>
      </w:pPr>
      <w:r>
        <w:rPr>
          <w:rFonts w:cs="Calibri"/>
          <w:b/>
          <w:color w:val="006189"/>
        </w:rPr>
        <w:t xml:space="preserve"> </w:t>
      </w:r>
    </w:p>
    <w:p w14:paraId="053F8E62" w14:textId="77777777" w:rsidR="006B3FC0" w:rsidRDefault="00000000">
      <w:pPr>
        <w:spacing w:after="0" w:line="259" w:lineRule="auto"/>
        <w:ind w:left="0" w:right="0" w:firstLine="0"/>
        <w:jc w:val="left"/>
      </w:pPr>
      <w:r>
        <w:rPr>
          <w:rFonts w:cs="Calibri"/>
          <w:b/>
          <w:color w:val="006189"/>
        </w:rPr>
        <w:t xml:space="preserve"> </w:t>
      </w:r>
    </w:p>
    <w:p w14:paraId="7245E751" w14:textId="77777777" w:rsidR="006B3FC0" w:rsidRDefault="00000000">
      <w:pPr>
        <w:pStyle w:val="Heading1"/>
        <w:spacing w:after="177"/>
      </w:pPr>
      <w:r>
        <w:t xml:space="preserve">SECTION 2. INSTRUCTIONS TO BIDDERS </w:t>
      </w:r>
    </w:p>
    <w:p w14:paraId="7EC80496" w14:textId="77777777" w:rsidR="006B3FC0" w:rsidRDefault="00000000">
      <w:pPr>
        <w:spacing w:after="100" w:line="259" w:lineRule="auto"/>
        <w:ind w:left="10" w:right="199"/>
        <w:jc w:val="center"/>
      </w:pPr>
      <w:r>
        <w:rPr>
          <w:rFonts w:cs="Calibri"/>
          <w:b/>
        </w:rPr>
        <w:t xml:space="preserve">A. General </w:t>
      </w:r>
    </w:p>
    <w:p w14:paraId="5A64D990" w14:textId="77777777" w:rsidR="006B3FC0" w:rsidRDefault="00000000">
      <w:pPr>
        <w:pStyle w:val="Heading2"/>
        <w:ind w:left="62"/>
      </w:pPr>
      <w:r>
        <w:rPr>
          <w:sz w:val="20"/>
        </w:rPr>
        <w:t>1.</w:t>
      </w:r>
      <w:r>
        <w:rPr>
          <w:rFonts w:ascii="Arial" w:eastAsia="Arial" w:hAnsi="Arial" w:cs="Arial"/>
          <w:sz w:val="20"/>
        </w:rPr>
        <w:t xml:space="preserve"> </w:t>
      </w:r>
      <w:r>
        <w:t>Scope of Proposal</w:t>
      </w:r>
      <w:r>
        <w:rPr>
          <w:b w:val="0"/>
        </w:rPr>
        <w:t xml:space="preserve"> </w:t>
      </w:r>
    </w:p>
    <w:p w14:paraId="69FB58E1" w14:textId="77777777" w:rsidR="006B3FC0" w:rsidRDefault="00000000">
      <w:pPr>
        <w:spacing w:after="113"/>
        <w:ind w:left="-15" w:right="199" w:firstLine="0"/>
      </w:pPr>
      <w:r>
        <w:t xml:space="preserve">Karandaaz </w:t>
      </w:r>
      <w:r>
        <w:rPr>
          <w:rFonts w:cs="Calibri"/>
        </w:rPr>
        <w:t>Pakistan issues this RFP for the following Services: “</w:t>
      </w:r>
      <w:r>
        <w:rPr>
          <w:rFonts w:cs="Calibri"/>
          <w:b/>
        </w:rPr>
        <w:t>Digital and Financial Capability Training for BISP Beneficiaries</w:t>
      </w:r>
      <w:r>
        <w:rPr>
          <w:rFonts w:cs="Calibri"/>
        </w:rPr>
        <w:t xml:space="preserve">.” Throughout this RFP: (a) the term “in writing” means communicated in written </w:t>
      </w:r>
      <w:r>
        <w:t>form (e.g., by mail, e-</w:t>
      </w:r>
      <w:r>
        <w:rPr>
          <w:rFonts w:cs="Calibri"/>
        </w:rPr>
        <w:t>mail); and (b) “Day” means calendar day.</w:t>
      </w:r>
      <w:r>
        <w:t xml:space="preserve"> </w:t>
      </w:r>
    </w:p>
    <w:p w14:paraId="6A8D9B55" w14:textId="77777777" w:rsidR="006B3FC0" w:rsidRDefault="00000000">
      <w:pPr>
        <w:pStyle w:val="Heading2"/>
        <w:ind w:left="62"/>
      </w:pPr>
      <w:r>
        <w:rPr>
          <w:sz w:val="20"/>
        </w:rPr>
        <w:t>2.</w:t>
      </w:r>
      <w:r>
        <w:rPr>
          <w:rFonts w:ascii="Arial" w:eastAsia="Arial" w:hAnsi="Arial" w:cs="Arial"/>
          <w:sz w:val="20"/>
        </w:rPr>
        <w:t xml:space="preserve"> </w:t>
      </w:r>
      <w:r>
        <w:t xml:space="preserve">Fraud and Corruption </w:t>
      </w:r>
    </w:p>
    <w:p w14:paraId="558D05C9" w14:textId="77777777" w:rsidR="006B3FC0" w:rsidRDefault="00000000">
      <w:pPr>
        <w:spacing w:after="114"/>
        <w:ind w:left="-15" w:right="0" w:firstLine="0"/>
      </w:pPr>
      <w:r>
        <w:rPr>
          <w:rFonts w:cs="Calibri"/>
        </w:rPr>
        <w:t xml:space="preserve">Bidders shall comply with Karandaaz Pakistan’s policy regarding fraud and corruption set out in Section 3 </w:t>
      </w:r>
      <w:r>
        <w:t xml:space="preserve">of this RFP. </w:t>
      </w:r>
    </w:p>
    <w:p w14:paraId="1E23DE2B" w14:textId="77777777" w:rsidR="006B3FC0" w:rsidRDefault="00000000">
      <w:pPr>
        <w:pStyle w:val="Heading2"/>
        <w:ind w:left="62"/>
      </w:pPr>
      <w:r>
        <w:rPr>
          <w:sz w:val="20"/>
        </w:rPr>
        <w:t>3.</w:t>
      </w:r>
      <w:r>
        <w:rPr>
          <w:rFonts w:ascii="Arial" w:eastAsia="Arial" w:hAnsi="Arial" w:cs="Arial"/>
          <w:sz w:val="20"/>
        </w:rPr>
        <w:t xml:space="preserve"> </w:t>
      </w:r>
      <w:r>
        <w:t xml:space="preserve">Eligibility </w:t>
      </w:r>
    </w:p>
    <w:p w14:paraId="610ECB8B" w14:textId="77777777" w:rsidR="006B3FC0" w:rsidRDefault="00000000">
      <w:pPr>
        <w:spacing w:after="111"/>
        <w:ind w:left="7" w:right="186"/>
      </w:pPr>
      <w:r>
        <w:t xml:space="preserve">Bidders responding to this RFP are those firms, or consortiums/joint ventures, found eligible and shortlisted at the Expression of Interest (EOI Ref. 27) stage, on the basis of the mandatory eligibility criteria set out in Section 8.1 of the </w:t>
      </w:r>
      <w:r>
        <w:rPr>
          <w:rFonts w:cs="Calibri"/>
        </w:rPr>
        <w:t xml:space="preserve">EOI, including: </w:t>
      </w:r>
      <w:r w:rsidRPr="007D3BB1">
        <w:rPr>
          <w:rFonts w:cs="Calibri"/>
          <w:highlight w:val="yellow"/>
          <w:rPrChange w:id="9" w:author="Kamran Khan" w:date="2026-10-07T13:13:00Z" w16du:dateUtc="2026-10-07T08:13:00Z">
            <w:rPr>
              <w:rFonts w:cs="Calibri"/>
            </w:rPr>
          </w:rPrChange>
        </w:rPr>
        <w:t>entity registration and tax documentation</w:t>
      </w:r>
      <w:r>
        <w:rPr>
          <w:rFonts w:cs="Calibri"/>
        </w:rPr>
        <w:t xml:space="preserve">; at least 5 years’ </w:t>
      </w:r>
      <w:r>
        <w:t xml:space="preserve">experience </w:t>
      </w:r>
      <w:commentRangeStart w:id="10"/>
      <w:r w:rsidRPr="007D3BB1">
        <w:rPr>
          <w:highlight w:val="yellow"/>
          <w:rPrChange w:id="11" w:author="Kamran Khan" w:date="2026-10-07T13:13:00Z" w16du:dateUtc="2026-10-07T08:13:00Z">
            <w:rPr/>
          </w:rPrChange>
        </w:rPr>
        <w:t>designing and/or implementing financial and/or digital literacy programs for low-literacy or marginalized population</w:t>
      </w:r>
      <w:r>
        <w:t>s</w:t>
      </w:r>
      <w:commentRangeEnd w:id="10"/>
      <w:r w:rsidR="007D3BB1">
        <w:rPr>
          <w:rStyle w:val="CommentReference"/>
          <w:sz w:val="22"/>
          <w:szCs w:val="24"/>
        </w:rPr>
        <w:commentReference w:id="10"/>
      </w:r>
      <w:r>
        <w:t xml:space="preserve">; </w:t>
      </w:r>
      <w:r w:rsidRPr="007D3BB1">
        <w:rPr>
          <w:highlight w:val="yellow"/>
          <w:rPrChange w:id="12" w:author="Kamran Khan" w:date="2026-10-07T13:13:00Z" w16du:dateUtc="2026-10-07T08:13:00Z">
            <w:rPr/>
          </w:rPrChange>
        </w:rPr>
        <w:t xml:space="preserve">at least </w:t>
      </w:r>
      <w:commentRangeStart w:id="13"/>
      <w:r w:rsidRPr="007D3BB1">
        <w:rPr>
          <w:highlight w:val="yellow"/>
          <w:rPrChange w:id="14" w:author="Kamran Khan" w:date="2026-10-07T13:13:00Z" w16du:dateUtc="2026-10-07T08:13:00Z">
            <w:rPr/>
          </w:rPrChange>
        </w:rPr>
        <w:t>2</w:t>
      </w:r>
      <w:commentRangeEnd w:id="13"/>
      <w:r w:rsidR="007D3BB1" w:rsidRPr="007D3BB1">
        <w:rPr>
          <w:rStyle w:val="CommentReference"/>
          <w:sz w:val="22"/>
          <w:szCs w:val="24"/>
          <w:highlight w:val="yellow"/>
          <w:rPrChange w:id="15" w:author="Kamran Khan" w:date="2026-10-07T13:13:00Z" w16du:dateUtc="2026-10-07T08:13:00Z">
            <w:rPr>
              <w:rStyle w:val="CommentReference"/>
              <w:sz w:val="22"/>
              <w:szCs w:val="24"/>
            </w:rPr>
          </w:rPrChange>
        </w:rPr>
        <w:commentReference w:id="13"/>
      </w:r>
      <w:r w:rsidRPr="007D3BB1">
        <w:rPr>
          <w:highlight w:val="yellow"/>
          <w:rPrChange w:id="16" w:author="Kamran Khan" w:date="2026-10-07T13:13:00Z" w16du:dateUtc="2026-10-07T08:13:00Z">
            <w:rPr/>
          </w:rPrChange>
        </w:rPr>
        <w:t xml:space="preserve"> prior assignments targeting women beneficiaries or women-centric financial/digital inclusion programs</w:t>
      </w:r>
      <w:r>
        <w:t xml:space="preserve">, with </w:t>
      </w:r>
      <w:r w:rsidRPr="007D3BB1">
        <w:rPr>
          <w:color w:val="EE0000"/>
          <w:rPrChange w:id="17" w:author="Kamran Khan" w:date="2026-10-07T13:13:00Z" w16du:dateUtc="2026-10-07T08:13:00Z">
            <w:rPr/>
          </w:rPrChange>
        </w:rPr>
        <w:t>client references</w:t>
      </w:r>
      <w:r>
        <w:t xml:space="preserve">; prior experience working with </w:t>
      </w:r>
      <w:r w:rsidRPr="007D3BB1">
        <w:rPr>
          <w:highlight w:val="yellow"/>
          <w:rPrChange w:id="18" w:author="Kamran Khan" w:date="2026-10-07T13:14:00Z" w16du:dateUtc="2026-10-07T08:14:00Z">
            <w:rPr/>
          </w:rPrChange>
        </w:rPr>
        <w:t>government, public-sector, or social safety net programs</w:t>
      </w:r>
      <w:r>
        <w:t xml:space="preserve"> (e.g., BISP or similar national programs); demonstrated capability to design and/or deploy </w:t>
      </w:r>
      <w:r w:rsidRPr="007D3BB1">
        <w:rPr>
          <w:highlight w:val="yellow"/>
          <w:rPrChange w:id="19" w:author="Kamran Khan" w:date="2026-10-07T13:14:00Z" w16du:dateUtc="2026-10-07T08:14:00Z">
            <w:rPr/>
          </w:rPrChange>
        </w:rPr>
        <w:t>at least one digital/technology-enabled channel (IVR, SMS, short-form video, or digital media)</w:t>
      </w:r>
      <w:r>
        <w:t xml:space="preserve">; an available, </w:t>
      </w:r>
      <w:r w:rsidRPr="007D3BB1">
        <w:rPr>
          <w:highlight w:val="yellow"/>
          <w:rPrChange w:id="20" w:author="Kamran Khan" w:date="2026-10-07T13:14:00Z" w16du:dateUtc="2026-10-07T08:14:00Z">
            <w:rPr/>
          </w:rPrChange>
        </w:rPr>
        <w:t>technically qualified team spanning financial literacy, digital tools/DFS, gender and community engagement, training/facilitation, and field operations</w:t>
      </w:r>
      <w:r>
        <w:t xml:space="preserve">; demonstrated operational/field presence and </w:t>
      </w:r>
      <w:r w:rsidRPr="007D3BB1">
        <w:rPr>
          <w:highlight w:val="yellow"/>
          <w:rPrChange w:id="21" w:author="Kamran Khan" w:date="2026-10-07T13:16:00Z" w16du:dateUtc="2026-10-07T08:16:00Z">
            <w:rPr/>
          </w:rPrChange>
        </w:rPr>
        <w:t>capacity to deliver a multi-region program across urban, peri-urban, and rural Pakistan</w:t>
      </w:r>
      <w:r>
        <w:t xml:space="preserve">; evidence of sound financial standing; and operational capacity to implement nationwide trainings in Pakistan. </w:t>
      </w:r>
    </w:p>
    <w:p w14:paraId="0FA38EFB" w14:textId="77777777" w:rsidR="006B3FC0" w:rsidRDefault="00000000">
      <w:pPr>
        <w:spacing w:after="113"/>
        <w:ind w:left="7" w:right="186"/>
      </w:pPr>
      <w:r>
        <w:t xml:space="preserve">Bidders must reconfirm in their Technical Proposal that no material change has occurred to their eligibility position since the EOI stage, and must promptly notify Karandaaz Pakistan in writing of any such change. Bidders shall be under an obligation to disclose any situation of actual or potential conflict of interest, and whether they are a Related Party of Karandaaz Pakistan, in accordance with Clauses 33 and 35 of Section 3 of this RFP. Failure to disclose may lead to disqualification or termination of the contract. </w:t>
      </w:r>
    </w:p>
    <w:p w14:paraId="10B0F3DA" w14:textId="77777777" w:rsidR="006B3FC0" w:rsidRDefault="00000000">
      <w:pPr>
        <w:pStyle w:val="Heading2"/>
        <w:ind w:left="62"/>
      </w:pPr>
      <w:r>
        <w:rPr>
          <w:sz w:val="20"/>
        </w:rPr>
        <w:t>4.</w:t>
      </w:r>
      <w:r>
        <w:rPr>
          <w:rFonts w:ascii="Arial" w:eastAsia="Arial" w:hAnsi="Arial" w:cs="Arial"/>
          <w:sz w:val="20"/>
        </w:rPr>
        <w:t xml:space="preserve"> </w:t>
      </w:r>
      <w:r>
        <w:t xml:space="preserve">One Proposal Per Bidder </w:t>
      </w:r>
    </w:p>
    <w:p w14:paraId="6F879C4D" w14:textId="77777777" w:rsidR="006B3FC0" w:rsidRDefault="00000000">
      <w:pPr>
        <w:spacing w:after="111"/>
        <w:ind w:left="7" w:right="186"/>
      </w:pPr>
      <w:r>
        <w:t xml:space="preserve">An entity can participate only in one bid: as a single bidder, as the lead in a consortium/joint venture, or as a partner in a consortium/joint venture. Partnership firms or similar entities which work under a common brand name or are part of an affiliated network will be regarded as a single entity and may not participate in more than one bid. Associates and subsidiaries of an entity will similarly be regarded as part of a group and may not participate in multiple bids. Bidders may seek clarification on this point, and any decision by Karandaaz Pakistan shall be final. Where applying as a consortium/joint venture, the roles, responsibilities, and coordination mechanisms among members must be clearly defined and evidenced by a signed consortium/joint-venture agreement or letter of intent. </w:t>
      </w:r>
    </w:p>
    <w:p w14:paraId="40843952" w14:textId="77777777" w:rsidR="006B3FC0" w:rsidRDefault="00000000">
      <w:pPr>
        <w:spacing w:after="108"/>
        <w:ind w:left="7" w:right="186"/>
      </w:pPr>
      <w:r>
        <w:lastRenderedPageBreak/>
        <w:t xml:space="preserve">Karandaaz Pakistan will not allow sub-contracting under any circumstances.  </w:t>
      </w:r>
    </w:p>
    <w:p w14:paraId="2B97E8AA" w14:textId="77777777" w:rsidR="006B3FC0" w:rsidRDefault="00000000">
      <w:pPr>
        <w:pStyle w:val="Heading2"/>
        <w:ind w:left="62"/>
      </w:pPr>
      <w:r>
        <w:rPr>
          <w:sz w:val="20"/>
        </w:rPr>
        <w:t>5.</w:t>
      </w:r>
      <w:r>
        <w:rPr>
          <w:rFonts w:ascii="Arial" w:eastAsia="Arial" w:hAnsi="Arial" w:cs="Arial"/>
          <w:sz w:val="20"/>
        </w:rPr>
        <w:t xml:space="preserve"> </w:t>
      </w:r>
      <w:r>
        <w:t xml:space="preserve">Cost of Preparation of Proposal </w:t>
      </w:r>
    </w:p>
    <w:p w14:paraId="7DC58E7B" w14:textId="77777777" w:rsidR="006B3FC0" w:rsidRDefault="00000000">
      <w:pPr>
        <w:spacing w:after="3" w:line="239" w:lineRule="auto"/>
        <w:ind w:left="-5" w:right="0"/>
        <w:jc w:val="left"/>
      </w:pPr>
      <w:r>
        <w:t xml:space="preserve">The bidder shall bear all costs associated with the preparation and submission of its proposal. Karandaaz Pakistan shall not be responsible or liable for any such costs, regardless of the conduct or outcome of the bidding process. </w:t>
      </w:r>
    </w:p>
    <w:p w14:paraId="1EF804E3" w14:textId="77777777" w:rsidR="006B3FC0" w:rsidRDefault="00000000">
      <w:pPr>
        <w:spacing w:after="100" w:line="259" w:lineRule="auto"/>
        <w:ind w:left="10" w:right="199"/>
        <w:jc w:val="center"/>
      </w:pPr>
      <w:r>
        <w:rPr>
          <w:rFonts w:cs="Calibri"/>
          <w:b/>
        </w:rPr>
        <w:t xml:space="preserve">B. Request for Proposal </w:t>
      </w:r>
    </w:p>
    <w:p w14:paraId="2BE04A37" w14:textId="77777777" w:rsidR="006B3FC0" w:rsidRDefault="00000000">
      <w:pPr>
        <w:pStyle w:val="Heading2"/>
        <w:ind w:left="62"/>
      </w:pPr>
      <w:r>
        <w:rPr>
          <w:sz w:val="20"/>
        </w:rPr>
        <w:t>6.</w:t>
      </w:r>
      <w:r>
        <w:rPr>
          <w:rFonts w:ascii="Arial" w:eastAsia="Arial" w:hAnsi="Arial" w:cs="Arial"/>
          <w:sz w:val="20"/>
        </w:rPr>
        <w:t xml:space="preserve"> </w:t>
      </w:r>
      <w:r>
        <w:t xml:space="preserve">Contents of the RFP </w:t>
      </w:r>
    </w:p>
    <w:p w14:paraId="568BD9F9" w14:textId="77777777" w:rsidR="006B3FC0" w:rsidRDefault="00000000">
      <w:pPr>
        <w:spacing w:after="111"/>
        <w:ind w:left="7" w:right="186"/>
      </w:pPr>
      <w:r>
        <w:t xml:space="preserve">The RFP comprises the documents listed below, plus any Addendum issued pursuant to Clause 8 of this Section 2: </w:t>
      </w:r>
    </w:p>
    <w:p w14:paraId="4E3615ED" w14:textId="77777777" w:rsidR="006B3FC0" w:rsidRDefault="00000000">
      <w:pPr>
        <w:spacing w:after="105"/>
        <w:ind w:left="730" w:right="186"/>
      </w:pPr>
      <w:r>
        <w:t xml:space="preserve">Section 1 </w:t>
      </w:r>
      <w:r>
        <w:rPr>
          <w:rFonts w:cs="Calibri"/>
        </w:rPr>
        <w:t>–</w:t>
      </w:r>
      <w:r>
        <w:t xml:space="preserve"> Letter of Invitation; </w:t>
      </w:r>
    </w:p>
    <w:p w14:paraId="0BF3F13A" w14:textId="77777777" w:rsidR="006B3FC0" w:rsidRDefault="00000000">
      <w:pPr>
        <w:spacing w:after="107"/>
        <w:ind w:left="730" w:right="186"/>
      </w:pPr>
      <w:r>
        <w:t xml:space="preserve">Section 2 </w:t>
      </w:r>
      <w:r>
        <w:rPr>
          <w:rFonts w:cs="Calibri"/>
        </w:rPr>
        <w:t>–</w:t>
      </w:r>
      <w:r>
        <w:t xml:space="preserve"> Instructions to Bidders;  </w:t>
      </w:r>
    </w:p>
    <w:p w14:paraId="287A0687" w14:textId="77777777" w:rsidR="006B3FC0" w:rsidRDefault="00000000">
      <w:pPr>
        <w:spacing w:after="107"/>
        <w:ind w:left="730" w:right="186"/>
      </w:pPr>
      <w:r>
        <w:t xml:space="preserve">Section 3 </w:t>
      </w:r>
      <w:r>
        <w:rPr>
          <w:rFonts w:cs="Calibri"/>
        </w:rPr>
        <w:t>–</w:t>
      </w:r>
      <w:r>
        <w:t xml:space="preserve"> Procurement Policy </w:t>
      </w:r>
      <w:r>
        <w:rPr>
          <w:rFonts w:cs="Calibri"/>
        </w:rPr>
        <w:t>–</w:t>
      </w:r>
      <w:r>
        <w:t xml:space="preserve"> Bidder Conduct;  </w:t>
      </w:r>
    </w:p>
    <w:p w14:paraId="6C593551" w14:textId="77777777" w:rsidR="006B3FC0" w:rsidRDefault="00000000">
      <w:pPr>
        <w:spacing w:after="107"/>
        <w:ind w:left="730" w:right="186"/>
      </w:pPr>
      <w:r>
        <w:t xml:space="preserve">Section 4 </w:t>
      </w:r>
      <w:r>
        <w:rPr>
          <w:rFonts w:cs="Calibri"/>
        </w:rPr>
        <w:t>–</w:t>
      </w:r>
      <w:r>
        <w:t xml:space="preserve"> Terms of Reference;  </w:t>
      </w:r>
    </w:p>
    <w:p w14:paraId="355F612F" w14:textId="77777777" w:rsidR="006B3FC0" w:rsidRDefault="00000000">
      <w:pPr>
        <w:spacing w:after="108"/>
        <w:ind w:left="730" w:right="186"/>
      </w:pPr>
      <w:r>
        <w:t xml:space="preserve">Section 5 </w:t>
      </w:r>
      <w:r>
        <w:rPr>
          <w:rFonts w:cs="Calibri"/>
        </w:rPr>
        <w:t>–</w:t>
      </w:r>
      <w:r>
        <w:t xml:space="preserve"> Guiding Principles on Contract Terms and Conditions;  </w:t>
      </w:r>
    </w:p>
    <w:p w14:paraId="27200C30" w14:textId="77777777" w:rsidR="006B3FC0" w:rsidRDefault="00000000">
      <w:pPr>
        <w:spacing w:after="107"/>
        <w:ind w:left="730" w:right="186"/>
      </w:pPr>
      <w:r>
        <w:t xml:space="preserve">Annexure A </w:t>
      </w:r>
      <w:r>
        <w:rPr>
          <w:rFonts w:cs="Calibri"/>
        </w:rPr>
        <w:t>–</w:t>
      </w:r>
      <w:r>
        <w:t xml:space="preserve"> Proposal Submission Form;  </w:t>
      </w:r>
    </w:p>
    <w:p w14:paraId="13804530" w14:textId="77777777" w:rsidR="006B3FC0" w:rsidRDefault="00000000">
      <w:pPr>
        <w:spacing w:after="107"/>
        <w:ind w:left="730" w:right="186"/>
      </w:pPr>
      <w:r>
        <w:t xml:space="preserve">Annexure B </w:t>
      </w:r>
      <w:r>
        <w:rPr>
          <w:rFonts w:cs="Calibri"/>
        </w:rPr>
        <w:t>–</w:t>
      </w:r>
      <w:r>
        <w:t xml:space="preserve"> Undertaking regarding Availability of the Project Team;  </w:t>
      </w:r>
    </w:p>
    <w:p w14:paraId="3AEAFB4F" w14:textId="77777777" w:rsidR="006B3FC0" w:rsidRDefault="00000000">
      <w:pPr>
        <w:spacing w:after="107"/>
        <w:ind w:left="730" w:right="186"/>
      </w:pPr>
      <w:r>
        <w:t xml:space="preserve">Annexure C </w:t>
      </w:r>
      <w:r>
        <w:rPr>
          <w:rFonts w:cs="Calibri"/>
        </w:rPr>
        <w:t>–</w:t>
      </w:r>
      <w:r>
        <w:t xml:space="preserve"> Undertaking regarding Not Being Blacklisted; </w:t>
      </w:r>
    </w:p>
    <w:p w14:paraId="63B7DA5E" w14:textId="77777777" w:rsidR="006B3FC0" w:rsidRDefault="00000000">
      <w:pPr>
        <w:spacing w:line="346" w:lineRule="auto"/>
        <w:ind w:left="730" w:right="4031"/>
      </w:pPr>
      <w:r>
        <w:t xml:space="preserve">Annexure D </w:t>
      </w:r>
      <w:r>
        <w:rPr>
          <w:rFonts w:cs="Calibri"/>
        </w:rPr>
        <w:t>–</w:t>
      </w:r>
      <w:r>
        <w:t xml:space="preserve"> Conflict of Interest Form; and Annexure E </w:t>
      </w:r>
      <w:r>
        <w:rPr>
          <w:rFonts w:cs="Calibri"/>
        </w:rPr>
        <w:t>–</w:t>
      </w:r>
      <w:r>
        <w:t xml:space="preserve"> Related Party Disclosure. </w:t>
      </w:r>
    </w:p>
    <w:p w14:paraId="1F412BBB" w14:textId="77777777" w:rsidR="006B3FC0" w:rsidRDefault="00000000">
      <w:pPr>
        <w:pStyle w:val="Heading2"/>
        <w:ind w:left="62"/>
      </w:pPr>
      <w:r>
        <w:rPr>
          <w:sz w:val="20"/>
        </w:rPr>
        <w:t>7.</w:t>
      </w:r>
      <w:r>
        <w:rPr>
          <w:rFonts w:ascii="Arial" w:eastAsia="Arial" w:hAnsi="Arial" w:cs="Arial"/>
          <w:sz w:val="20"/>
        </w:rPr>
        <w:t xml:space="preserve"> </w:t>
      </w:r>
      <w:r>
        <w:t xml:space="preserve">Clarification of RFP </w:t>
      </w:r>
    </w:p>
    <w:p w14:paraId="223767C6" w14:textId="77777777" w:rsidR="006B3FC0" w:rsidRDefault="00000000">
      <w:pPr>
        <w:spacing w:after="117"/>
        <w:ind w:left="7" w:right="186"/>
      </w:pPr>
      <w:r>
        <w:t>All questions and/or clarifications regarding this RFP must be submitted via email to procurement@karandaaz.com.pk no later than the 29</w:t>
      </w:r>
      <w:r>
        <w:rPr>
          <w:vertAlign w:val="superscript"/>
        </w:rPr>
        <w:t>th</w:t>
      </w:r>
      <w:r>
        <w:t xml:space="preserve"> September 2026 specified in this RFP. All correspondence must reference the RFP number. No phone calls or in-person inquiries will be entertained; all questions must be in writing.  </w:t>
      </w:r>
    </w:p>
    <w:p w14:paraId="4294CB4E" w14:textId="77777777" w:rsidR="006B3FC0" w:rsidRDefault="00000000">
      <w:pPr>
        <w:spacing w:after="112"/>
        <w:ind w:left="7" w:right="186"/>
      </w:pPr>
      <w:r>
        <w:rPr>
          <w:rFonts w:cs="Calibri"/>
        </w:rPr>
        <w:t xml:space="preserve">Questions and responses will be uploaded on Karandaaz Pakistan’s website by </w:t>
      </w:r>
      <w:r>
        <w:t xml:space="preserve"> 2</w:t>
      </w:r>
      <w:r>
        <w:rPr>
          <w:vertAlign w:val="superscript"/>
        </w:rPr>
        <w:t>nd</w:t>
      </w:r>
      <w:r>
        <w:t xml:space="preserve"> October 2026. Only written answers shall be considered official and carry weight in the RFP process and subsequent evaluation. Any verbal information received from a Karandaaz Pakistan employee or other entity should not be considered as an official response to any questions regarding this RFP.  </w:t>
      </w:r>
    </w:p>
    <w:p w14:paraId="614847E6" w14:textId="77777777" w:rsidR="006B3FC0" w:rsidRDefault="00000000">
      <w:pPr>
        <w:pStyle w:val="Heading2"/>
        <w:ind w:left="62"/>
      </w:pPr>
      <w:r>
        <w:rPr>
          <w:sz w:val="20"/>
        </w:rPr>
        <w:t>8.</w:t>
      </w:r>
      <w:r>
        <w:rPr>
          <w:rFonts w:ascii="Arial" w:eastAsia="Arial" w:hAnsi="Arial" w:cs="Arial"/>
          <w:sz w:val="20"/>
        </w:rPr>
        <w:t xml:space="preserve"> </w:t>
      </w:r>
      <w:r>
        <w:t xml:space="preserve">Amendment of RFP </w:t>
      </w:r>
    </w:p>
    <w:p w14:paraId="2CFB3738" w14:textId="77777777" w:rsidR="006B3FC0" w:rsidRDefault="00000000">
      <w:pPr>
        <w:spacing w:after="152"/>
        <w:ind w:left="7" w:right="186"/>
      </w:pPr>
      <w:r>
        <w:t xml:space="preserve">At any time prior to the deadline for submission of bids, Karandaaz Pakistan may amend this RFP by issuing an Addendum, which shall be sent directly to bidders via email and form part of this RFP. Karandaaz Pakistan may, at its discretion, extend the submission deadline to give bidders reasonable time to account for any Addendum, pursuant to Clause 16 of Section 2. </w:t>
      </w:r>
    </w:p>
    <w:p w14:paraId="3C823211" w14:textId="77777777" w:rsidR="006B3FC0" w:rsidRDefault="00000000">
      <w:pPr>
        <w:spacing w:after="137" w:line="259" w:lineRule="auto"/>
        <w:ind w:left="10" w:right="197"/>
        <w:jc w:val="center"/>
      </w:pPr>
      <w:r>
        <w:rPr>
          <w:rFonts w:cs="Calibri"/>
          <w:b/>
        </w:rPr>
        <w:t xml:space="preserve">C. Preparation and Submission of Proposals </w:t>
      </w:r>
    </w:p>
    <w:p w14:paraId="69C77E08" w14:textId="77777777" w:rsidR="006B3FC0" w:rsidRDefault="00000000">
      <w:pPr>
        <w:spacing w:after="99" w:line="259" w:lineRule="auto"/>
        <w:ind w:left="0" w:right="147" w:firstLine="0"/>
        <w:jc w:val="center"/>
      </w:pPr>
      <w:r>
        <w:rPr>
          <w:rFonts w:cs="Calibri"/>
          <w:b/>
        </w:rPr>
        <w:t xml:space="preserve"> </w:t>
      </w:r>
    </w:p>
    <w:p w14:paraId="253ADA2A" w14:textId="77777777" w:rsidR="006B3FC0" w:rsidRDefault="00000000">
      <w:pPr>
        <w:spacing w:after="41" w:line="259" w:lineRule="auto"/>
        <w:ind w:left="62" w:right="0"/>
        <w:jc w:val="left"/>
      </w:pPr>
      <w:r>
        <w:rPr>
          <w:rFonts w:cs="Calibri"/>
          <w:b/>
          <w:sz w:val="20"/>
        </w:rPr>
        <w:t>9.</w:t>
      </w:r>
      <w:r>
        <w:rPr>
          <w:rFonts w:ascii="Arial" w:eastAsia="Arial" w:hAnsi="Arial" w:cs="Arial"/>
          <w:b/>
          <w:sz w:val="20"/>
        </w:rPr>
        <w:t xml:space="preserve"> </w:t>
      </w:r>
      <w:r>
        <w:rPr>
          <w:rFonts w:cs="Calibri"/>
          <w:b/>
        </w:rPr>
        <w:t xml:space="preserve">Language of Proposal </w:t>
      </w:r>
    </w:p>
    <w:p w14:paraId="5DD04E41" w14:textId="77777777" w:rsidR="006B3FC0" w:rsidRDefault="00000000">
      <w:pPr>
        <w:spacing w:after="107"/>
        <w:ind w:left="7" w:right="186"/>
      </w:pPr>
      <w:r>
        <w:t xml:space="preserve">All documents relating to the proposal shall be written in the English language. </w:t>
      </w:r>
    </w:p>
    <w:p w14:paraId="1B56FB04" w14:textId="77777777" w:rsidR="006B3FC0" w:rsidRDefault="00000000">
      <w:pPr>
        <w:spacing w:after="99" w:line="259" w:lineRule="auto"/>
        <w:ind w:left="0" w:right="0" w:firstLine="0"/>
        <w:jc w:val="left"/>
      </w:pPr>
      <w:r>
        <w:lastRenderedPageBreak/>
        <w:t xml:space="preserve"> </w:t>
      </w:r>
    </w:p>
    <w:p w14:paraId="72E89567" w14:textId="77777777" w:rsidR="006B3FC0" w:rsidRDefault="00000000">
      <w:pPr>
        <w:pStyle w:val="Heading2"/>
        <w:ind w:left="62"/>
      </w:pPr>
      <w:r>
        <w:rPr>
          <w:sz w:val="20"/>
        </w:rPr>
        <w:t>10.</w:t>
      </w:r>
      <w:r>
        <w:rPr>
          <w:rFonts w:ascii="Arial" w:eastAsia="Arial" w:hAnsi="Arial" w:cs="Arial"/>
          <w:sz w:val="20"/>
        </w:rPr>
        <w:t xml:space="preserve"> </w:t>
      </w:r>
      <w:r>
        <w:t xml:space="preserve"> Documents Comprising the Proposal </w:t>
      </w:r>
    </w:p>
    <w:p w14:paraId="5FB87F29" w14:textId="77777777" w:rsidR="006B3FC0" w:rsidRDefault="00000000">
      <w:pPr>
        <w:spacing w:after="88"/>
        <w:ind w:left="7" w:right="186"/>
      </w:pPr>
      <w:r>
        <w:rPr>
          <w:rFonts w:cs="Calibri"/>
        </w:rPr>
        <w:t xml:space="preserve">A proposal shall consist of: (a) a Technical Proposal, comprising the firm’s profile and </w:t>
      </w:r>
      <w:commentRangeStart w:id="22"/>
      <w:commentRangeStart w:id="23"/>
      <w:commentRangeStart w:id="24"/>
      <w:r>
        <w:rPr>
          <w:rFonts w:cs="Calibri"/>
        </w:rPr>
        <w:t>key personnel CVs</w:t>
      </w:r>
      <w:commentRangeEnd w:id="22"/>
      <w:r w:rsidR="004F513C">
        <w:rPr>
          <w:rStyle w:val="CommentReference"/>
          <w:rFonts w:cs="Calibri"/>
          <w:sz w:val="22"/>
          <w:szCs w:val="24"/>
        </w:rPr>
        <w:commentReference w:id="22"/>
      </w:r>
      <w:commentRangeEnd w:id="23"/>
      <w:r w:rsidR="004F513C">
        <w:rPr>
          <w:rStyle w:val="CommentReference"/>
          <w:rFonts w:cs="Calibri"/>
          <w:sz w:val="22"/>
          <w:szCs w:val="24"/>
        </w:rPr>
        <w:commentReference w:id="23"/>
      </w:r>
      <w:commentRangeEnd w:id="24"/>
      <w:r w:rsidR="002056E8">
        <w:rPr>
          <w:rStyle w:val="CommentReference"/>
          <w:rFonts w:cs="Calibri"/>
          <w:sz w:val="22"/>
          <w:szCs w:val="24"/>
        </w:rPr>
        <w:commentReference w:id="24"/>
      </w:r>
      <w:r>
        <w:rPr>
          <w:rFonts w:cs="Calibri"/>
        </w:rPr>
        <w:t xml:space="preserve">, </w:t>
      </w:r>
      <w:r>
        <w:t xml:space="preserve">description of relevant prior experience with healthcare/education/financial-inclusion and social-safetynet programs, proposed methodology in line with Section 4 of this RFP, a detailed work plan with deliverables and timelines, and an activity plan identifying cost heads and level of effort against each (without pricing); and (b) a Financial Proposal, in line with Clause 11 below and Section 4 of this RFP. </w:t>
      </w:r>
    </w:p>
    <w:p w14:paraId="43F33391" w14:textId="77777777" w:rsidR="006B3FC0" w:rsidRDefault="00000000">
      <w:pPr>
        <w:spacing w:after="111"/>
        <w:ind w:left="7" w:right="186"/>
      </w:pPr>
      <w:r>
        <w:t xml:space="preserve">In addition to the Technical and Financial Proposals, bidders must submit the following, duly signed and </w:t>
      </w:r>
      <w:r>
        <w:rPr>
          <w:rFonts w:cs="Calibri"/>
        </w:rPr>
        <w:t xml:space="preserve">stamped on the entity’s official letterhead: Annexure A (Proposal Submission Form); Annexure B </w:t>
      </w:r>
      <w:r>
        <w:t xml:space="preserve">(Undertaking regarding Availability of the Project Team); Annexure C (Undertaking regarding Not Being Blacklisted); Annexure D (Conflict of Interest Form); and, where applicable, Annexure E (Related Party Disclosure). </w:t>
      </w:r>
    </w:p>
    <w:p w14:paraId="640E1C30" w14:textId="77777777" w:rsidR="006B3FC0" w:rsidRDefault="00000000">
      <w:pPr>
        <w:spacing w:after="113"/>
        <w:ind w:left="7" w:right="186"/>
      </w:pPr>
      <w:r>
        <w:t xml:space="preserve">Pricing must be fully comprehensive, complete, and list any available discounts. All one-time and recurring costs must be fully described. The Financial Proposal must be sufficiently detailed to distinguish between professional fees (by role and level of effort), operational and field implementation costs, training and material development costs, travel and logistics, and any applicable taxes and duties, consistent with Section 4 of this RFP. The Financial Proposal must be in-line and rationalized with the proposed implementation strategy submitted in the Technical Proposal. </w:t>
      </w:r>
    </w:p>
    <w:p w14:paraId="0C5C4777" w14:textId="77777777" w:rsidR="006B3FC0" w:rsidRDefault="00000000">
      <w:pPr>
        <w:pStyle w:val="Heading2"/>
        <w:ind w:left="62"/>
      </w:pPr>
      <w:r>
        <w:rPr>
          <w:sz w:val="20"/>
        </w:rPr>
        <w:t>11.</w:t>
      </w:r>
      <w:r>
        <w:rPr>
          <w:rFonts w:ascii="Arial" w:eastAsia="Arial" w:hAnsi="Arial" w:cs="Arial"/>
          <w:sz w:val="20"/>
        </w:rPr>
        <w:t xml:space="preserve"> </w:t>
      </w:r>
      <w:r>
        <w:t xml:space="preserve">Currencies of Bid, Contract and Payment </w:t>
      </w:r>
    </w:p>
    <w:p w14:paraId="4B2E5488" w14:textId="77777777" w:rsidR="006B3FC0" w:rsidRDefault="00000000">
      <w:pPr>
        <w:spacing w:after="114"/>
        <w:ind w:left="7" w:right="186"/>
      </w:pPr>
      <w:r>
        <w:t xml:space="preserve">The Financial Proposal must be submitted in PKR only. The contract will be offered in PKR, and payments will be made in PKR in accordance with the deliverable-linked payment schedule set out in Section 4. Karandaaz </w:t>
      </w:r>
      <w:r>
        <w:rPr>
          <w:rFonts w:cs="Calibri"/>
        </w:rPr>
        <w:t xml:space="preserve">Pakistan will pay the successful bidder’s invoice upon receipt and approval of the </w:t>
      </w:r>
      <w:r>
        <w:t xml:space="preserve">corresponding deliverables, within 30 days of acceptance and submission of the invoice. </w:t>
      </w:r>
    </w:p>
    <w:p w14:paraId="4B6DB701" w14:textId="77777777" w:rsidR="006B3FC0" w:rsidRDefault="00000000">
      <w:pPr>
        <w:pStyle w:val="Heading2"/>
        <w:ind w:left="62"/>
      </w:pPr>
      <w:r>
        <w:rPr>
          <w:sz w:val="20"/>
        </w:rPr>
        <w:t>12.</w:t>
      </w:r>
      <w:r>
        <w:rPr>
          <w:rFonts w:ascii="Arial" w:eastAsia="Arial" w:hAnsi="Arial" w:cs="Arial"/>
          <w:sz w:val="20"/>
        </w:rPr>
        <w:t xml:space="preserve"> </w:t>
      </w:r>
      <w:r>
        <w:t xml:space="preserve">Proposal Validity </w:t>
      </w:r>
    </w:p>
    <w:p w14:paraId="4B1273C9" w14:textId="77777777" w:rsidR="006B3FC0" w:rsidRDefault="00000000">
      <w:pPr>
        <w:spacing w:after="114"/>
        <w:ind w:left="7" w:right="186"/>
      </w:pPr>
      <w:r>
        <w:t xml:space="preserve">Proposals shall remain valid for a minimum of ninety (90) days after the proposal submission deadline. A proposal valid for a shorter period shall be rejected as non-responsive. Karandaaz Pakistan may, in exceptional circumstances, request bidders to extend the validity period in writing; a bidder may decline such an extension, in which case its proposal will not be further evaluated. </w:t>
      </w:r>
    </w:p>
    <w:p w14:paraId="1DF0B85E" w14:textId="77777777" w:rsidR="006B3FC0" w:rsidRDefault="00000000">
      <w:pPr>
        <w:spacing w:after="41" w:line="259" w:lineRule="auto"/>
        <w:ind w:left="62" w:right="0"/>
        <w:jc w:val="left"/>
      </w:pPr>
      <w:r>
        <w:rPr>
          <w:rFonts w:cs="Calibri"/>
          <w:b/>
          <w:sz w:val="20"/>
        </w:rPr>
        <w:t>13.</w:t>
      </w:r>
      <w:r>
        <w:rPr>
          <w:rFonts w:ascii="Arial" w:eastAsia="Arial" w:hAnsi="Arial" w:cs="Arial"/>
          <w:b/>
          <w:sz w:val="20"/>
        </w:rPr>
        <w:t xml:space="preserve"> </w:t>
      </w:r>
      <w:r>
        <w:rPr>
          <w:rFonts w:cs="Calibri"/>
          <w:b/>
        </w:rPr>
        <w:t xml:space="preserve">Proposal Security </w:t>
      </w:r>
    </w:p>
    <w:p w14:paraId="36DDB987" w14:textId="77777777" w:rsidR="006B3FC0" w:rsidRDefault="00000000">
      <w:pPr>
        <w:spacing w:after="110"/>
        <w:ind w:left="7" w:right="186"/>
      </w:pPr>
      <w:r>
        <w:t xml:space="preserve">A proposal security is not required for this procurement. </w:t>
      </w:r>
    </w:p>
    <w:p w14:paraId="73233F8A" w14:textId="77777777" w:rsidR="006B3FC0" w:rsidRDefault="00000000">
      <w:pPr>
        <w:spacing w:after="41" w:line="259" w:lineRule="auto"/>
        <w:ind w:left="62" w:right="0"/>
        <w:jc w:val="left"/>
      </w:pPr>
      <w:r>
        <w:rPr>
          <w:rFonts w:cs="Calibri"/>
          <w:b/>
          <w:sz w:val="20"/>
        </w:rPr>
        <w:t>14.</w:t>
      </w:r>
      <w:r>
        <w:rPr>
          <w:rFonts w:ascii="Arial" w:eastAsia="Arial" w:hAnsi="Arial" w:cs="Arial"/>
          <w:b/>
          <w:sz w:val="20"/>
        </w:rPr>
        <w:t xml:space="preserve"> </w:t>
      </w:r>
      <w:r>
        <w:rPr>
          <w:rFonts w:cs="Calibri"/>
          <w:b/>
        </w:rPr>
        <w:t xml:space="preserve">Alternative Proposals </w:t>
      </w:r>
    </w:p>
    <w:p w14:paraId="2A49869F" w14:textId="77777777" w:rsidR="006B3FC0" w:rsidRDefault="00000000">
      <w:pPr>
        <w:spacing w:after="109"/>
        <w:ind w:left="7" w:right="186"/>
      </w:pPr>
      <w:r>
        <w:t xml:space="preserve">Alternative proposals shall not be considered. </w:t>
      </w:r>
    </w:p>
    <w:p w14:paraId="61BE5468" w14:textId="77777777" w:rsidR="006B3FC0" w:rsidRDefault="00000000">
      <w:pPr>
        <w:pStyle w:val="Heading2"/>
        <w:ind w:left="62"/>
      </w:pPr>
      <w:r>
        <w:rPr>
          <w:sz w:val="20"/>
        </w:rPr>
        <w:t>15.</w:t>
      </w:r>
      <w:r>
        <w:rPr>
          <w:rFonts w:ascii="Arial" w:eastAsia="Arial" w:hAnsi="Arial" w:cs="Arial"/>
          <w:sz w:val="20"/>
        </w:rPr>
        <w:t xml:space="preserve"> </w:t>
      </w:r>
      <w:r>
        <w:t xml:space="preserve">Format, Signing, and Submission of Proposal </w:t>
      </w:r>
    </w:p>
    <w:p w14:paraId="5DB90108" w14:textId="77777777" w:rsidR="006B3FC0" w:rsidRDefault="00000000">
      <w:pPr>
        <w:spacing w:after="113"/>
        <w:ind w:left="7" w:right="186"/>
      </w:pPr>
      <w:r>
        <w:t xml:space="preserve">The bidder shall prepare and email a scanned copy of the documents comprising the proposal on its official letterhead. Each document shall be signed by a person duly authorized to sign on behalf of the bidder, and all pages shall be initialled by the person(s) signing the proposal. The proposal shall contain no </w:t>
      </w:r>
      <w:r>
        <w:rPr>
          <w:rFonts w:cs="Calibri"/>
        </w:rPr>
        <w:t>alterations other than those necessary to comply with Karandaaz Pakistan’s instructions or to correct the bidder’s own errors, in which case such corrections shall be initialled.</w:t>
      </w:r>
      <w:r>
        <w:t xml:space="preserve"> </w:t>
      </w:r>
    </w:p>
    <w:p w14:paraId="1D697549" w14:textId="77777777" w:rsidR="006B3FC0" w:rsidRDefault="00000000">
      <w:pPr>
        <w:pStyle w:val="Heading2"/>
        <w:ind w:left="62"/>
      </w:pPr>
      <w:r>
        <w:rPr>
          <w:sz w:val="20"/>
        </w:rPr>
        <w:lastRenderedPageBreak/>
        <w:t>16.</w:t>
      </w:r>
      <w:r>
        <w:rPr>
          <w:rFonts w:ascii="Arial" w:eastAsia="Arial" w:hAnsi="Arial" w:cs="Arial"/>
          <w:sz w:val="20"/>
        </w:rPr>
        <w:t xml:space="preserve"> </w:t>
      </w:r>
      <w:r>
        <w:t xml:space="preserve">Deadline for Submission of Proposals </w:t>
      </w:r>
    </w:p>
    <w:p w14:paraId="71C54224" w14:textId="77777777" w:rsidR="006B3FC0" w:rsidRDefault="00000000">
      <w:pPr>
        <w:spacing w:after="110"/>
        <w:ind w:left="7" w:right="186"/>
      </w:pPr>
      <w:r>
        <w:t>Proposals must be received by Karandaaz Pakistan on or before the 13</w:t>
      </w:r>
      <w:r>
        <w:rPr>
          <w:vertAlign w:val="superscript"/>
        </w:rPr>
        <w:t>th</w:t>
      </w:r>
      <w:r>
        <w:t xml:space="preserve"> October 2026. Karandaaz Pakistan may extend this deadline by issuing an Addendum in accordance with Clause 8 of Section 2 above. </w:t>
      </w:r>
    </w:p>
    <w:p w14:paraId="37874A00" w14:textId="77777777" w:rsidR="006B3FC0" w:rsidRDefault="00000000">
      <w:pPr>
        <w:pStyle w:val="Heading2"/>
        <w:ind w:left="62"/>
      </w:pPr>
      <w:r>
        <w:rPr>
          <w:sz w:val="20"/>
        </w:rPr>
        <w:t>17.</w:t>
      </w:r>
      <w:r>
        <w:rPr>
          <w:rFonts w:ascii="Arial" w:eastAsia="Arial" w:hAnsi="Arial" w:cs="Arial"/>
          <w:sz w:val="20"/>
        </w:rPr>
        <w:t xml:space="preserve"> </w:t>
      </w:r>
      <w:r>
        <w:t xml:space="preserve">Late Proposal </w:t>
      </w:r>
    </w:p>
    <w:p w14:paraId="5C2EC3A1" w14:textId="77777777" w:rsidR="006B3FC0" w:rsidRDefault="00000000">
      <w:pPr>
        <w:spacing w:after="112"/>
        <w:ind w:left="7" w:right="186"/>
      </w:pPr>
      <w:r>
        <w:t xml:space="preserve">Any proposal received after the submission deadline will be considered only at the sole discretion of the evaluation team. Any decision by the evaluation team in this regard shall be deemed final. </w:t>
      </w:r>
    </w:p>
    <w:p w14:paraId="0913EB55" w14:textId="77777777" w:rsidR="006B3FC0" w:rsidRDefault="00000000">
      <w:pPr>
        <w:pStyle w:val="Heading2"/>
        <w:ind w:left="62"/>
      </w:pPr>
      <w:r>
        <w:rPr>
          <w:sz w:val="20"/>
        </w:rPr>
        <w:t>18.</w:t>
      </w:r>
      <w:r>
        <w:rPr>
          <w:rFonts w:ascii="Arial" w:eastAsia="Arial" w:hAnsi="Arial" w:cs="Arial"/>
          <w:sz w:val="20"/>
        </w:rPr>
        <w:t xml:space="preserve"> </w:t>
      </w:r>
      <w:r>
        <w:t xml:space="preserve">Withdrawal, Substitution, and Modification of Proposal </w:t>
      </w:r>
    </w:p>
    <w:p w14:paraId="5C37C84F" w14:textId="77777777" w:rsidR="006B3FC0" w:rsidRDefault="00000000">
      <w:pPr>
        <w:spacing w:after="150"/>
        <w:ind w:left="7" w:right="186"/>
      </w:pPr>
      <w:r>
        <w:t xml:space="preserve">Bidders may withdraw, substitute, or modify their proposal by giving written notice before the submission deadline </w:t>
      </w:r>
      <w:r>
        <w:rPr>
          <w:rFonts w:cs="Calibri"/>
        </w:rPr>
        <w:t xml:space="preserve">prescribed in Clause 16 of Section 2 above, Each bidder’s withdrawal, substitution or </w:t>
      </w:r>
      <w:r>
        <w:t xml:space="preserve">modification should be prepared, sealed, marked and delivered in accordance with Clause 15 of Section 2 above, with the subject line: Responding to RFP for Digital and Financial Capability Training for BISP Beneficiaries - </w:t>
      </w:r>
      <w:r>
        <w:rPr>
          <w:rFonts w:cs="Calibri"/>
        </w:rPr>
        <w:t xml:space="preserve">clearly marked “WITHDRAWAL,” “SUBSTITUTION,” or “MODIFICATION” as appropriate. No </w:t>
      </w:r>
      <w:r>
        <w:t xml:space="preserve">proposal may be substituted or modified after the submission deadline for bids. </w:t>
      </w:r>
    </w:p>
    <w:p w14:paraId="630C73E3" w14:textId="77777777" w:rsidR="006B3FC0" w:rsidRDefault="00000000">
      <w:pPr>
        <w:spacing w:after="100" w:line="259" w:lineRule="auto"/>
        <w:ind w:left="10" w:right="197"/>
        <w:jc w:val="center"/>
      </w:pPr>
      <w:r>
        <w:rPr>
          <w:rFonts w:cs="Calibri"/>
          <w:b/>
        </w:rPr>
        <w:t xml:space="preserve">D. Proposal Opening and Evaluation </w:t>
      </w:r>
    </w:p>
    <w:p w14:paraId="6FC6A899" w14:textId="77777777" w:rsidR="006B3FC0" w:rsidRDefault="00000000">
      <w:pPr>
        <w:pStyle w:val="Heading2"/>
        <w:ind w:left="62"/>
      </w:pPr>
      <w:r>
        <w:rPr>
          <w:sz w:val="20"/>
        </w:rPr>
        <w:t>19.</w:t>
      </w:r>
      <w:r>
        <w:rPr>
          <w:rFonts w:ascii="Arial" w:eastAsia="Arial" w:hAnsi="Arial" w:cs="Arial"/>
          <w:sz w:val="20"/>
        </w:rPr>
        <w:t xml:space="preserve"> </w:t>
      </w:r>
      <w:r>
        <w:t xml:space="preserve">Proposal Opening </w:t>
      </w:r>
    </w:p>
    <w:p w14:paraId="333EED52" w14:textId="77777777" w:rsidR="006B3FC0" w:rsidRDefault="00000000">
      <w:pPr>
        <w:spacing w:after="114"/>
        <w:ind w:left="7" w:right="186"/>
      </w:pPr>
      <w:r>
        <w:t xml:space="preserve">Karandaaz Pakistan shall open proposals, including any modifications made pursuant to Clause 18 of Section 2, on any day after the submission deadline or extended deadline, as applicable. </w:t>
      </w:r>
    </w:p>
    <w:p w14:paraId="1023204F" w14:textId="77777777" w:rsidR="006B3FC0" w:rsidRDefault="00000000">
      <w:pPr>
        <w:pStyle w:val="Heading2"/>
        <w:ind w:left="62"/>
      </w:pPr>
      <w:r>
        <w:rPr>
          <w:sz w:val="20"/>
        </w:rPr>
        <w:t>20.</w:t>
      </w:r>
      <w:r>
        <w:rPr>
          <w:rFonts w:ascii="Arial" w:eastAsia="Arial" w:hAnsi="Arial" w:cs="Arial"/>
          <w:sz w:val="20"/>
        </w:rPr>
        <w:t xml:space="preserve"> </w:t>
      </w:r>
      <w:r>
        <w:t xml:space="preserve">Confidentiality </w:t>
      </w:r>
    </w:p>
    <w:p w14:paraId="2E9B2F0C" w14:textId="77777777" w:rsidR="006B3FC0" w:rsidRDefault="00000000">
      <w:pPr>
        <w:spacing w:after="114"/>
        <w:ind w:left="7" w:right="186"/>
      </w:pPr>
      <w:r>
        <w:t xml:space="preserve">Information relating to the examination, evaluation, comparison, and post-qualification of proposals, and any recommendation of contract award, shall not be disclosed to bidders or third parties prior to notification of award. Any effort by a bidder to influence this process may result in rejection of its proposal. Any effort by a bidder to influence Karandaaz Pakistan in the examination, evaluation, comparison, and post-qualification of the proposal or contract award decision may result in the rejection of its bid.  </w:t>
      </w:r>
    </w:p>
    <w:p w14:paraId="1268A99E" w14:textId="77777777" w:rsidR="006B3FC0" w:rsidRDefault="00000000">
      <w:pPr>
        <w:pStyle w:val="Heading2"/>
        <w:ind w:left="62"/>
      </w:pPr>
      <w:r>
        <w:rPr>
          <w:sz w:val="20"/>
        </w:rPr>
        <w:t>21.</w:t>
      </w:r>
      <w:r>
        <w:rPr>
          <w:rFonts w:ascii="Arial" w:eastAsia="Arial" w:hAnsi="Arial" w:cs="Arial"/>
          <w:sz w:val="20"/>
        </w:rPr>
        <w:t xml:space="preserve"> </w:t>
      </w:r>
      <w:r>
        <w:t xml:space="preserve">Clarification of Bids </w:t>
      </w:r>
    </w:p>
    <w:p w14:paraId="543FC619" w14:textId="77777777" w:rsidR="006B3FC0" w:rsidRDefault="00000000">
      <w:pPr>
        <w:spacing w:after="113"/>
        <w:ind w:left="7" w:right="186"/>
      </w:pPr>
      <w:r>
        <w:t xml:space="preserve">Karandaaz Pakistan may, at its discretion, seek written clarifications from any bidder. No change in the price or substance of a proposal shall be sought, offered, or permitted except correction of arithmetical errors under Clause 26 of Section 2. </w:t>
      </w:r>
    </w:p>
    <w:p w14:paraId="2D9F93A9" w14:textId="77777777" w:rsidR="006B3FC0" w:rsidRDefault="00000000">
      <w:pPr>
        <w:pStyle w:val="Heading2"/>
        <w:ind w:left="62"/>
      </w:pPr>
      <w:r>
        <w:rPr>
          <w:sz w:val="20"/>
        </w:rPr>
        <w:t>22.</w:t>
      </w:r>
      <w:r>
        <w:rPr>
          <w:rFonts w:ascii="Arial" w:eastAsia="Arial" w:hAnsi="Arial" w:cs="Arial"/>
          <w:sz w:val="20"/>
        </w:rPr>
        <w:t xml:space="preserve"> </w:t>
      </w:r>
      <w:r>
        <w:t xml:space="preserve">Preliminary Examination of Proposals </w:t>
      </w:r>
    </w:p>
    <w:p w14:paraId="5DF0876B" w14:textId="77777777" w:rsidR="006B3FC0" w:rsidRDefault="00000000">
      <w:pPr>
        <w:spacing w:after="113"/>
        <w:ind w:left="7" w:right="186"/>
      </w:pPr>
      <w:r>
        <w:t xml:space="preserve">Karandaaz Pakistan shall, prior to the detailed evaluation of proposals, first review each proposal to confirm the authority of the signatory and initialling of all pages. </w:t>
      </w:r>
    </w:p>
    <w:p w14:paraId="6F880995" w14:textId="77777777" w:rsidR="006B3FC0" w:rsidRDefault="00000000">
      <w:pPr>
        <w:spacing w:after="37" w:line="259" w:lineRule="auto"/>
        <w:ind w:left="62" w:right="0"/>
        <w:jc w:val="left"/>
      </w:pPr>
      <w:r>
        <w:rPr>
          <w:rFonts w:cs="Calibri"/>
          <w:b/>
          <w:sz w:val="20"/>
        </w:rPr>
        <w:t>23.</w:t>
      </w:r>
      <w:r>
        <w:rPr>
          <w:rFonts w:ascii="Arial" w:eastAsia="Arial" w:hAnsi="Arial" w:cs="Arial"/>
          <w:b/>
          <w:sz w:val="20"/>
        </w:rPr>
        <w:t xml:space="preserve"> </w:t>
      </w:r>
      <w:r>
        <w:rPr>
          <w:rFonts w:cs="Calibri"/>
          <w:b/>
        </w:rPr>
        <w:t xml:space="preserve">Determination of Bidder’s Eligibility and Qualifications </w:t>
      </w:r>
    </w:p>
    <w:p w14:paraId="50E480AE" w14:textId="77777777" w:rsidR="006B3FC0" w:rsidRDefault="00000000">
      <w:pPr>
        <w:spacing w:after="113"/>
        <w:ind w:left="7" w:right="186"/>
      </w:pPr>
      <w:r>
        <w:t xml:space="preserve">A substantially responsive proposal is one which conforms to all terms, conditions, and specifications of this RFP without material deviation or reservation. </w:t>
      </w:r>
    </w:p>
    <w:p w14:paraId="69296E19" w14:textId="77777777" w:rsidR="006B3FC0" w:rsidRDefault="00000000">
      <w:pPr>
        <w:pStyle w:val="Heading2"/>
        <w:ind w:left="62"/>
      </w:pPr>
      <w:r>
        <w:rPr>
          <w:sz w:val="20"/>
        </w:rPr>
        <w:t>24.</w:t>
      </w:r>
      <w:r>
        <w:rPr>
          <w:rFonts w:ascii="Arial" w:eastAsia="Arial" w:hAnsi="Arial" w:cs="Arial"/>
          <w:sz w:val="20"/>
        </w:rPr>
        <w:t xml:space="preserve"> </w:t>
      </w:r>
      <w:r>
        <w:t xml:space="preserve">Evaluation of Technical Proposal </w:t>
      </w:r>
    </w:p>
    <w:p w14:paraId="75719B95" w14:textId="77777777" w:rsidR="006B3FC0" w:rsidRDefault="00000000">
      <w:pPr>
        <w:spacing w:after="109"/>
        <w:ind w:left="7" w:right="186"/>
      </w:pPr>
      <w:r>
        <w:t xml:space="preserve">Each proposal meeting all mandatory requirements shall be evaluated and scored as follows: Desk Review of the Technical Proposal (60 points, against the detailed sub-criteria set out below; and Presentation (20 points), for a combined Technical Proposal score of 80 points. All Bidders achieving a combined technical score of 50 points or above (out of 80) shall progress to financial evaluation; bidders scoring below this threshold shall not be evaluated further. </w:t>
      </w:r>
    </w:p>
    <w:p w14:paraId="226A8F8D" w14:textId="77777777" w:rsidR="006B3FC0" w:rsidRDefault="00000000">
      <w:pPr>
        <w:ind w:left="7" w:right="186"/>
      </w:pPr>
      <w:r>
        <w:lastRenderedPageBreak/>
        <w:t xml:space="preserve">The evaluation will be conducted based on the following weightage: </w:t>
      </w:r>
    </w:p>
    <w:p w14:paraId="6D11E7C4" w14:textId="77777777" w:rsidR="006B3FC0" w:rsidRDefault="00000000">
      <w:pPr>
        <w:numPr>
          <w:ilvl w:val="0"/>
          <w:numId w:val="2"/>
        </w:numPr>
        <w:ind w:right="186" w:hanging="360"/>
      </w:pPr>
      <w:r>
        <w:t xml:space="preserve">Desk review of the Technical Proposal: 60 points </w:t>
      </w:r>
    </w:p>
    <w:p w14:paraId="62F53859" w14:textId="77777777" w:rsidR="006B3FC0" w:rsidRDefault="00000000">
      <w:pPr>
        <w:numPr>
          <w:ilvl w:val="0"/>
          <w:numId w:val="2"/>
        </w:numPr>
        <w:ind w:right="186" w:hanging="360"/>
      </w:pPr>
      <w:r>
        <w:t xml:space="preserve">Presentation: 20 points </w:t>
      </w:r>
    </w:p>
    <w:p w14:paraId="747F889E" w14:textId="77777777" w:rsidR="006B3FC0" w:rsidRDefault="00000000">
      <w:pPr>
        <w:numPr>
          <w:ilvl w:val="0"/>
          <w:numId w:val="2"/>
        </w:numPr>
        <w:ind w:right="186" w:hanging="360"/>
      </w:pPr>
      <w:r>
        <w:t xml:space="preserve">Financial Proposal: 20 points </w:t>
      </w:r>
      <w:r>
        <w:tab/>
        <w:t xml:space="preserve"> </w:t>
      </w:r>
    </w:p>
    <w:p w14:paraId="5BA910E1" w14:textId="77777777" w:rsidR="006B3FC0" w:rsidRDefault="00000000">
      <w:pPr>
        <w:pStyle w:val="Heading2"/>
        <w:tabs>
          <w:tab w:val="center" w:pos="1175"/>
        </w:tabs>
        <w:spacing w:after="0"/>
        <w:ind w:left="0" w:firstLine="0"/>
      </w:pPr>
      <w:r>
        <w:rPr>
          <w:b w:val="0"/>
        </w:rPr>
        <w:t>-</w:t>
      </w:r>
      <w:r>
        <w:rPr>
          <w:rFonts w:ascii="Arial" w:eastAsia="Arial" w:hAnsi="Arial" w:cs="Arial"/>
          <w:b w:val="0"/>
        </w:rPr>
        <w:t xml:space="preserve"> </w:t>
      </w:r>
      <w:r>
        <w:rPr>
          <w:rFonts w:ascii="Arial" w:eastAsia="Arial" w:hAnsi="Arial" w:cs="Arial"/>
          <w:b w:val="0"/>
        </w:rPr>
        <w:tab/>
      </w:r>
      <w:r>
        <w:t xml:space="preserve">Total :100 points  </w:t>
      </w:r>
    </w:p>
    <w:p w14:paraId="7FF96EC3" w14:textId="77777777" w:rsidR="006B3FC0" w:rsidRDefault="00000000">
      <w:pPr>
        <w:spacing w:after="0" w:line="259" w:lineRule="auto"/>
        <w:ind w:left="0" w:right="0" w:firstLine="0"/>
        <w:jc w:val="left"/>
      </w:pPr>
      <w:r>
        <w:rPr>
          <w:rFonts w:cs="Calibri"/>
          <w:b/>
        </w:rPr>
        <w:t xml:space="preserve"> </w:t>
      </w:r>
    </w:p>
    <w:p w14:paraId="1F1B25AE" w14:textId="77777777" w:rsidR="006B3FC0" w:rsidRDefault="00000000">
      <w:pPr>
        <w:spacing w:after="0" w:line="259" w:lineRule="auto"/>
        <w:ind w:left="0" w:right="0" w:firstLine="0"/>
        <w:jc w:val="left"/>
      </w:pPr>
      <w:r>
        <w:rPr>
          <w:rFonts w:cs="Calibri"/>
          <w:b/>
        </w:rPr>
        <w:t xml:space="preserve"> </w:t>
      </w:r>
    </w:p>
    <w:p w14:paraId="6F813AD5" w14:textId="77777777" w:rsidR="006B3FC0" w:rsidRDefault="00000000">
      <w:pPr>
        <w:spacing w:after="0" w:line="259" w:lineRule="auto"/>
        <w:ind w:left="0" w:right="0" w:firstLine="0"/>
        <w:jc w:val="left"/>
      </w:pPr>
      <w:r>
        <w:rPr>
          <w:rFonts w:cs="Calibri"/>
          <w:b/>
        </w:rPr>
        <w:t xml:space="preserve"> </w:t>
      </w:r>
    </w:p>
    <w:p w14:paraId="4BBAE72D" w14:textId="77777777" w:rsidR="006B3FC0" w:rsidRDefault="00000000">
      <w:pPr>
        <w:spacing w:after="0" w:line="259" w:lineRule="auto"/>
        <w:ind w:left="0" w:right="0" w:firstLine="0"/>
        <w:jc w:val="left"/>
      </w:pPr>
      <w:r>
        <w:rPr>
          <w:rFonts w:cs="Calibri"/>
          <w:b/>
        </w:rPr>
        <w:t xml:space="preserve"> </w:t>
      </w:r>
    </w:p>
    <w:p w14:paraId="5C439578" w14:textId="77777777" w:rsidR="006B3FC0" w:rsidRDefault="00000000">
      <w:pPr>
        <w:spacing w:after="0" w:line="259" w:lineRule="auto"/>
        <w:ind w:left="0" w:right="0" w:firstLine="0"/>
        <w:jc w:val="left"/>
      </w:pPr>
      <w:r>
        <w:rPr>
          <w:rFonts w:cs="Calibri"/>
          <w:b/>
        </w:rPr>
        <w:t xml:space="preserve"> </w:t>
      </w:r>
    </w:p>
    <w:p w14:paraId="27C9FA8E" w14:textId="77777777" w:rsidR="006B3FC0" w:rsidRDefault="00000000">
      <w:pPr>
        <w:spacing w:after="0" w:line="259" w:lineRule="auto"/>
        <w:ind w:left="0" w:right="0" w:firstLine="0"/>
        <w:jc w:val="left"/>
      </w:pPr>
      <w:r>
        <w:rPr>
          <w:rFonts w:cs="Calibri"/>
          <w:b/>
        </w:rPr>
        <w:t xml:space="preserve"> </w:t>
      </w:r>
    </w:p>
    <w:p w14:paraId="0A9DEAE3" w14:textId="77777777" w:rsidR="006B3FC0" w:rsidRDefault="00000000">
      <w:pPr>
        <w:spacing w:after="0" w:line="259" w:lineRule="auto"/>
        <w:ind w:left="0" w:right="0" w:firstLine="0"/>
        <w:jc w:val="left"/>
      </w:pPr>
      <w:r>
        <w:rPr>
          <w:rFonts w:cs="Calibri"/>
          <w:b/>
        </w:rPr>
        <w:t xml:space="preserve"> </w:t>
      </w:r>
    </w:p>
    <w:p w14:paraId="6748BD03" w14:textId="77777777" w:rsidR="006B3FC0" w:rsidRDefault="00000000">
      <w:pPr>
        <w:spacing w:after="0" w:line="259" w:lineRule="auto"/>
        <w:ind w:left="0" w:right="0" w:firstLine="0"/>
        <w:jc w:val="left"/>
      </w:pPr>
      <w:r>
        <w:rPr>
          <w:rFonts w:cs="Calibri"/>
          <w:b/>
        </w:rPr>
        <w:t xml:space="preserve"> </w:t>
      </w:r>
    </w:p>
    <w:p w14:paraId="6C87FEEB" w14:textId="77777777" w:rsidR="006B3FC0" w:rsidRDefault="00000000">
      <w:pPr>
        <w:spacing w:after="0" w:line="259" w:lineRule="auto"/>
        <w:ind w:left="0" w:right="0" w:firstLine="0"/>
      </w:pPr>
      <w:r>
        <w:rPr>
          <w:rFonts w:cs="Calibri"/>
          <w:b/>
        </w:rPr>
        <w:t xml:space="preserve"> </w:t>
      </w:r>
    </w:p>
    <w:tbl>
      <w:tblPr>
        <w:tblStyle w:val="TableGrid"/>
        <w:tblW w:w="9354" w:type="dxa"/>
        <w:tblInd w:w="-28" w:type="dxa"/>
        <w:tblCellMar>
          <w:top w:w="42" w:type="dxa"/>
          <w:left w:w="107" w:type="dxa"/>
          <w:right w:w="63" w:type="dxa"/>
        </w:tblCellMar>
        <w:tblLook w:val="04A0" w:firstRow="1" w:lastRow="0" w:firstColumn="1" w:lastColumn="0" w:noHBand="0" w:noVBand="1"/>
      </w:tblPr>
      <w:tblGrid>
        <w:gridCol w:w="1901"/>
        <w:gridCol w:w="6599"/>
        <w:gridCol w:w="848"/>
        <w:gridCol w:w="6"/>
      </w:tblGrid>
      <w:tr w:rsidR="006B3FC0" w14:paraId="40B8FD9F" w14:textId="77777777">
        <w:trPr>
          <w:gridAfter w:val="1"/>
          <w:wAfter w:w="6" w:type="dxa"/>
          <w:trHeight w:val="277"/>
        </w:trPr>
        <w:tc>
          <w:tcPr>
            <w:tcW w:w="9354" w:type="dxa"/>
            <w:gridSpan w:val="3"/>
            <w:tcBorders>
              <w:top w:val="single" w:sz="4" w:space="0" w:color="000000"/>
              <w:left w:val="single" w:sz="4" w:space="0" w:color="000000"/>
              <w:bottom w:val="single" w:sz="4" w:space="0" w:color="000000"/>
              <w:right w:val="single" w:sz="4" w:space="0" w:color="000000"/>
            </w:tcBorders>
            <w:shd w:val="clear" w:color="auto" w:fill="1F3863"/>
          </w:tcPr>
          <w:p w14:paraId="384B6D9D" w14:textId="77777777" w:rsidR="006B3FC0" w:rsidRDefault="00000000">
            <w:pPr>
              <w:spacing w:after="0" w:line="259" w:lineRule="auto"/>
              <w:ind w:left="0" w:right="0" w:firstLine="0"/>
              <w:jc w:val="left"/>
            </w:pPr>
            <w:r>
              <w:rPr>
                <w:b/>
                <w:color w:val="FFFFFF"/>
              </w:rPr>
              <w:t xml:space="preserve">Technical Proposal (60 Points)  </w:t>
            </w:r>
          </w:p>
        </w:tc>
      </w:tr>
      <w:tr w:rsidR="006B3FC0" w14:paraId="5B4B7F05" w14:textId="77777777">
        <w:trPr>
          <w:gridAfter w:val="1"/>
          <w:wAfter w:w="6" w:type="dxa"/>
          <w:trHeight w:val="277"/>
        </w:trPr>
        <w:tc>
          <w:tcPr>
            <w:tcW w:w="1902" w:type="dxa"/>
            <w:tcBorders>
              <w:top w:val="single" w:sz="4" w:space="0" w:color="000000"/>
              <w:left w:val="single" w:sz="4" w:space="0" w:color="000000"/>
              <w:bottom w:val="single" w:sz="4" w:space="0" w:color="000000"/>
              <w:right w:val="single" w:sz="4" w:space="0" w:color="000000"/>
            </w:tcBorders>
            <w:shd w:val="clear" w:color="auto" w:fill="1F3863"/>
          </w:tcPr>
          <w:p w14:paraId="13E69195" w14:textId="77777777" w:rsidR="006B3FC0" w:rsidRDefault="00000000">
            <w:pPr>
              <w:spacing w:after="0" w:line="259" w:lineRule="auto"/>
              <w:ind w:left="0" w:right="0" w:firstLine="0"/>
              <w:jc w:val="left"/>
            </w:pPr>
            <w:r>
              <w:rPr>
                <w:b/>
                <w:color w:val="FFFFFF"/>
              </w:rPr>
              <w:t xml:space="preserve">High-level Criteria </w:t>
            </w:r>
          </w:p>
        </w:tc>
        <w:tc>
          <w:tcPr>
            <w:tcW w:w="6604" w:type="dxa"/>
            <w:tcBorders>
              <w:top w:val="single" w:sz="4" w:space="0" w:color="000000"/>
              <w:left w:val="single" w:sz="4" w:space="0" w:color="000000"/>
              <w:bottom w:val="single" w:sz="4" w:space="0" w:color="000000"/>
              <w:right w:val="single" w:sz="4" w:space="0" w:color="000000"/>
            </w:tcBorders>
            <w:shd w:val="clear" w:color="auto" w:fill="1F3863"/>
          </w:tcPr>
          <w:p w14:paraId="0F6BCC49" w14:textId="77777777" w:rsidR="006B3FC0" w:rsidRDefault="00000000">
            <w:pPr>
              <w:spacing w:after="0" w:line="259" w:lineRule="auto"/>
              <w:ind w:left="1" w:right="0" w:firstLine="0"/>
              <w:jc w:val="left"/>
            </w:pPr>
            <w:r>
              <w:rPr>
                <w:b/>
                <w:color w:val="FFFFFF"/>
              </w:rPr>
              <w:t xml:space="preserve">Detailed Sub-Criteria </w:t>
            </w:r>
          </w:p>
        </w:tc>
        <w:tc>
          <w:tcPr>
            <w:tcW w:w="848" w:type="dxa"/>
            <w:tcBorders>
              <w:top w:val="single" w:sz="4" w:space="0" w:color="000000"/>
              <w:left w:val="single" w:sz="4" w:space="0" w:color="000000"/>
              <w:bottom w:val="single" w:sz="4" w:space="0" w:color="000000"/>
              <w:right w:val="single" w:sz="4" w:space="0" w:color="000000"/>
            </w:tcBorders>
            <w:shd w:val="clear" w:color="auto" w:fill="1F3863"/>
          </w:tcPr>
          <w:p w14:paraId="3588C71D" w14:textId="77777777" w:rsidR="006B3FC0" w:rsidRDefault="00000000">
            <w:pPr>
              <w:spacing w:after="0" w:line="259" w:lineRule="auto"/>
              <w:ind w:left="1" w:right="0" w:firstLine="0"/>
              <w:jc w:val="left"/>
            </w:pPr>
            <w:r>
              <w:rPr>
                <w:b/>
                <w:color w:val="FFFFFF"/>
              </w:rPr>
              <w:t xml:space="preserve">Score </w:t>
            </w:r>
          </w:p>
        </w:tc>
      </w:tr>
      <w:tr w:rsidR="006B3FC0" w14:paraId="26051A4C" w14:textId="77777777">
        <w:trPr>
          <w:gridAfter w:val="1"/>
          <w:wAfter w:w="6" w:type="dxa"/>
          <w:trHeight w:val="1720"/>
        </w:trPr>
        <w:tc>
          <w:tcPr>
            <w:tcW w:w="1902" w:type="dxa"/>
            <w:tcBorders>
              <w:top w:val="single" w:sz="4" w:space="0" w:color="000000"/>
              <w:left w:val="single" w:sz="4" w:space="0" w:color="000000"/>
              <w:bottom w:val="single" w:sz="4" w:space="0" w:color="000000"/>
              <w:right w:val="single" w:sz="4" w:space="0" w:color="000000"/>
            </w:tcBorders>
          </w:tcPr>
          <w:p w14:paraId="7A54DAB3" w14:textId="77777777" w:rsidR="006B3FC0" w:rsidRDefault="00000000">
            <w:pPr>
              <w:spacing w:after="13" w:line="242" w:lineRule="auto"/>
              <w:ind w:left="0" w:right="0" w:firstLine="0"/>
            </w:pPr>
            <w:r>
              <w:rPr>
                <w:sz w:val="20"/>
              </w:rPr>
              <w:t xml:space="preserve">Understanding of Context &amp; Diagnostic </w:t>
            </w:r>
          </w:p>
          <w:p w14:paraId="2456F6D8" w14:textId="77777777" w:rsidR="006B3FC0" w:rsidRDefault="00000000">
            <w:pPr>
              <w:spacing w:after="0" w:line="259" w:lineRule="auto"/>
              <w:ind w:left="0" w:right="0" w:firstLine="0"/>
              <w:jc w:val="left"/>
            </w:pPr>
            <w:r>
              <w:rPr>
                <w:sz w:val="20"/>
              </w:rPr>
              <w:t>Approach</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7489303" w14:textId="77777777" w:rsidR="006B3FC0" w:rsidRDefault="00000000">
            <w:pPr>
              <w:numPr>
                <w:ilvl w:val="0"/>
                <w:numId w:val="23"/>
              </w:numPr>
              <w:spacing w:after="1" w:line="240" w:lineRule="auto"/>
              <w:ind w:right="50" w:hanging="361"/>
            </w:pPr>
            <w:r>
              <w:rPr>
                <w:sz w:val="20"/>
              </w:rPr>
              <w:t>Depth and specificity of understanding of the BISP beneficiary profile, the digital wallet transition, and the barriers facing women beneficiaries, as reflected in the proposal. (</w:t>
            </w:r>
            <w:r>
              <w:rPr>
                <w:b/>
                <w:sz w:val="20"/>
              </w:rPr>
              <w:t>5</w:t>
            </w:r>
            <w:r>
              <w:rPr>
                <w:sz w:val="20"/>
              </w:rPr>
              <w:t xml:space="preserve">) </w:t>
            </w:r>
          </w:p>
          <w:p w14:paraId="763CAC0F" w14:textId="77777777" w:rsidR="006B3FC0" w:rsidRDefault="00000000">
            <w:pPr>
              <w:numPr>
                <w:ilvl w:val="0"/>
                <w:numId w:val="23"/>
              </w:numPr>
              <w:spacing w:after="0" w:line="259" w:lineRule="auto"/>
              <w:ind w:right="50" w:hanging="361"/>
            </w:pPr>
            <w:r>
              <w:rPr>
                <w:sz w:val="20"/>
              </w:rPr>
              <w:t>Rigor and appropriateness of the proposed baseline diagnostic methodology and tools, and the beneficiary segmentation framework (including device access/connectivity profiling) that will drive the training design. (</w:t>
            </w:r>
            <w:r>
              <w:rPr>
                <w:b/>
                <w:sz w:val="20"/>
              </w:rPr>
              <w:t>5</w:t>
            </w:r>
            <w:r>
              <w:rPr>
                <w:sz w:val="20"/>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10A1B0B7" w14:textId="77777777" w:rsidR="006B3FC0" w:rsidRDefault="00000000">
            <w:pPr>
              <w:spacing w:after="0" w:line="259" w:lineRule="auto"/>
              <w:ind w:left="1" w:right="0" w:firstLine="0"/>
              <w:jc w:val="left"/>
            </w:pPr>
            <w:r>
              <w:rPr>
                <w:b/>
                <w:sz w:val="20"/>
              </w:rPr>
              <w:t>10</w:t>
            </w:r>
            <w:r>
              <w:t xml:space="preserve"> </w:t>
            </w:r>
          </w:p>
        </w:tc>
      </w:tr>
      <w:tr w:rsidR="006B3FC0" w14:paraId="4F74A848" w14:textId="77777777">
        <w:trPr>
          <w:gridAfter w:val="1"/>
          <w:wAfter w:w="6" w:type="dxa"/>
          <w:trHeight w:val="2021"/>
        </w:trPr>
        <w:tc>
          <w:tcPr>
            <w:tcW w:w="1902" w:type="dxa"/>
            <w:tcBorders>
              <w:top w:val="single" w:sz="4" w:space="0" w:color="000000"/>
              <w:left w:val="single" w:sz="4" w:space="0" w:color="000000"/>
              <w:bottom w:val="single" w:sz="4" w:space="0" w:color="000000"/>
              <w:right w:val="single" w:sz="4" w:space="0" w:color="000000"/>
            </w:tcBorders>
          </w:tcPr>
          <w:p w14:paraId="2CCEA9D5" w14:textId="77777777" w:rsidR="006B3FC0" w:rsidRPr="00154708" w:rsidRDefault="00000000">
            <w:pPr>
              <w:tabs>
                <w:tab w:val="right" w:pos="1732"/>
              </w:tabs>
              <w:spacing w:after="0" w:line="259" w:lineRule="auto"/>
              <w:ind w:left="0" w:right="0" w:firstLine="0"/>
              <w:jc w:val="left"/>
              <w:rPr>
                <w:highlight w:val="green"/>
                <w:rPrChange w:id="25" w:author="Kamran Khan" w:date="2026-10-06T20:35:00Z" w16du:dateUtc="2026-10-06T15:35:00Z">
                  <w:rPr/>
                </w:rPrChange>
              </w:rPr>
            </w:pPr>
            <w:r w:rsidRPr="00154708">
              <w:rPr>
                <w:sz w:val="20"/>
                <w:highlight w:val="green"/>
                <w:rPrChange w:id="26" w:author="Kamran Khan" w:date="2026-10-06T20:35:00Z" w16du:dateUtc="2026-10-06T15:35:00Z">
                  <w:rPr>
                    <w:sz w:val="20"/>
                  </w:rPr>
                </w:rPrChange>
              </w:rPr>
              <w:t xml:space="preserve">Curriculum </w:t>
            </w:r>
            <w:r w:rsidRPr="00154708">
              <w:rPr>
                <w:sz w:val="20"/>
                <w:highlight w:val="green"/>
                <w:rPrChange w:id="27" w:author="Kamran Khan" w:date="2026-10-06T20:35:00Z" w16du:dateUtc="2026-10-06T15:35:00Z">
                  <w:rPr>
                    <w:sz w:val="20"/>
                  </w:rPr>
                </w:rPrChange>
              </w:rPr>
              <w:tab/>
              <w:t xml:space="preserve">Design </w:t>
            </w:r>
          </w:p>
          <w:p w14:paraId="0F560A27" w14:textId="77777777" w:rsidR="006B3FC0" w:rsidRPr="00154708" w:rsidRDefault="00000000">
            <w:pPr>
              <w:tabs>
                <w:tab w:val="right" w:pos="1732"/>
              </w:tabs>
              <w:spacing w:after="0" w:line="259" w:lineRule="auto"/>
              <w:ind w:left="0" w:right="0" w:firstLine="0"/>
              <w:jc w:val="left"/>
              <w:rPr>
                <w:highlight w:val="green"/>
                <w:rPrChange w:id="28" w:author="Kamran Khan" w:date="2026-10-06T20:35:00Z" w16du:dateUtc="2026-10-06T15:35:00Z">
                  <w:rPr/>
                </w:rPrChange>
              </w:rPr>
            </w:pPr>
            <w:r w:rsidRPr="00154708">
              <w:rPr>
                <w:sz w:val="20"/>
                <w:highlight w:val="green"/>
                <w:rPrChange w:id="29" w:author="Kamran Khan" w:date="2026-10-06T20:35:00Z" w16du:dateUtc="2026-10-06T15:35:00Z">
                  <w:rPr>
                    <w:sz w:val="20"/>
                  </w:rPr>
                </w:rPrChange>
              </w:rPr>
              <w:t xml:space="preserve">Planning </w:t>
            </w:r>
            <w:r w:rsidRPr="00154708">
              <w:rPr>
                <w:sz w:val="20"/>
                <w:highlight w:val="green"/>
                <w:rPrChange w:id="30" w:author="Kamran Khan" w:date="2026-10-06T20:35:00Z" w16du:dateUtc="2026-10-06T15:35:00Z">
                  <w:rPr>
                    <w:sz w:val="20"/>
                  </w:rPr>
                </w:rPrChange>
              </w:rPr>
              <w:tab/>
              <w:t xml:space="preserve">and </w:t>
            </w:r>
          </w:p>
          <w:p w14:paraId="72D02F5D" w14:textId="77777777" w:rsidR="006B3FC0" w:rsidRDefault="00000000">
            <w:pPr>
              <w:spacing w:after="0" w:line="259" w:lineRule="auto"/>
              <w:ind w:left="0" w:right="0" w:firstLine="0"/>
              <w:jc w:val="left"/>
            </w:pPr>
            <w:r w:rsidRPr="00154708">
              <w:rPr>
                <w:sz w:val="20"/>
                <w:highlight w:val="green"/>
                <w:rPrChange w:id="31" w:author="Kamran Khan" w:date="2026-10-06T20:35:00Z" w16du:dateUtc="2026-10-06T15:35:00Z">
                  <w:rPr>
                    <w:sz w:val="20"/>
                  </w:rPr>
                </w:rPrChange>
              </w:rPr>
              <w:t>Development</w:t>
            </w:r>
            <w:r>
              <w:rPr>
                <w:sz w:val="20"/>
              </w:rPr>
              <w:t xml:space="preserve"> </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7B601A4" w14:textId="77777777" w:rsidR="006B3FC0" w:rsidRDefault="00000000">
            <w:pPr>
              <w:numPr>
                <w:ilvl w:val="0"/>
                <w:numId w:val="24"/>
              </w:numPr>
              <w:spacing w:after="10" w:line="247" w:lineRule="auto"/>
              <w:ind w:right="0" w:hanging="361"/>
            </w:pPr>
            <w:r>
              <w:rPr>
                <w:sz w:val="20"/>
              </w:rPr>
              <w:t xml:space="preserve">Quality and specificity of the proposed task-based curriculum against the high-impact behaviours (PIN use, safe transactions, fraud/scam </w:t>
            </w:r>
          </w:p>
          <w:p w14:paraId="5C69B7FC" w14:textId="77777777" w:rsidR="006B3FC0" w:rsidRDefault="00000000">
            <w:pPr>
              <w:spacing w:after="0" w:line="259" w:lineRule="auto"/>
              <w:ind w:left="722" w:right="0" w:firstLine="0"/>
              <w:jc w:val="left"/>
            </w:pPr>
            <w:r>
              <w:rPr>
                <w:sz w:val="20"/>
              </w:rPr>
              <w:t>awareness, financial capability, grievance redressal). (</w:t>
            </w:r>
            <w:r>
              <w:rPr>
                <w:b/>
                <w:sz w:val="20"/>
              </w:rPr>
              <w:t>5</w:t>
            </w:r>
            <w:r>
              <w:rPr>
                <w:sz w:val="20"/>
              </w:rPr>
              <w:t>)</w:t>
            </w:r>
            <w:r>
              <w:t xml:space="preserve"> </w:t>
            </w:r>
          </w:p>
          <w:p w14:paraId="5EC41C5B" w14:textId="77777777" w:rsidR="006B3FC0" w:rsidRDefault="00000000">
            <w:pPr>
              <w:numPr>
                <w:ilvl w:val="0"/>
                <w:numId w:val="24"/>
              </w:numPr>
              <w:spacing w:after="14" w:line="240" w:lineRule="auto"/>
              <w:ind w:right="0" w:hanging="361"/>
            </w:pPr>
            <w:r>
              <w:rPr>
                <w:sz w:val="20"/>
              </w:rPr>
              <w:t>Appropriateness of proposed content formats for low-literacy audiences across both physical channels (facilitator guides, booklets, job aids, toolkits) and digital channels. (</w:t>
            </w:r>
            <w:r>
              <w:rPr>
                <w:b/>
                <w:sz w:val="20"/>
              </w:rPr>
              <w:t>5</w:t>
            </w:r>
            <w:r>
              <w:rPr>
                <w:sz w:val="20"/>
              </w:rPr>
              <w:t>)</w:t>
            </w:r>
            <w:r>
              <w:t xml:space="preserve"> </w:t>
            </w:r>
          </w:p>
          <w:p w14:paraId="2480B8C9" w14:textId="77777777" w:rsidR="006B3FC0" w:rsidRDefault="00000000">
            <w:pPr>
              <w:numPr>
                <w:ilvl w:val="0"/>
                <w:numId w:val="24"/>
              </w:numPr>
              <w:spacing w:after="0" w:line="259" w:lineRule="auto"/>
              <w:ind w:right="0" w:hanging="361"/>
            </w:pPr>
            <w:r>
              <w:rPr>
                <w:sz w:val="20"/>
              </w:rPr>
              <w:t>Strength and specificity of the gender-intentional content design. Concreteness of the language/dialect localization plan. (</w:t>
            </w:r>
            <w:r>
              <w:rPr>
                <w:b/>
                <w:sz w:val="20"/>
              </w:rPr>
              <w:t>5</w:t>
            </w:r>
            <w:r>
              <w:rPr>
                <w:sz w:val="20"/>
              </w:rPr>
              <w:t xml:space="preserve">) </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793DB5CE" w14:textId="77777777" w:rsidR="006B3FC0" w:rsidRDefault="00000000">
            <w:pPr>
              <w:spacing w:after="0" w:line="259" w:lineRule="auto"/>
              <w:ind w:left="1" w:right="0" w:firstLine="0"/>
              <w:jc w:val="left"/>
            </w:pPr>
            <w:r>
              <w:rPr>
                <w:b/>
                <w:sz w:val="20"/>
              </w:rPr>
              <w:t>15</w:t>
            </w:r>
            <w:r>
              <w:t xml:space="preserve"> </w:t>
            </w:r>
          </w:p>
        </w:tc>
      </w:tr>
      <w:tr w:rsidR="006B3FC0" w14:paraId="69E04578" w14:textId="77777777">
        <w:trPr>
          <w:gridAfter w:val="1"/>
          <w:wAfter w:w="6" w:type="dxa"/>
          <w:trHeight w:val="2772"/>
        </w:trPr>
        <w:tc>
          <w:tcPr>
            <w:tcW w:w="1902" w:type="dxa"/>
            <w:tcBorders>
              <w:top w:val="single" w:sz="4" w:space="0" w:color="000000"/>
              <w:left w:val="single" w:sz="4" w:space="0" w:color="000000"/>
              <w:bottom w:val="single" w:sz="4" w:space="0" w:color="000000"/>
              <w:right w:val="single" w:sz="4" w:space="0" w:color="000000"/>
            </w:tcBorders>
          </w:tcPr>
          <w:p w14:paraId="4968A327" w14:textId="77777777" w:rsidR="006B3FC0" w:rsidRPr="00154708" w:rsidRDefault="00000000">
            <w:pPr>
              <w:spacing w:after="0" w:line="259" w:lineRule="auto"/>
              <w:ind w:left="0" w:right="0" w:firstLine="0"/>
              <w:jc w:val="left"/>
              <w:rPr>
                <w:highlight w:val="green"/>
                <w:rPrChange w:id="32" w:author="Kamran Khan" w:date="2026-10-06T20:35:00Z" w16du:dateUtc="2026-10-06T15:35:00Z">
                  <w:rPr/>
                </w:rPrChange>
              </w:rPr>
            </w:pPr>
            <w:r w:rsidRPr="00154708">
              <w:rPr>
                <w:sz w:val="20"/>
                <w:highlight w:val="green"/>
                <w:rPrChange w:id="33" w:author="Kamran Khan" w:date="2026-10-06T20:35:00Z" w16du:dateUtc="2026-10-06T15:35:00Z">
                  <w:rPr>
                    <w:sz w:val="20"/>
                  </w:rPr>
                </w:rPrChange>
              </w:rPr>
              <w:t xml:space="preserve">Blended </w:t>
            </w:r>
          </w:p>
          <w:p w14:paraId="4E47F692" w14:textId="77777777" w:rsidR="006B3FC0" w:rsidRDefault="00000000">
            <w:pPr>
              <w:spacing w:after="0" w:line="259" w:lineRule="auto"/>
              <w:ind w:left="0" w:right="0" w:firstLine="0"/>
            </w:pPr>
            <w:r w:rsidRPr="00154708">
              <w:rPr>
                <w:sz w:val="20"/>
                <w:highlight w:val="green"/>
                <w:rPrChange w:id="34" w:author="Kamran Khan" w:date="2026-10-06T20:35:00Z" w16du:dateUtc="2026-10-06T15:35:00Z">
                  <w:rPr>
                    <w:sz w:val="20"/>
                  </w:rPr>
                </w:rPrChange>
              </w:rPr>
              <w:t>Deployment &amp; RollOut Strategy</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9CB0BFE" w14:textId="77777777" w:rsidR="006B3FC0" w:rsidRDefault="00000000">
            <w:pPr>
              <w:numPr>
                <w:ilvl w:val="0"/>
                <w:numId w:val="25"/>
              </w:numPr>
              <w:spacing w:after="18" w:line="239" w:lineRule="auto"/>
              <w:ind w:right="45" w:hanging="361"/>
            </w:pPr>
            <w:r>
              <w:rPr>
                <w:sz w:val="20"/>
              </w:rPr>
              <w:t>Quality, coherence, and evidentiary justification of the proposed physical-to-digital modality split by beneficiary segment and geography (not a restated default ratio). (</w:t>
            </w:r>
            <w:r>
              <w:rPr>
                <w:b/>
                <w:sz w:val="20"/>
              </w:rPr>
              <w:t>4</w:t>
            </w:r>
            <w:r>
              <w:rPr>
                <w:sz w:val="20"/>
              </w:rPr>
              <w:t xml:space="preserve">) </w:t>
            </w:r>
            <w:r>
              <w:t xml:space="preserve"> </w:t>
            </w:r>
          </w:p>
          <w:p w14:paraId="3D97D7A8" w14:textId="77777777" w:rsidR="006B3FC0" w:rsidRDefault="00000000">
            <w:pPr>
              <w:numPr>
                <w:ilvl w:val="0"/>
                <w:numId w:val="25"/>
              </w:numPr>
              <w:spacing w:after="18" w:line="239" w:lineRule="auto"/>
              <w:ind w:right="45" w:hanging="361"/>
            </w:pPr>
            <w:r>
              <w:rPr>
                <w:sz w:val="20"/>
              </w:rPr>
              <w:t>Clarity of the channel-to-content mapping and the sequencing framework across the beneficiary journey from mobilization through sustained usage. (</w:t>
            </w:r>
            <w:r>
              <w:rPr>
                <w:b/>
                <w:sz w:val="20"/>
              </w:rPr>
              <w:t>3</w:t>
            </w:r>
            <w:r>
              <w:rPr>
                <w:sz w:val="20"/>
              </w:rPr>
              <w:t>)</w:t>
            </w:r>
            <w:r>
              <w:t xml:space="preserve"> </w:t>
            </w:r>
          </w:p>
          <w:p w14:paraId="05390D58" w14:textId="77777777" w:rsidR="006B3FC0" w:rsidRDefault="00000000">
            <w:pPr>
              <w:numPr>
                <w:ilvl w:val="0"/>
                <w:numId w:val="25"/>
              </w:numPr>
              <w:spacing w:after="17" w:line="237" w:lineRule="auto"/>
              <w:ind w:right="45" w:hanging="361"/>
            </w:pPr>
            <w:r>
              <w:rPr>
                <w:sz w:val="20"/>
              </w:rPr>
              <w:t>Technical feasibility of the proposed digital channels and its offlinefirst contingency approach. (</w:t>
            </w:r>
            <w:r>
              <w:rPr>
                <w:b/>
                <w:sz w:val="20"/>
              </w:rPr>
              <w:t>3</w:t>
            </w:r>
            <w:r>
              <w:rPr>
                <w:sz w:val="20"/>
              </w:rPr>
              <w:t>)</w:t>
            </w:r>
            <w:r>
              <w:t xml:space="preserve"> </w:t>
            </w:r>
          </w:p>
          <w:p w14:paraId="78C19D1E" w14:textId="77777777" w:rsidR="006B3FC0" w:rsidRDefault="00000000">
            <w:pPr>
              <w:numPr>
                <w:ilvl w:val="0"/>
                <w:numId w:val="25"/>
              </w:numPr>
              <w:spacing w:after="0" w:line="259" w:lineRule="auto"/>
              <w:ind w:right="45" w:hanging="361"/>
            </w:pPr>
            <w:r>
              <w:rPr>
                <w:sz w:val="20"/>
              </w:rPr>
              <w:t>Strength and specificity of the proposed behavioural reinforcement design, mobilization/GTM approach, and the Phase 1 pilot and coursecorrection methodology. (</w:t>
            </w:r>
            <w:r>
              <w:rPr>
                <w:b/>
                <w:sz w:val="20"/>
              </w:rPr>
              <w:t>5</w:t>
            </w:r>
            <w:r>
              <w:rPr>
                <w:sz w:val="20"/>
              </w:rPr>
              <w:t>)</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36B571EC" w14:textId="77777777" w:rsidR="006B3FC0" w:rsidRDefault="00000000">
            <w:pPr>
              <w:spacing w:after="0" w:line="259" w:lineRule="auto"/>
              <w:ind w:left="1" w:right="0" w:firstLine="0"/>
              <w:jc w:val="left"/>
            </w:pPr>
            <w:r>
              <w:rPr>
                <w:b/>
                <w:sz w:val="20"/>
              </w:rPr>
              <w:t>15</w:t>
            </w:r>
            <w:r>
              <w:t xml:space="preserve"> </w:t>
            </w:r>
          </w:p>
        </w:tc>
      </w:tr>
      <w:tr w:rsidR="006B3FC0" w14:paraId="084B4568" w14:textId="77777777">
        <w:trPr>
          <w:gridAfter w:val="1"/>
          <w:wAfter w:w="6" w:type="dxa"/>
          <w:trHeight w:val="2695"/>
        </w:trPr>
        <w:tc>
          <w:tcPr>
            <w:tcW w:w="1902" w:type="dxa"/>
            <w:tcBorders>
              <w:top w:val="single" w:sz="4" w:space="0" w:color="000000"/>
              <w:left w:val="single" w:sz="4" w:space="0" w:color="000000"/>
              <w:bottom w:val="single" w:sz="4" w:space="0" w:color="000000"/>
              <w:right w:val="single" w:sz="4" w:space="0" w:color="000000"/>
            </w:tcBorders>
          </w:tcPr>
          <w:p w14:paraId="5BD60B85" w14:textId="77777777" w:rsidR="006B3FC0" w:rsidRDefault="00000000">
            <w:pPr>
              <w:spacing w:after="0" w:line="259" w:lineRule="auto"/>
              <w:ind w:left="0" w:right="0" w:firstLine="0"/>
              <w:jc w:val="left"/>
            </w:pPr>
            <w:r>
              <w:rPr>
                <w:sz w:val="20"/>
              </w:rPr>
              <w:lastRenderedPageBreak/>
              <w:t xml:space="preserve">Implementation </w:t>
            </w:r>
          </w:p>
          <w:p w14:paraId="3D84E1FB" w14:textId="77777777" w:rsidR="006B3FC0" w:rsidRDefault="00000000">
            <w:pPr>
              <w:spacing w:after="0" w:line="259" w:lineRule="auto"/>
              <w:ind w:left="0" w:right="0" w:firstLine="0"/>
              <w:jc w:val="left"/>
            </w:pPr>
            <w:r>
              <w:rPr>
                <w:sz w:val="20"/>
              </w:rPr>
              <w:t xml:space="preserve">Workplan, </w:t>
            </w:r>
          </w:p>
          <w:p w14:paraId="2DDE2CE8" w14:textId="77777777" w:rsidR="006B3FC0" w:rsidRDefault="00000000">
            <w:pPr>
              <w:spacing w:after="0" w:line="259" w:lineRule="auto"/>
              <w:ind w:left="0" w:right="0" w:firstLine="0"/>
              <w:jc w:val="left"/>
            </w:pPr>
            <w:r>
              <w:rPr>
                <w:sz w:val="20"/>
              </w:rPr>
              <w:t xml:space="preserve">Deployment Plan &amp; </w:t>
            </w:r>
          </w:p>
          <w:p w14:paraId="3F6D8823" w14:textId="77777777" w:rsidR="006B3FC0" w:rsidRDefault="00000000">
            <w:pPr>
              <w:spacing w:after="0" w:line="259" w:lineRule="auto"/>
              <w:ind w:left="0" w:right="0" w:firstLine="0"/>
              <w:jc w:val="left"/>
            </w:pPr>
            <w:r>
              <w:rPr>
                <w:sz w:val="20"/>
              </w:rPr>
              <w:t xml:space="preserve">Risk Management </w:t>
            </w:r>
          </w:p>
        </w:tc>
        <w:tc>
          <w:tcPr>
            <w:tcW w:w="6604" w:type="dxa"/>
            <w:tcBorders>
              <w:top w:val="single" w:sz="4" w:space="0" w:color="000000"/>
              <w:left w:val="single" w:sz="4" w:space="0" w:color="000000"/>
              <w:bottom w:val="single" w:sz="4" w:space="0" w:color="000000"/>
              <w:right w:val="single" w:sz="4" w:space="0" w:color="000000"/>
            </w:tcBorders>
          </w:tcPr>
          <w:p w14:paraId="680C87F8" w14:textId="77777777" w:rsidR="006B3FC0" w:rsidRDefault="00000000">
            <w:pPr>
              <w:numPr>
                <w:ilvl w:val="0"/>
                <w:numId w:val="26"/>
              </w:numPr>
              <w:spacing w:after="1" w:line="240" w:lineRule="auto"/>
              <w:ind w:right="50" w:hanging="361"/>
            </w:pPr>
            <w:r>
              <w:rPr>
                <w:sz w:val="20"/>
              </w:rPr>
              <w:t>Pragmatic approach and internal consistency of the proposed workplan and phasing against the indicative deliverables schedule Sub-section 5 of Section 4. (</w:t>
            </w:r>
            <w:r>
              <w:rPr>
                <w:b/>
                <w:sz w:val="20"/>
              </w:rPr>
              <w:t>3</w:t>
            </w:r>
            <w:r>
              <w:rPr>
                <w:sz w:val="20"/>
              </w:rPr>
              <w:t xml:space="preserve">) </w:t>
            </w:r>
          </w:p>
          <w:p w14:paraId="43C92C74" w14:textId="77777777" w:rsidR="006B3FC0" w:rsidRDefault="00000000">
            <w:pPr>
              <w:numPr>
                <w:ilvl w:val="0"/>
                <w:numId w:val="26"/>
              </w:numPr>
              <w:spacing w:after="14" w:line="240" w:lineRule="auto"/>
              <w:ind w:right="50" w:hanging="361"/>
            </w:pPr>
            <w:r>
              <w:rPr>
                <w:sz w:val="20"/>
              </w:rPr>
              <w:t>Specificity of the level-of-effort and field deployment plan (numbers/roles of trainers and field staff mapped to beneficiary volumes and geography, not general staff qualifications). (</w:t>
            </w:r>
            <w:r>
              <w:rPr>
                <w:b/>
                <w:sz w:val="20"/>
              </w:rPr>
              <w:t>2</w:t>
            </w:r>
            <w:r>
              <w:rPr>
                <w:sz w:val="20"/>
              </w:rPr>
              <w:t xml:space="preserve">) </w:t>
            </w:r>
          </w:p>
          <w:p w14:paraId="17BB458B" w14:textId="77777777" w:rsidR="006B3FC0" w:rsidRDefault="00000000">
            <w:pPr>
              <w:numPr>
                <w:ilvl w:val="0"/>
                <w:numId w:val="26"/>
              </w:numPr>
              <w:spacing w:after="0" w:line="259" w:lineRule="auto"/>
              <w:ind w:right="50" w:hanging="361"/>
            </w:pPr>
            <w:r>
              <w:rPr>
                <w:sz w:val="20"/>
              </w:rPr>
              <w:t xml:space="preserve">Quality and specificity of the proposed Master Trainer/ToT </w:t>
            </w:r>
          </w:p>
          <w:p w14:paraId="0667B274" w14:textId="77777777" w:rsidR="006B3FC0" w:rsidRDefault="00000000">
            <w:pPr>
              <w:spacing w:after="0" w:line="259" w:lineRule="auto"/>
              <w:ind w:left="722" w:right="0" w:firstLine="0"/>
              <w:jc w:val="left"/>
            </w:pPr>
            <w:r>
              <w:rPr>
                <w:sz w:val="20"/>
              </w:rPr>
              <w:t>certification design. (</w:t>
            </w:r>
            <w:r>
              <w:rPr>
                <w:b/>
                <w:sz w:val="20"/>
              </w:rPr>
              <w:t>3</w:t>
            </w:r>
            <w:r>
              <w:rPr>
                <w:sz w:val="20"/>
              </w:rPr>
              <w:t xml:space="preserve">) </w:t>
            </w:r>
          </w:p>
          <w:p w14:paraId="5335AE28" w14:textId="77777777" w:rsidR="006B3FC0" w:rsidRDefault="00000000">
            <w:pPr>
              <w:numPr>
                <w:ilvl w:val="0"/>
                <w:numId w:val="26"/>
              </w:numPr>
              <w:spacing w:after="0" w:line="259" w:lineRule="auto"/>
              <w:ind w:right="50" w:hanging="361"/>
            </w:pPr>
            <w:r>
              <w:rPr>
                <w:sz w:val="20"/>
              </w:rPr>
              <w:t>Identification of assignment-specific risks (attendance, connectivity, mobility, socio-cultural constraints) with credible, proposal-specific mitigation measures. (</w:t>
            </w:r>
            <w:r>
              <w:rPr>
                <w:b/>
                <w:sz w:val="20"/>
              </w:rPr>
              <w:t>2</w:t>
            </w:r>
            <w:r>
              <w:rPr>
                <w:sz w:val="20"/>
              </w:rPr>
              <w:t xml:space="preserve">)  </w:t>
            </w:r>
          </w:p>
        </w:tc>
        <w:tc>
          <w:tcPr>
            <w:tcW w:w="848" w:type="dxa"/>
            <w:tcBorders>
              <w:top w:val="single" w:sz="4" w:space="0" w:color="000000"/>
              <w:left w:val="single" w:sz="4" w:space="0" w:color="000000"/>
              <w:bottom w:val="single" w:sz="4" w:space="0" w:color="000000"/>
              <w:right w:val="single" w:sz="4" w:space="0" w:color="000000"/>
            </w:tcBorders>
          </w:tcPr>
          <w:p w14:paraId="4D672034" w14:textId="77777777" w:rsidR="006B3FC0" w:rsidRDefault="00000000">
            <w:pPr>
              <w:spacing w:after="0" w:line="259" w:lineRule="auto"/>
              <w:ind w:left="1" w:right="0" w:firstLine="0"/>
              <w:jc w:val="left"/>
            </w:pPr>
            <w:r>
              <w:rPr>
                <w:b/>
                <w:sz w:val="20"/>
              </w:rPr>
              <w:t xml:space="preserve">10 </w:t>
            </w:r>
          </w:p>
        </w:tc>
      </w:tr>
      <w:tr w:rsidR="006B3FC0" w14:paraId="0F364449" w14:textId="77777777">
        <w:trPr>
          <w:gridAfter w:val="1"/>
          <w:wAfter w:w="6" w:type="dxa"/>
          <w:trHeight w:val="1270"/>
        </w:trPr>
        <w:tc>
          <w:tcPr>
            <w:tcW w:w="1902" w:type="dxa"/>
            <w:tcBorders>
              <w:top w:val="single" w:sz="4" w:space="0" w:color="000000"/>
              <w:left w:val="single" w:sz="4" w:space="0" w:color="000000"/>
              <w:bottom w:val="single" w:sz="4" w:space="0" w:color="000000"/>
              <w:right w:val="single" w:sz="4" w:space="0" w:color="000000"/>
            </w:tcBorders>
          </w:tcPr>
          <w:p w14:paraId="4AB26A71" w14:textId="77777777" w:rsidR="006B3FC0" w:rsidRDefault="00000000">
            <w:pPr>
              <w:spacing w:after="0" w:line="259" w:lineRule="auto"/>
              <w:ind w:left="0" w:right="0" w:firstLine="0"/>
            </w:pPr>
            <w:r>
              <w:rPr>
                <w:sz w:val="20"/>
              </w:rPr>
              <w:t>Reporting &amp; Quality Assurance Design</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9AA4BB7" w14:textId="380B7588" w:rsidR="006B3FC0" w:rsidRDefault="00000000">
            <w:pPr>
              <w:numPr>
                <w:ilvl w:val="0"/>
                <w:numId w:val="27"/>
              </w:numPr>
              <w:spacing w:after="18" w:line="239" w:lineRule="auto"/>
              <w:ind w:right="23" w:hanging="361"/>
            </w:pPr>
            <w:r>
              <w:rPr>
                <w:sz w:val="20"/>
              </w:rPr>
              <w:t xml:space="preserve">Rigor and specificity of the proposed indicator, and how </w:t>
            </w:r>
            <w:del w:id="35" w:author="Kamran Khan" w:date="2026-10-07T15:56:00Z" w16du:dateUtc="2026-10-07T10:56:00Z">
              <w:r w:rsidDel="002056E8">
                <w:rPr>
                  <w:sz w:val="20"/>
                </w:rPr>
                <w:delText>clearly</w:delText>
              </w:r>
            </w:del>
            <w:ins w:id="36" w:author="Kamran Khan" w:date="2026-10-07T15:56:00Z" w16du:dateUtc="2026-10-07T10:56:00Z">
              <w:r w:rsidR="002056E8">
                <w:rPr>
                  <w:sz w:val="20"/>
                </w:rPr>
                <w:t>clearly,</w:t>
              </w:r>
            </w:ins>
            <w:r>
              <w:rPr>
                <w:sz w:val="20"/>
              </w:rPr>
              <w:t xml:space="preserve"> it is mapped to the objectives and success measures in Sub-section 4 of Section 4 of RFP. (</w:t>
            </w:r>
            <w:r>
              <w:rPr>
                <w:b/>
                <w:sz w:val="20"/>
              </w:rPr>
              <w:t>2.5</w:t>
            </w:r>
            <w:r>
              <w:rPr>
                <w:sz w:val="20"/>
              </w:rPr>
              <w:t>)</w:t>
            </w:r>
            <w:r>
              <w:t xml:space="preserve"> </w:t>
            </w:r>
          </w:p>
          <w:p w14:paraId="55277D14" w14:textId="77777777" w:rsidR="006B3FC0" w:rsidRDefault="00000000">
            <w:pPr>
              <w:numPr>
                <w:ilvl w:val="0"/>
                <w:numId w:val="27"/>
              </w:numPr>
              <w:spacing w:after="0" w:line="259" w:lineRule="auto"/>
              <w:ind w:right="23" w:hanging="361"/>
            </w:pPr>
            <w:r>
              <w:rPr>
                <w:sz w:val="20"/>
              </w:rPr>
              <w:t>Data management and ethical handling approach for beneficiary data, consistent with SBP/PTA and BISP requirements. (</w:t>
            </w:r>
            <w:r>
              <w:rPr>
                <w:b/>
                <w:sz w:val="20"/>
              </w:rPr>
              <w:t>2.5</w:t>
            </w:r>
            <w:r>
              <w:rPr>
                <w:sz w:val="20"/>
              </w:rPr>
              <w:t>)</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66F63AAF" w14:textId="77777777" w:rsidR="006B3FC0" w:rsidRDefault="00000000">
            <w:pPr>
              <w:spacing w:after="0" w:line="259" w:lineRule="auto"/>
              <w:ind w:left="1" w:right="0" w:firstLine="0"/>
              <w:jc w:val="left"/>
            </w:pPr>
            <w:r>
              <w:rPr>
                <w:b/>
              </w:rPr>
              <w:t xml:space="preserve">5 </w:t>
            </w:r>
          </w:p>
        </w:tc>
      </w:tr>
      <w:tr w:rsidR="006B3FC0" w14:paraId="51B11C43" w14:textId="77777777">
        <w:trPr>
          <w:gridAfter w:val="1"/>
          <w:wAfter w:w="6" w:type="dxa"/>
          <w:trHeight w:val="1231"/>
        </w:trPr>
        <w:tc>
          <w:tcPr>
            <w:tcW w:w="1902" w:type="dxa"/>
            <w:tcBorders>
              <w:top w:val="single" w:sz="4" w:space="0" w:color="000000"/>
              <w:left w:val="single" w:sz="4" w:space="0" w:color="000000"/>
              <w:bottom w:val="single" w:sz="4" w:space="0" w:color="000000"/>
              <w:right w:val="single" w:sz="4" w:space="0" w:color="000000"/>
            </w:tcBorders>
          </w:tcPr>
          <w:p w14:paraId="2FE66FE6" w14:textId="77777777" w:rsidR="006B3FC0" w:rsidRDefault="00000000">
            <w:pPr>
              <w:spacing w:after="0" w:line="259" w:lineRule="auto"/>
              <w:ind w:left="0" w:right="0" w:firstLine="0"/>
              <w:jc w:val="left"/>
            </w:pPr>
            <w:r>
              <w:rPr>
                <w:sz w:val="20"/>
              </w:rPr>
              <w:t>Innovation &amp; Value Addition</w:t>
            </w:r>
            <w:r>
              <w:t xml:space="preserve"> </w:t>
            </w:r>
          </w:p>
        </w:tc>
        <w:tc>
          <w:tcPr>
            <w:tcW w:w="6604" w:type="dxa"/>
            <w:tcBorders>
              <w:top w:val="single" w:sz="4" w:space="0" w:color="000000"/>
              <w:left w:val="single" w:sz="4" w:space="0" w:color="000000"/>
              <w:bottom w:val="single" w:sz="4" w:space="0" w:color="000000"/>
              <w:right w:val="single" w:sz="4" w:space="0" w:color="000000"/>
            </w:tcBorders>
          </w:tcPr>
          <w:p w14:paraId="365F9A0E" w14:textId="6D7C2FD3" w:rsidR="006B3FC0" w:rsidRDefault="00000000">
            <w:pPr>
              <w:spacing w:after="0" w:line="259" w:lineRule="auto"/>
              <w:ind w:left="1" w:right="44" w:firstLine="0"/>
            </w:pPr>
            <w:r>
              <w:rPr>
                <w:sz w:val="20"/>
              </w:rPr>
              <w:t>Presence of innovative, cost-effective, or scalable elements that go beyond the minimum scope of work — for example in digital-channel design, low</w:t>
            </w:r>
            <w:ins w:id="37" w:author="Kamran Khan" w:date="2026-10-07T13:27:00Z" w16du:dateUtc="2026-10-07T08:27:00Z">
              <w:r w:rsidR="002A66FE">
                <w:rPr>
                  <w:sz w:val="20"/>
                </w:rPr>
                <w:t xml:space="preserve"> </w:t>
              </w:r>
            </w:ins>
            <w:r>
              <w:rPr>
                <w:sz w:val="20"/>
              </w:rPr>
              <w:t>connectivity workarounds, community mobilization, sustainability of the Master Trainer model, or approaches to reaching underserved segments — and the credibility of their proposed implementation.</w:t>
            </w:r>
            <w:r>
              <w:t xml:space="preserve"> </w:t>
            </w:r>
          </w:p>
        </w:tc>
        <w:tc>
          <w:tcPr>
            <w:tcW w:w="848" w:type="dxa"/>
            <w:tcBorders>
              <w:top w:val="single" w:sz="4" w:space="0" w:color="000000"/>
              <w:left w:val="single" w:sz="4" w:space="0" w:color="000000"/>
              <w:bottom w:val="single" w:sz="4" w:space="0" w:color="000000"/>
              <w:right w:val="single" w:sz="4" w:space="0" w:color="000000"/>
            </w:tcBorders>
          </w:tcPr>
          <w:p w14:paraId="0CA5DA37" w14:textId="77777777" w:rsidR="006B3FC0" w:rsidRDefault="00000000">
            <w:pPr>
              <w:spacing w:after="0" w:line="259" w:lineRule="auto"/>
              <w:ind w:left="1" w:right="0" w:firstLine="0"/>
              <w:jc w:val="left"/>
            </w:pPr>
            <w:r>
              <w:rPr>
                <w:b/>
                <w:sz w:val="20"/>
              </w:rPr>
              <w:t>5</w:t>
            </w:r>
            <w:r>
              <w:t xml:space="preserve"> </w:t>
            </w:r>
          </w:p>
        </w:tc>
      </w:tr>
      <w:tr w:rsidR="006B3FC0" w14:paraId="4B27416B" w14:textId="77777777">
        <w:tblPrEx>
          <w:tblCellMar>
            <w:top w:w="67" w:type="dxa"/>
            <w:left w:w="84" w:type="dxa"/>
            <w:right w:w="115" w:type="dxa"/>
          </w:tblCellMar>
        </w:tblPrEx>
        <w:trPr>
          <w:trHeight w:val="552"/>
        </w:trPr>
        <w:tc>
          <w:tcPr>
            <w:tcW w:w="8510" w:type="dxa"/>
            <w:gridSpan w:val="2"/>
            <w:tcBorders>
              <w:top w:val="single" w:sz="4" w:space="0" w:color="000000"/>
              <w:left w:val="single" w:sz="4" w:space="0" w:color="000000"/>
              <w:bottom w:val="single" w:sz="4" w:space="0" w:color="000000"/>
              <w:right w:val="single" w:sz="4" w:space="0" w:color="000000"/>
            </w:tcBorders>
          </w:tcPr>
          <w:p w14:paraId="12961D98" w14:textId="77777777" w:rsidR="006B3FC0" w:rsidRDefault="00000000">
            <w:pPr>
              <w:spacing w:after="0" w:line="259" w:lineRule="auto"/>
              <w:ind w:left="362" w:right="0" w:firstLine="0"/>
              <w:jc w:val="left"/>
            </w:pPr>
            <w:r>
              <w:rPr>
                <w:b/>
                <w:i/>
                <w:sz w:val="24"/>
              </w:rPr>
              <w:t>a.</w:t>
            </w:r>
            <w:r>
              <w:rPr>
                <w:rFonts w:ascii="Arial" w:eastAsia="Arial" w:hAnsi="Arial" w:cs="Arial"/>
                <w:b/>
                <w:i/>
                <w:sz w:val="24"/>
              </w:rPr>
              <w:t xml:space="preserve"> </w:t>
            </w:r>
            <w:r>
              <w:rPr>
                <w:b/>
                <w:i/>
              </w:rPr>
              <w:t xml:space="preserve">Sub-Total: Desk Review of Technical Proposals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23FA0F3C" w14:textId="77777777" w:rsidR="006B3FC0" w:rsidRDefault="00000000">
            <w:pPr>
              <w:spacing w:after="0" w:line="259" w:lineRule="auto"/>
              <w:ind w:left="0" w:right="0" w:firstLine="0"/>
              <w:jc w:val="left"/>
            </w:pPr>
            <w:r>
              <w:rPr>
                <w:b/>
                <w:sz w:val="20"/>
              </w:rPr>
              <w:t xml:space="preserve">60 </w:t>
            </w:r>
          </w:p>
        </w:tc>
      </w:tr>
      <w:tr w:rsidR="006B3FC0" w14:paraId="12EF7FD9" w14:textId="77777777">
        <w:tblPrEx>
          <w:tblCellMar>
            <w:top w:w="67" w:type="dxa"/>
            <w:left w:w="84" w:type="dxa"/>
            <w:right w:w="115" w:type="dxa"/>
          </w:tblCellMar>
        </w:tblPrEx>
        <w:trPr>
          <w:trHeight w:val="458"/>
        </w:trPr>
        <w:tc>
          <w:tcPr>
            <w:tcW w:w="8510" w:type="dxa"/>
            <w:gridSpan w:val="2"/>
            <w:tcBorders>
              <w:top w:val="single" w:sz="4" w:space="0" w:color="000000"/>
              <w:left w:val="single" w:sz="4" w:space="0" w:color="000000"/>
              <w:bottom w:val="single" w:sz="4" w:space="0" w:color="000000"/>
              <w:right w:val="single" w:sz="4" w:space="0" w:color="000000"/>
            </w:tcBorders>
          </w:tcPr>
          <w:p w14:paraId="3C0590CB" w14:textId="77777777" w:rsidR="006B3FC0" w:rsidRDefault="00000000">
            <w:pPr>
              <w:spacing w:after="0" w:line="259" w:lineRule="auto"/>
              <w:ind w:left="362" w:right="0" w:firstLine="0"/>
              <w:jc w:val="left"/>
            </w:pPr>
            <w:r>
              <w:rPr>
                <w:b/>
                <w:i/>
                <w:sz w:val="24"/>
              </w:rPr>
              <w:t>b.</w:t>
            </w:r>
            <w:r>
              <w:rPr>
                <w:rFonts w:ascii="Arial" w:eastAsia="Arial" w:hAnsi="Arial" w:cs="Arial"/>
                <w:b/>
                <w:i/>
                <w:sz w:val="24"/>
              </w:rPr>
              <w:t xml:space="preserve"> </w:t>
            </w:r>
            <w:r>
              <w:rPr>
                <w:b/>
                <w:i/>
              </w:rPr>
              <w:t>Presentation</w:t>
            </w:r>
            <w:r>
              <w:rPr>
                <w:b/>
              </w:rPr>
              <w:t xml:space="preserve"> </w:t>
            </w:r>
            <w:r>
              <w:t>All Applicants will proceed to the presentation stage.</w:t>
            </w:r>
            <w:r>
              <w:rPr>
                <w:b/>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vAlign w:val="center"/>
          </w:tcPr>
          <w:p w14:paraId="3C909D4E" w14:textId="77777777" w:rsidR="006B3FC0" w:rsidRDefault="00000000">
            <w:pPr>
              <w:spacing w:after="0" w:line="259" w:lineRule="auto"/>
              <w:ind w:left="0" w:right="0" w:firstLine="0"/>
              <w:jc w:val="left"/>
            </w:pPr>
            <w:r>
              <w:rPr>
                <w:b/>
                <w:sz w:val="20"/>
              </w:rPr>
              <w:t xml:space="preserve">20 </w:t>
            </w:r>
          </w:p>
        </w:tc>
      </w:tr>
      <w:tr w:rsidR="006B3FC0" w14:paraId="77046F2A" w14:textId="77777777">
        <w:tblPrEx>
          <w:tblCellMar>
            <w:top w:w="67" w:type="dxa"/>
            <w:left w:w="84" w:type="dxa"/>
            <w:right w:w="115" w:type="dxa"/>
          </w:tblCellMar>
        </w:tblPrEx>
        <w:trPr>
          <w:trHeight w:val="374"/>
        </w:trPr>
        <w:tc>
          <w:tcPr>
            <w:tcW w:w="8510" w:type="dxa"/>
            <w:gridSpan w:val="2"/>
            <w:tcBorders>
              <w:top w:val="single" w:sz="4" w:space="0" w:color="000000"/>
              <w:left w:val="single" w:sz="4" w:space="0" w:color="000000"/>
              <w:bottom w:val="single" w:sz="4" w:space="0" w:color="000000"/>
              <w:right w:val="single" w:sz="4" w:space="0" w:color="000000"/>
            </w:tcBorders>
          </w:tcPr>
          <w:p w14:paraId="09085864" w14:textId="77777777" w:rsidR="006B3FC0" w:rsidRDefault="00000000">
            <w:pPr>
              <w:spacing w:after="0" w:line="259" w:lineRule="auto"/>
              <w:ind w:left="362" w:right="0" w:firstLine="0"/>
              <w:jc w:val="left"/>
            </w:pPr>
            <w:r>
              <w:rPr>
                <w:b/>
                <w:i/>
              </w:rPr>
              <w:t xml:space="preserve">Total Score </w:t>
            </w:r>
            <w:r>
              <w:rPr>
                <w:i/>
              </w:rPr>
              <w:t>(a+b)</w:t>
            </w:r>
            <w:r>
              <w:rPr>
                <w:b/>
                <w:i/>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0339C6B" w14:textId="77777777" w:rsidR="006B3FC0" w:rsidRDefault="00000000">
            <w:pPr>
              <w:spacing w:after="0" w:line="259" w:lineRule="auto"/>
              <w:ind w:left="0" w:right="0" w:firstLine="0"/>
              <w:jc w:val="left"/>
            </w:pPr>
            <w:r>
              <w:rPr>
                <w:b/>
                <w:sz w:val="20"/>
              </w:rPr>
              <w:t xml:space="preserve">80 </w:t>
            </w:r>
          </w:p>
        </w:tc>
      </w:tr>
    </w:tbl>
    <w:p w14:paraId="0029843D" w14:textId="77777777" w:rsidR="006B3FC0" w:rsidRDefault="00000000">
      <w:pPr>
        <w:spacing w:after="0" w:line="259" w:lineRule="auto"/>
        <w:ind w:left="0" w:right="0" w:firstLine="0"/>
        <w:jc w:val="left"/>
      </w:pPr>
      <w:r>
        <w:rPr>
          <w:sz w:val="20"/>
        </w:rPr>
        <w:t xml:space="preserve"> </w:t>
      </w:r>
    </w:p>
    <w:p w14:paraId="53C2D3E1" w14:textId="77777777" w:rsidR="006B3FC0" w:rsidRDefault="00000000">
      <w:pPr>
        <w:spacing w:after="1" w:line="240" w:lineRule="auto"/>
        <w:ind w:left="0" w:right="206" w:firstLine="0"/>
      </w:pPr>
      <w:r>
        <w:rPr>
          <w:rFonts w:cs="Calibri"/>
          <w:b/>
          <w:i/>
          <w:sz w:val="20"/>
        </w:rPr>
        <w:t>*</w:t>
      </w:r>
      <w:r>
        <w:rPr>
          <w:rFonts w:cs="Calibri"/>
          <w:i/>
          <w:sz w:val="20"/>
        </w:rPr>
        <w:t xml:space="preserve"> The Desk Review scores shall be final and shall not be revised following the presentation stage. The presentation shall be evaluated separately, and the marks obtained during the presentation shall be added to the final desk review score to determine the bidder's overall technical score.  </w:t>
      </w:r>
    </w:p>
    <w:p w14:paraId="74472FA9" w14:textId="77777777" w:rsidR="006B3FC0" w:rsidRDefault="00000000">
      <w:pPr>
        <w:spacing w:after="0" w:line="259" w:lineRule="auto"/>
        <w:ind w:left="0" w:right="0" w:firstLine="0"/>
        <w:jc w:val="left"/>
      </w:pPr>
      <w:r>
        <w:rPr>
          <w:sz w:val="20"/>
        </w:rPr>
        <w:t xml:space="preserve"> </w:t>
      </w:r>
    </w:p>
    <w:p w14:paraId="69FC5536" w14:textId="77777777" w:rsidR="006B3FC0" w:rsidRDefault="00000000">
      <w:pPr>
        <w:spacing w:after="0" w:line="259" w:lineRule="auto"/>
        <w:ind w:left="0" w:right="0" w:firstLine="0"/>
        <w:jc w:val="left"/>
      </w:pPr>
      <w:r>
        <w:rPr>
          <w:rFonts w:cs="Calibri"/>
          <w:b/>
        </w:rPr>
        <w:t xml:space="preserve"> </w:t>
      </w:r>
    </w:p>
    <w:p w14:paraId="105DEB56" w14:textId="77777777" w:rsidR="006B3FC0" w:rsidRDefault="00000000">
      <w:pPr>
        <w:pStyle w:val="Heading2"/>
        <w:shd w:val="clear" w:color="auto" w:fill="1F3863"/>
        <w:tabs>
          <w:tab w:val="center" w:pos="9362"/>
        </w:tabs>
        <w:spacing w:after="84"/>
        <w:ind w:left="-15" w:firstLine="0"/>
      </w:pPr>
      <w:r>
        <w:rPr>
          <w:color w:val="FFFFFF"/>
        </w:rPr>
        <w:t xml:space="preserve"> Presentation (20 Points)</w:t>
      </w:r>
      <w:r>
        <w:rPr>
          <w:b w:val="0"/>
          <w:color w:val="FFFFFF"/>
          <w:sz w:val="20"/>
        </w:rPr>
        <w:t xml:space="preserve"> </w:t>
      </w:r>
      <w:r>
        <w:rPr>
          <w:b w:val="0"/>
          <w:color w:val="FFFFFF"/>
          <w:sz w:val="20"/>
        </w:rPr>
        <w:tab/>
      </w:r>
      <w:r>
        <w:rPr>
          <w:b w:val="0"/>
        </w:rPr>
        <w:t xml:space="preserve"> </w:t>
      </w:r>
    </w:p>
    <w:p w14:paraId="7E19F93C" w14:textId="77777777" w:rsidR="006B3FC0" w:rsidRDefault="00000000">
      <w:pPr>
        <w:ind w:left="7" w:right="186"/>
      </w:pPr>
      <w:r>
        <w:t xml:space="preserve">All qualified firms shall be invited to present their technical approach to the Technical Evaluation Committee. </w:t>
      </w:r>
    </w:p>
    <w:p w14:paraId="457B7F70" w14:textId="77777777" w:rsidR="006B3FC0" w:rsidRDefault="00000000">
      <w:pPr>
        <w:spacing w:after="0" w:line="259" w:lineRule="auto"/>
        <w:ind w:left="0" w:right="0" w:firstLine="0"/>
        <w:jc w:val="left"/>
      </w:pPr>
      <w:r>
        <w:rPr>
          <w:rFonts w:cs="Calibri"/>
          <w:b/>
        </w:rPr>
        <w:t xml:space="preserve"> </w:t>
      </w:r>
    </w:p>
    <w:p w14:paraId="2DD4C348" w14:textId="77777777" w:rsidR="006B3FC0" w:rsidRDefault="00000000">
      <w:pPr>
        <w:pStyle w:val="Heading2"/>
        <w:shd w:val="clear" w:color="auto" w:fill="1F3863"/>
        <w:tabs>
          <w:tab w:val="center" w:pos="9362"/>
        </w:tabs>
        <w:spacing w:after="84"/>
        <w:ind w:left="-15" w:firstLine="0"/>
      </w:pPr>
      <w:r>
        <w:rPr>
          <w:color w:val="FFFFFF"/>
        </w:rPr>
        <w:t xml:space="preserve"> Financial Proposal (20 Points)</w:t>
      </w:r>
      <w:r>
        <w:rPr>
          <w:b w:val="0"/>
          <w:color w:val="FFFFFF"/>
          <w:sz w:val="20"/>
        </w:rPr>
        <w:t xml:space="preserve"> </w:t>
      </w:r>
      <w:r>
        <w:rPr>
          <w:b w:val="0"/>
          <w:color w:val="FFFFFF"/>
          <w:sz w:val="20"/>
        </w:rPr>
        <w:tab/>
      </w:r>
      <w:r>
        <w:rPr>
          <w:b w:val="0"/>
        </w:rPr>
        <w:t xml:space="preserve"> </w:t>
      </w:r>
    </w:p>
    <w:p w14:paraId="56546198" w14:textId="77777777" w:rsidR="006B3FC0" w:rsidRDefault="00000000">
      <w:pPr>
        <w:spacing w:after="0" w:line="259" w:lineRule="auto"/>
        <w:ind w:left="0" w:right="0" w:firstLine="0"/>
        <w:jc w:val="left"/>
      </w:pPr>
      <w:r>
        <w:t xml:space="preserve"> </w:t>
      </w:r>
    </w:p>
    <w:p w14:paraId="7E30E626" w14:textId="77777777" w:rsidR="006B3FC0" w:rsidRDefault="00000000">
      <w:pPr>
        <w:ind w:left="7" w:right="186"/>
      </w:pPr>
      <w:r>
        <w:t xml:space="preserve">The financial proposal (in PKR, inclusive of all applicable taxes) should be sufficiently detailed and clearly distinguish between: </w:t>
      </w:r>
    </w:p>
    <w:p w14:paraId="34FA2928" w14:textId="77777777" w:rsidR="006B3FC0" w:rsidRDefault="00000000">
      <w:pPr>
        <w:spacing w:after="0" w:line="259" w:lineRule="auto"/>
        <w:ind w:left="720" w:right="0" w:firstLine="0"/>
        <w:jc w:val="left"/>
      </w:pPr>
      <w:r>
        <w:t xml:space="preserve"> </w:t>
      </w:r>
    </w:p>
    <w:p w14:paraId="7C09A5D7" w14:textId="77777777" w:rsidR="006B3FC0" w:rsidRDefault="00000000">
      <w:pPr>
        <w:numPr>
          <w:ilvl w:val="0"/>
          <w:numId w:val="3"/>
        </w:numPr>
        <w:ind w:right="186" w:hanging="360"/>
      </w:pPr>
      <w:r>
        <w:t xml:space="preserve">Professional fees (by role and level of effort) </w:t>
      </w:r>
    </w:p>
    <w:p w14:paraId="192C1FCB" w14:textId="77777777" w:rsidR="006B3FC0" w:rsidRDefault="00000000">
      <w:pPr>
        <w:numPr>
          <w:ilvl w:val="0"/>
          <w:numId w:val="3"/>
        </w:numPr>
        <w:ind w:right="186" w:hanging="360"/>
      </w:pPr>
      <w:r>
        <w:t xml:space="preserve">Operational and field implementation costs </w:t>
      </w:r>
    </w:p>
    <w:p w14:paraId="4CCC7DCC" w14:textId="77777777" w:rsidR="006B3FC0" w:rsidRDefault="00000000">
      <w:pPr>
        <w:numPr>
          <w:ilvl w:val="0"/>
          <w:numId w:val="3"/>
        </w:numPr>
        <w:ind w:right="186" w:hanging="360"/>
      </w:pPr>
      <w:r>
        <w:t xml:space="preserve">Training and material development costs </w:t>
      </w:r>
    </w:p>
    <w:p w14:paraId="5C02C6C9" w14:textId="77777777" w:rsidR="006B3FC0" w:rsidRDefault="00000000">
      <w:pPr>
        <w:numPr>
          <w:ilvl w:val="0"/>
          <w:numId w:val="3"/>
        </w:numPr>
        <w:ind w:right="186" w:hanging="360"/>
      </w:pPr>
      <w:r>
        <w:t xml:space="preserve">Travel and logistics </w:t>
      </w:r>
    </w:p>
    <w:p w14:paraId="7190F864" w14:textId="77777777" w:rsidR="006B3FC0" w:rsidRDefault="00000000">
      <w:pPr>
        <w:numPr>
          <w:ilvl w:val="0"/>
          <w:numId w:val="3"/>
        </w:numPr>
        <w:ind w:right="186" w:hanging="360"/>
      </w:pPr>
      <w:r>
        <w:lastRenderedPageBreak/>
        <w:t xml:space="preserve">Any applicable taxes and duties </w:t>
      </w:r>
    </w:p>
    <w:p w14:paraId="6195F954" w14:textId="77777777" w:rsidR="006B3FC0" w:rsidRDefault="00000000">
      <w:pPr>
        <w:spacing w:after="0" w:line="259" w:lineRule="auto"/>
        <w:ind w:left="720" w:right="0" w:firstLine="0"/>
        <w:jc w:val="left"/>
      </w:pPr>
      <w:r>
        <w:t xml:space="preserve"> </w:t>
      </w:r>
    </w:p>
    <w:p w14:paraId="518B0606" w14:textId="77777777" w:rsidR="006B3FC0" w:rsidRDefault="00000000">
      <w:pPr>
        <w:spacing w:after="3" w:line="239" w:lineRule="auto"/>
        <w:ind w:left="-5" w:right="2450"/>
        <w:jc w:val="left"/>
      </w:pPr>
      <w:r>
        <w:t xml:space="preserve">Only the financial proposals of the top-ranked technical bidders will be opened. Submission Guidelines    Bidders are required to submit: </w:t>
      </w:r>
    </w:p>
    <w:p w14:paraId="5D72ED58" w14:textId="77777777" w:rsidR="006B3FC0" w:rsidRDefault="00000000">
      <w:pPr>
        <w:numPr>
          <w:ilvl w:val="0"/>
          <w:numId w:val="3"/>
        </w:numPr>
        <w:ind w:right="186" w:hanging="360"/>
      </w:pPr>
      <w:r>
        <w:t xml:space="preserve">Technical Proposal (One hard copy and soft copy) </w:t>
      </w:r>
    </w:p>
    <w:p w14:paraId="1D0828A8" w14:textId="77777777" w:rsidR="006B3FC0" w:rsidRDefault="00000000">
      <w:pPr>
        <w:numPr>
          <w:ilvl w:val="0"/>
          <w:numId w:val="3"/>
        </w:numPr>
        <w:ind w:right="186" w:hanging="360"/>
      </w:pPr>
      <w:r>
        <w:t xml:space="preserve">Financial Proposal (one hard copy and one soft copy, separately sealed) </w:t>
      </w:r>
    </w:p>
    <w:p w14:paraId="5D0C66C8" w14:textId="77777777" w:rsidR="006B3FC0" w:rsidRDefault="00000000">
      <w:pPr>
        <w:spacing w:after="99" w:line="259" w:lineRule="auto"/>
        <w:ind w:left="0" w:right="0" w:firstLine="0"/>
        <w:jc w:val="left"/>
      </w:pPr>
      <w:r>
        <w:t xml:space="preserve"> </w:t>
      </w:r>
    </w:p>
    <w:p w14:paraId="3FCFF7E0" w14:textId="77777777" w:rsidR="006B3FC0" w:rsidRDefault="00000000">
      <w:pPr>
        <w:pStyle w:val="Heading3"/>
        <w:ind w:left="62"/>
      </w:pPr>
      <w:r>
        <w:rPr>
          <w:sz w:val="20"/>
        </w:rPr>
        <w:t>25.</w:t>
      </w:r>
      <w:r>
        <w:rPr>
          <w:rFonts w:ascii="Arial" w:eastAsia="Arial" w:hAnsi="Arial" w:cs="Arial"/>
          <w:sz w:val="20"/>
        </w:rPr>
        <w:t xml:space="preserve"> </w:t>
      </w:r>
      <w:r>
        <w:t xml:space="preserve">Evaluation of Proposal Price and Ranking </w:t>
      </w:r>
    </w:p>
    <w:p w14:paraId="28651176" w14:textId="77777777" w:rsidR="006B3FC0" w:rsidRDefault="00000000">
      <w:pPr>
        <w:spacing w:after="100"/>
        <w:ind w:left="7" w:right="186"/>
      </w:pPr>
      <w:r>
        <w:t xml:space="preserve">The Financial Proposal (20 points) of each technically qualified bidder shall be opened and evaluated on the total price proposed, on the basis of price reasonableness under full and open competition and known market conditions, and consistency with the Technical Proposal. The financial score shall be calculated as:  Financial Score = (P1 / P2) × 20,  Where: </w:t>
      </w:r>
    </w:p>
    <w:p w14:paraId="485BA17A" w14:textId="77777777" w:rsidR="006B3FC0" w:rsidRDefault="00000000">
      <w:pPr>
        <w:spacing w:line="346" w:lineRule="auto"/>
        <w:ind w:left="7" w:right="5155"/>
      </w:pPr>
      <w:r>
        <w:t xml:space="preserve">P1 is the price of the lowest responsive bidder P2 is the price of the bidder being scored.  </w:t>
      </w:r>
    </w:p>
    <w:p w14:paraId="7E4E9557" w14:textId="77777777" w:rsidR="006B3FC0" w:rsidRDefault="00000000">
      <w:pPr>
        <w:ind w:left="7" w:right="186"/>
      </w:pPr>
      <w:r>
        <w:t xml:space="preserve">Evaluation of the financial proposal will consider, but will not be limited to, the following: </w:t>
      </w:r>
    </w:p>
    <w:p w14:paraId="27C42A83" w14:textId="77777777" w:rsidR="006B3FC0" w:rsidRDefault="00000000">
      <w:pPr>
        <w:spacing w:line="259" w:lineRule="auto"/>
        <w:ind w:left="0" w:right="0" w:firstLine="0"/>
        <w:jc w:val="left"/>
      </w:pPr>
      <w:r>
        <w:t xml:space="preserve"> </w:t>
      </w:r>
    </w:p>
    <w:p w14:paraId="2B9F9977" w14:textId="77777777" w:rsidR="006B3FC0" w:rsidRDefault="00000000">
      <w:pPr>
        <w:numPr>
          <w:ilvl w:val="0"/>
          <w:numId w:val="4"/>
        </w:numPr>
        <w:ind w:right="186" w:hanging="360"/>
      </w:pPr>
      <w:r>
        <w:t xml:space="preserve">Cost reasonableness;  </w:t>
      </w:r>
    </w:p>
    <w:p w14:paraId="24CF34B6" w14:textId="77777777" w:rsidR="006B3FC0" w:rsidRDefault="00000000">
      <w:pPr>
        <w:numPr>
          <w:ilvl w:val="0"/>
          <w:numId w:val="4"/>
        </w:numPr>
        <w:ind w:right="186" w:hanging="360"/>
      </w:pPr>
      <w:r>
        <w:t xml:space="preserve">Consistency with the technical proposal </w:t>
      </w:r>
    </w:p>
    <w:p w14:paraId="3C25F2B9" w14:textId="77777777" w:rsidR="006B3FC0" w:rsidRDefault="00000000">
      <w:pPr>
        <w:spacing w:after="0" w:line="259" w:lineRule="auto"/>
        <w:ind w:left="0" w:right="0" w:firstLine="0"/>
        <w:jc w:val="left"/>
      </w:pPr>
      <w:r>
        <w:t xml:space="preserve"> </w:t>
      </w:r>
    </w:p>
    <w:p w14:paraId="16DD7D6C" w14:textId="77777777" w:rsidR="006B3FC0" w:rsidRDefault="00000000">
      <w:pPr>
        <w:ind w:left="7" w:right="186"/>
      </w:pPr>
      <w:r>
        <w:t xml:space="preserve">Note: The financial bid shall be evaluated on the total price proposed in the financial proposal.  </w:t>
      </w:r>
    </w:p>
    <w:p w14:paraId="4A216662" w14:textId="77777777" w:rsidR="006B3FC0" w:rsidRDefault="00000000">
      <w:pPr>
        <w:spacing w:after="98" w:line="259" w:lineRule="auto"/>
        <w:ind w:left="1440" w:right="0" w:firstLine="0"/>
        <w:jc w:val="left"/>
      </w:pPr>
      <w:r>
        <w:t xml:space="preserve"> </w:t>
      </w:r>
    </w:p>
    <w:p w14:paraId="7E61A8BF" w14:textId="77777777" w:rsidR="006B3FC0" w:rsidRDefault="00000000">
      <w:pPr>
        <w:spacing w:after="114"/>
        <w:ind w:left="7" w:right="186"/>
      </w:pPr>
      <w:r>
        <w:t xml:space="preserve">Karandaaz Pakistan may also negotiate the price and terms &amp; conditions with the short-listed/ highest (combined technical and financial) scored bidder to have best techno-commercial outcome. If the outcome of the negotiation is unsuccessful or an agreement is not reached with the top ranked bidder, Karandaaz may then negotiate with the next in-line bidder and so on down the list as per rank until a satisfactory outcome is achieved. </w:t>
      </w:r>
    </w:p>
    <w:p w14:paraId="03939DDA" w14:textId="77777777" w:rsidR="006B3FC0" w:rsidRDefault="00000000">
      <w:pPr>
        <w:pStyle w:val="Heading3"/>
        <w:ind w:left="62"/>
      </w:pPr>
      <w:r>
        <w:rPr>
          <w:sz w:val="20"/>
        </w:rPr>
        <w:t>26.</w:t>
      </w:r>
      <w:r>
        <w:rPr>
          <w:rFonts w:ascii="Arial" w:eastAsia="Arial" w:hAnsi="Arial" w:cs="Arial"/>
          <w:sz w:val="20"/>
        </w:rPr>
        <w:t xml:space="preserve"> </w:t>
      </w:r>
      <w:r>
        <w:t xml:space="preserve">Correction of Errors </w:t>
      </w:r>
    </w:p>
    <w:p w14:paraId="511B6E6A" w14:textId="77777777" w:rsidR="006B3FC0" w:rsidRDefault="00000000">
      <w:pPr>
        <w:spacing w:after="114"/>
        <w:ind w:left="7" w:right="186"/>
      </w:pPr>
      <w:r>
        <w:t xml:space="preserve">Proposals determined to be substantially responsive shall be checked for arithmetical errors. Where there is a discrepancy between amounts in figures and in words, the amount in words shall govern. Corrections shall be binding upon the bidder with its concurrence; if the bidder does not accept the corrected amount, the proposal shall be rejected. </w:t>
      </w:r>
    </w:p>
    <w:p w14:paraId="2467B785" w14:textId="77777777" w:rsidR="006B3FC0" w:rsidRDefault="00000000">
      <w:pPr>
        <w:pStyle w:val="Heading3"/>
        <w:ind w:left="62"/>
      </w:pPr>
      <w:r>
        <w:rPr>
          <w:sz w:val="20"/>
        </w:rPr>
        <w:t>27.</w:t>
      </w:r>
      <w:r>
        <w:rPr>
          <w:rFonts w:ascii="Arial" w:eastAsia="Arial" w:hAnsi="Arial" w:cs="Arial"/>
          <w:sz w:val="20"/>
        </w:rPr>
        <w:t xml:space="preserve"> </w:t>
      </w:r>
      <w:r>
        <w:t xml:space="preserve">Currency for Price Evaluation </w:t>
      </w:r>
    </w:p>
    <w:p w14:paraId="39F82915" w14:textId="77777777" w:rsidR="006B3FC0" w:rsidRDefault="00000000">
      <w:pPr>
        <w:spacing w:after="107"/>
        <w:ind w:left="7" w:right="186"/>
      </w:pPr>
      <w:r>
        <w:t xml:space="preserve">The Financial Proposal shall be evaluated in PKR only. </w:t>
      </w:r>
    </w:p>
    <w:p w14:paraId="004CD436" w14:textId="77777777" w:rsidR="006B3FC0" w:rsidRDefault="00000000">
      <w:pPr>
        <w:spacing w:after="136" w:line="259" w:lineRule="auto"/>
        <w:ind w:left="0" w:right="0" w:firstLine="0"/>
        <w:jc w:val="left"/>
      </w:pPr>
      <w:r>
        <w:t xml:space="preserve"> </w:t>
      </w:r>
    </w:p>
    <w:p w14:paraId="1E75DD55" w14:textId="77777777" w:rsidR="006B3FC0" w:rsidRDefault="00000000">
      <w:pPr>
        <w:spacing w:after="139" w:line="259" w:lineRule="auto"/>
        <w:ind w:left="10"/>
        <w:jc w:val="center"/>
      </w:pPr>
      <w:r>
        <w:rPr>
          <w:rFonts w:cs="Calibri"/>
          <w:b/>
        </w:rPr>
        <w:t xml:space="preserve">E. Award of Contract </w:t>
      </w:r>
    </w:p>
    <w:p w14:paraId="2AB8C4D2" w14:textId="77777777" w:rsidR="006B3FC0" w:rsidRDefault="00000000">
      <w:pPr>
        <w:spacing w:after="101" w:line="259" w:lineRule="auto"/>
        <w:ind w:left="0" w:right="0" w:firstLine="0"/>
        <w:jc w:val="left"/>
      </w:pPr>
      <w:r>
        <w:rPr>
          <w:rFonts w:cs="Calibri"/>
          <w:b/>
        </w:rPr>
        <w:t xml:space="preserve"> </w:t>
      </w:r>
    </w:p>
    <w:p w14:paraId="0D638455" w14:textId="77777777" w:rsidR="006B3FC0" w:rsidRDefault="00000000">
      <w:pPr>
        <w:pStyle w:val="Heading3"/>
        <w:ind w:left="62"/>
      </w:pPr>
      <w:r>
        <w:rPr>
          <w:sz w:val="20"/>
        </w:rPr>
        <w:t>28.</w:t>
      </w:r>
      <w:r>
        <w:rPr>
          <w:rFonts w:ascii="Arial" w:eastAsia="Arial" w:hAnsi="Arial" w:cs="Arial"/>
          <w:sz w:val="20"/>
        </w:rPr>
        <w:t xml:space="preserve"> </w:t>
      </w:r>
      <w:r>
        <w:t xml:space="preserve">Award Criteria </w:t>
      </w:r>
    </w:p>
    <w:p w14:paraId="3DD874C4" w14:textId="77777777" w:rsidR="006B3FC0" w:rsidRDefault="00000000">
      <w:pPr>
        <w:ind w:left="7" w:right="186"/>
      </w:pPr>
      <w:r>
        <w:t xml:space="preserve">Karandaaz Pakistan shall award the contract to the bidder whose proposal has been determined to be substantially responsive to the RFP and which has the highest combined technical and financial score and is most advantageous to Karandaaz.  </w:t>
      </w:r>
    </w:p>
    <w:p w14:paraId="34044C69" w14:textId="77777777" w:rsidR="006B3FC0" w:rsidRDefault="00000000">
      <w:pPr>
        <w:spacing w:after="98" w:line="259" w:lineRule="auto"/>
        <w:ind w:left="720" w:right="0" w:firstLine="0"/>
        <w:jc w:val="left"/>
      </w:pPr>
      <w:r>
        <w:lastRenderedPageBreak/>
        <w:t xml:space="preserve"> </w:t>
      </w:r>
    </w:p>
    <w:p w14:paraId="23F41D61" w14:textId="77777777" w:rsidR="006B3FC0" w:rsidRDefault="00000000">
      <w:pPr>
        <w:spacing w:after="37" w:line="259" w:lineRule="auto"/>
        <w:ind w:left="62" w:right="0"/>
        <w:jc w:val="left"/>
      </w:pPr>
      <w:r>
        <w:rPr>
          <w:rFonts w:cs="Calibri"/>
          <w:b/>
          <w:sz w:val="20"/>
        </w:rPr>
        <w:t>29.</w:t>
      </w:r>
      <w:r>
        <w:rPr>
          <w:rFonts w:ascii="Arial" w:eastAsia="Arial" w:hAnsi="Arial" w:cs="Arial"/>
          <w:b/>
          <w:sz w:val="20"/>
        </w:rPr>
        <w:t xml:space="preserve"> </w:t>
      </w:r>
      <w:r>
        <w:rPr>
          <w:rFonts w:cs="Calibri"/>
          <w:b/>
        </w:rPr>
        <w:t xml:space="preserve">Karandaaz Pakistan’s right to accept any Proposal and to reject any or all Proposals </w:t>
      </w:r>
    </w:p>
    <w:p w14:paraId="6717E5C8" w14:textId="77777777" w:rsidR="006B3FC0" w:rsidRDefault="00000000">
      <w:pPr>
        <w:ind w:left="7" w:right="186"/>
      </w:pPr>
      <w:r>
        <w:t xml:space="preserve">Bidders whose bid is evaluated successful will be notified of award and unsuccessful bidders will also be intimated via regret emails. Karandaaz Pakistan shall observe a 7 calendar days standstill period after intimation of results. Standstill period is defined as the time period  given to bidders to assess whether it is appropriate to submit an inquiry/concern/complaint. In case a bidder enquires about the results of the evaluation, only the scores of the inquiring party shall be shared. </w:t>
      </w:r>
    </w:p>
    <w:p w14:paraId="1AD717CE" w14:textId="77777777" w:rsidR="006B3FC0" w:rsidRDefault="00000000">
      <w:pPr>
        <w:spacing w:after="0" w:line="259" w:lineRule="auto"/>
        <w:ind w:left="0" w:right="0" w:firstLine="0"/>
        <w:jc w:val="left"/>
      </w:pPr>
      <w:r>
        <w:t xml:space="preserve"> </w:t>
      </w:r>
    </w:p>
    <w:p w14:paraId="48B8EDC3" w14:textId="77777777" w:rsidR="006B3FC0" w:rsidRDefault="00000000">
      <w:pPr>
        <w:ind w:left="7" w:right="186"/>
      </w:pPr>
      <w:r>
        <w:t xml:space="preserve">Any inquiry received after the standstill period shall not be considered for any action. </w:t>
      </w:r>
    </w:p>
    <w:p w14:paraId="798626F5" w14:textId="77777777" w:rsidR="006B3FC0" w:rsidRDefault="00000000">
      <w:pPr>
        <w:spacing w:after="0" w:line="259" w:lineRule="auto"/>
        <w:ind w:left="0" w:right="0" w:firstLine="0"/>
        <w:jc w:val="left"/>
      </w:pPr>
      <w:r>
        <w:t xml:space="preserve"> </w:t>
      </w:r>
    </w:p>
    <w:p w14:paraId="2A916C08" w14:textId="77777777" w:rsidR="006B3FC0" w:rsidRDefault="00000000">
      <w:pPr>
        <w:ind w:left="7" w:right="186"/>
      </w:pPr>
      <w:r>
        <w:t xml:space="preserve">Karandaaz Pakistan reserves the right to cancel the bidding process and to reject all bids or to accept or reject any bid, at any time prior to the award of contract, without thereby incurring any liability to the affected bidder or bidders or any obligation to inform the affected bidder or bidders of the grounds for </w:t>
      </w:r>
      <w:r>
        <w:rPr>
          <w:rFonts w:cs="Calibri"/>
        </w:rPr>
        <w:t>Karandaaz Pakistan’s action.</w:t>
      </w:r>
      <w:r>
        <w:t xml:space="preserve"> </w:t>
      </w:r>
    </w:p>
    <w:p w14:paraId="27EA3F75" w14:textId="77777777" w:rsidR="006B3FC0" w:rsidRDefault="00000000">
      <w:pPr>
        <w:spacing w:after="185" w:line="259" w:lineRule="auto"/>
        <w:ind w:left="720" w:right="0" w:firstLine="0"/>
        <w:jc w:val="left"/>
      </w:pPr>
      <w:r>
        <w:rPr>
          <w:sz w:val="14"/>
        </w:rPr>
        <w:t xml:space="preserve">  </w:t>
      </w:r>
    </w:p>
    <w:p w14:paraId="60912918" w14:textId="77777777" w:rsidR="006B3FC0" w:rsidRDefault="00000000">
      <w:pPr>
        <w:pStyle w:val="Heading3"/>
        <w:ind w:left="62"/>
      </w:pPr>
      <w:r>
        <w:rPr>
          <w:sz w:val="20"/>
        </w:rPr>
        <w:t>30.</w:t>
      </w:r>
      <w:r>
        <w:rPr>
          <w:rFonts w:ascii="Arial" w:eastAsia="Arial" w:hAnsi="Arial" w:cs="Arial"/>
          <w:sz w:val="20"/>
        </w:rPr>
        <w:t xml:space="preserve"> </w:t>
      </w:r>
      <w:r>
        <w:t xml:space="preserve">Complaints pertaining to Bidding Process  </w:t>
      </w:r>
    </w:p>
    <w:p w14:paraId="3BE26366" w14:textId="77777777" w:rsidR="006B3FC0" w:rsidRDefault="00000000">
      <w:pPr>
        <w:ind w:left="7" w:right="186"/>
      </w:pPr>
      <w:r>
        <w:t xml:space="preserve">Without prejudice to Clause 29 of Section 2, any complaint at any stage of the bidding process or on conclusion of the bidding process from a bidder regarding a deviation from the prescribed procurement procedure may be addressed and delivered in writing to:  </w:t>
      </w:r>
    </w:p>
    <w:p w14:paraId="770C062F" w14:textId="77777777" w:rsidR="006B3FC0" w:rsidRDefault="00000000">
      <w:pPr>
        <w:spacing w:after="0" w:line="259" w:lineRule="auto"/>
        <w:ind w:left="720" w:right="0" w:firstLine="0"/>
        <w:jc w:val="left"/>
      </w:pPr>
      <w:r>
        <w:t xml:space="preserve">  </w:t>
      </w:r>
      <w:r>
        <w:tab/>
        <w:t xml:space="preserve"> </w:t>
      </w:r>
    </w:p>
    <w:p w14:paraId="235639E1" w14:textId="77777777" w:rsidR="006B3FC0" w:rsidRDefault="00000000">
      <w:pPr>
        <w:ind w:left="730" w:right="186"/>
      </w:pPr>
      <w:r>
        <w:t xml:space="preserve">Karandaaz Pakistan </w:t>
      </w:r>
    </w:p>
    <w:p w14:paraId="3DF72981" w14:textId="77777777" w:rsidR="006B3FC0" w:rsidRDefault="00000000">
      <w:pPr>
        <w:ind w:left="730" w:right="186"/>
      </w:pPr>
      <w:r>
        <w:t xml:space="preserve">Attention: Chief Executive Officer </w:t>
      </w:r>
    </w:p>
    <w:p w14:paraId="4E001F9E" w14:textId="77777777" w:rsidR="006B3FC0" w:rsidRDefault="00000000">
      <w:pPr>
        <w:ind w:left="730" w:right="186"/>
      </w:pPr>
      <w:r>
        <w:t xml:space="preserve">1 E, Ali Plaza, Nazimuddin Road, D-Chowk, Islamabad </w:t>
      </w:r>
    </w:p>
    <w:p w14:paraId="75C9BD7F" w14:textId="77777777" w:rsidR="006B3FC0" w:rsidRDefault="00000000">
      <w:pPr>
        <w:spacing w:after="0" w:line="259" w:lineRule="auto"/>
        <w:ind w:left="720" w:right="0" w:firstLine="0"/>
        <w:jc w:val="left"/>
      </w:pPr>
      <w:r>
        <w:t xml:space="preserve"> </w:t>
      </w:r>
    </w:p>
    <w:p w14:paraId="5777ADD1" w14:textId="77777777" w:rsidR="006B3FC0" w:rsidRDefault="00000000">
      <w:pPr>
        <w:ind w:left="730" w:right="186"/>
      </w:pPr>
      <w:r>
        <w:t>Any requests via email seeking this explanation should be sent to</w:t>
      </w:r>
      <w:r>
        <w:rPr>
          <w:rFonts w:cs="Calibri"/>
          <w:b/>
        </w:rPr>
        <w:t xml:space="preserve"> </w:t>
      </w:r>
      <w:r>
        <w:rPr>
          <w:u w:val="single" w:color="000000"/>
        </w:rPr>
        <w:t>proccomplaint@karandaaz.com.pk</w:t>
      </w:r>
      <w:r>
        <w:t xml:space="preserve"> </w:t>
      </w:r>
    </w:p>
    <w:p w14:paraId="25540E5C" w14:textId="77777777" w:rsidR="006B3FC0" w:rsidRDefault="00000000">
      <w:pPr>
        <w:spacing w:after="99" w:line="259" w:lineRule="auto"/>
        <w:ind w:left="708" w:right="0" w:firstLine="0"/>
        <w:jc w:val="left"/>
      </w:pPr>
      <w:r>
        <w:rPr>
          <w:rFonts w:cs="Calibri"/>
          <w:b/>
        </w:rPr>
        <w:t xml:space="preserve"> </w:t>
      </w:r>
    </w:p>
    <w:p w14:paraId="24B79453" w14:textId="77777777" w:rsidR="006B3FC0" w:rsidRDefault="00000000">
      <w:pPr>
        <w:pStyle w:val="Heading3"/>
        <w:ind w:left="62"/>
      </w:pPr>
      <w:r>
        <w:rPr>
          <w:sz w:val="20"/>
        </w:rPr>
        <w:t>31.</w:t>
      </w:r>
      <w:r>
        <w:rPr>
          <w:rFonts w:ascii="Arial" w:eastAsia="Arial" w:hAnsi="Arial" w:cs="Arial"/>
          <w:sz w:val="20"/>
        </w:rPr>
        <w:t xml:space="preserve"> </w:t>
      </w:r>
      <w:r>
        <w:t xml:space="preserve">Notification of Award and Signing of Agreement </w:t>
      </w:r>
    </w:p>
    <w:p w14:paraId="31C1F0C5" w14:textId="77777777" w:rsidR="006B3FC0" w:rsidRDefault="00000000">
      <w:pPr>
        <w:spacing w:after="0" w:line="259" w:lineRule="auto"/>
        <w:ind w:left="0" w:right="0" w:firstLine="0"/>
        <w:jc w:val="left"/>
      </w:pPr>
      <w:r>
        <w:rPr>
          <w:rFonts w:cs="Calibri"/>
          <w:b/>
        </w:rPr>
        <w:t xml:space="preserve"> </w:t>
      </w:r>
    </w:p>
    <w:p w14:paraId="783E8D61" w14:textId="77777777" w:rsidR="006B3FC0" w:rsidRDefault="00000000">
      <w:pPr>
        <w:ind w:left="7" w:right="186"/>
      </w:pPr>
      <w:r>
        <w:t xml:space="preserve">The bidder whose Proposal has been accepted shall be notified of the award by Karandaaz Pakistan prior </w:t>
      </w:r>
      <w:r>
        <w:rPr>
          <w:rFonts w:cs="Calibri"/>
        </w:rPr>
        <w:t xml:space="preserve">to expiration of the proposal validity period through a communication in writing (the “Letter of Acceptance”). The said Letter of Acceptance shall state </w:t>
      </w:r>
      <w:r>
        <w:t xml:space="preserve">the full value of the contract payable by Karandaaz Pakistan in consideration of the services to be provided in accordance with the RFP. </w:t>
      </w:r>
    </w:p>
    <w:p w14:paraId="12C2BDF3" w14:textId="77777777" w:rsidR="006B3FC0" w:rsidRDefault="00000000">
      <w:pPr>
        <w:spacing w:after="0" w:line="259" w:lineRule="auto"/>
        <w:ind w:left="0" w:right="0" w:firstLine="0"/>
        <w:jc w:val="left"/>
      </w:pPr>
      <w:r>
        <w:t xml:space="preserve"> </w:t>
      </w:r>
    </w:p>
    <w:p w14:paraId="53FDC28E" w14:textId="77777777" w:rsidR="006B3FC0" w:rsidRDefault="00000000">
      <w:pPr>
        <w:ind w:left="7" w:right="186"/>
      </w:pPr>
      <w:r>
        <w:t xml:space="preserve">The contract pursuant to the award shall incorporate all agreements between Karandaaz Pakistan and the successful bidder and shall be signed by Karandaaz Pakistan and sent to the successful bidder, anytime following the date of the Letter of Acceptance. The successful bidder will duly sign the contract and return it to Karandaaz Pakistan with seven (7) days of the receipt of the Letter of Acceptance. </w:t>
      </w:r>
    </w:p>
    <w:p w14:paraId="491DB307" w14:textId="77777777" w:rsidR="006B3FC0" w:rsidRDefault="00000000">
      <w:pPr>
        <w:spacing w:after="0" w:line="259" w:lineRule="auto"/>
        <w:ind w:left="0" w:right="0" w:firstLine="0"/>
        <w:jc w:val="left"/>
      </w:pPr>
      <w:r>
        <w:t xml:space="preserve"> </w:t>
      </w:r>
    </w:p>
    <w:p w14:paraId="1369ED89" w14:textId="77777777" w:rsidR="006B3FC0" w:rsidRDefault="00000000">
      <w:pPr>
        <w:spacing w:after="0" w:line="259" w:lineRule="auto"/>
        <w:ind w:left="0" w:right="147" w:firstLine="0"/>
        <w:jc w:val="center"/>
      </w:pPr>
      <w:r>
        <w:rPr>
          <w:rFonts w:cs="Calibri"/>
          <w:b/>
          <w:color w:val="006189"/>
        </w:rPr>
        <w:t xml:space="preserve"> </w:t>
      </w:r>
    </w:p>
    <w:p w14:paraId="61CA5A03" w14:textId="77777777" w:rsidR="006B3FC0" w:rsidRDefault="00000000">
      <w:pPr>
        <w:pStyle w:val="Heading1"/>
        <w:ind w:right="197"/>
      </w:pPr>
      <w:r>
        <w:t xml:space="preserve">SECTION 3. PROCUREMENT POLICY – BIDDER CONDUCT </w:t>
      </w:r>
    </w:p>
    <w:p w14:paraId="2AEC1C9A" w14:textId="77777777" w:rsidR="006B3FC0" w:rsidRDefault="00000000">
      <w:pPr>
        <w:spacing w:after="0" w:line="259" w:lineRule="auto"/>
        <w:ind w:left="0" w:right="147" w:firstLine="0"/>
        <w:jc w:val="center"/>
      </w:pPr>
      <w:r>
        <w:rPr>
          <w:rFonts w:cs="Calibri"/>
          <w:b/>
        </w:rPr>
        <w:t xml:space="preserve"> </w:t>
      </w:r>
    </w:p>
    <w:p w14:paraId="3F120EEC" w14:textId="77777777" w:rsidR="006B3FC0" w:rsidRDefault="00000000">
      <w:pPr>
        <w:pStyle w:val="Heading2"/>
        <w:tabs>
          <w:tab w:val="center" w:pos="2139"/>
        </w:tabs>
        <w:spacing w:after="0"/>
        <w:ind w:left="0" w:firstLine="0"/>
      </w:pPr>
      <w:r>
        <w:lastRenderedPageBreak/>
        <w:t xml:space="preserve">32 </w:t>
      </w:r>
      <w:r>
        <w:tab/>
        <w:t xml:space="preserve">Corrupt or fraudulent practices </w:t>
      </w:r>
    </w:p>
    <w:p w14:paraId="32D33872" w14:textId="77777777" w:rsidR="006B3FC0" w:rsidRDefault="00000000">
      <w:pPr>
        <w:spacing w:after="0" w:line="259" w:lineRule="auto"/>
        <w:ind w:left="0" w:right="0" w:firstLine="0"/>
        <w:jc w:val="left"/>
      </w:pPr>
      <w:r>
        <w:rPr>
          <w:rFonts w:cs="Calibri"/>
          <w:b/>
        </w:rPr>
        <w:t xml:space="preserve"> </w:t>
      </w:r>
    </w:p>
    <w:p w14:paraId="6C29368B" w14:textId="77777777" w:rsidR="006B3FC0" w:rsidRDefault="00000000">
      <w:pPr>
        <w:ind w:left="7" w:right="186"/>
      </w:pPr>
      <w:r>
        <w:t xml:space="preserve">Bidders, suppliers, contractors and their agents (whether declared or not), and any personnel thereof, shall observe the highest standard of ethics during the procurement and execution of contracts. </w:t>
      </w:r>
    </w:p>
    <w:p w14:paraId="041E5721" w14:textId="77777777" w:rsidR="006B3FC0" w:rsidRDefault="00000000">
      <w:pPr>
        <w:spacing w:after="0" w:line="259" w:lineRule="auto"/>
        <w:ind w:left="12" w:right="0" w:firstLine="0"/>
        <w:jc w:val="left"/>
      </w:pPr>
      <w:r>
        <w:t xml:space="preserve"> </w:t>
      </w:r>
    </w:p>
    <w:p w14:paraId="1B013E5E" w14:textId="77777777" w:rsidR="006B3FC0" w:rsidRDefault="00000000">
      <w:pPr>
        <w:ind w:left="7" w:right="186"/>
      </w:pPr>
      <w:r>
        <w:t xml:space="preserve">Any effort by the bidder to influence Karandaaz Pakistan in the examination, evaluation, comparison, postqualification of the proposals, or contract award decisions will result in the rejection of its proposal. </w:t>
      </w:r>
    </w:p>
    <w:p w14:paraId="19C26A87" w14:textId="77777777" w:rsidR="006B3FC0" w:rsidRDefault="00000000">
      <w:pPr>
        <w:spacing w:after="0" w:line="259" w:lineRule="auto"/>
        <w:ind w:left="12" w:right="0" w:firstLine="0"/>
        <w:jc w:val="left"/>
      </w:pPr>
      <w:r>
        <w:t xml:space="preserve"> </w:t>
      </w:r>
    </w:p>
    <w:p w14:paraId="527D705E" w14:textId="77777777" w:rsidR="006B3FC0" w:rsidRDefault="00000000">
      <w:pPr>
        <w:ind w:left="7" w:right="186"/>
      </w:pPr>
      <w:r>
        <w:t xml:space="preserve">Karandaaz Pakistan shall not award the contract if it is determined that the bidder, or any of its personnel, or its agents, or its suppliers and/or their employees, has, directly or indirectly, engaged in corrupt, fraudulent, collusive, coercive, or obstructive practices in competing for the contract in question. As part </w:t>
      </w:r>
      <w:r>
        <w:rPr>
          <w:rFonts w:cs="Calibri"/>
        </w:rPr>
        <w:t>of bidding/ solicitation documents, Karandaaz Pakistan will seek declaration of ‘Non collusive non</w:t>
      </w:r>
      <w:r>
        <w:t xml:space="preserve">-corrupt </w:t>
      </w:r>
      <w:r>
        <w:rPr>
          <w:rFonts w:cs="Calibri"/>
        </w:rPr>
        <w:t xml:space="preserve">practices’ from each bidder. Format for such declaration is prescribed in </w:t>
      </w:r>
      <w:r>
        <w:t xml:space="preserve">Annexure C of the standard bidding document. In pursuance of this policy, following terms are defined as follows: </w:t>
      </w:r>
    </w:p>
    <w:p w14:paraId="314CB040" w14:textId="77777777" w:rsidR="006B3FC0" w:rsidRDefault="00000000">
      <w:pPr>
        <w:spacing w:after="0" w:line="259" w:lineRule="auto"/>
        <w:ind w:left="12" w:right="0" w:firstLine="0"/>
        <w:jc w:val="left"/>
      </w:pPr>
      <w:r>
        <w:t xml:space="preserve"> </w:t>
      </w:r>
    </w:p>
    <w:p w14:paraId="66124284" w14:textId="77777777" w:rsidR="006B3FC0" w:rsidRDefault="00000000">
      <w:pPr>
        <w:numPr>
          <w:ilvl w:val="0"/>
          <w:numId w:val="5"/>
        </w:numPr>
        <w:ind w:right="0" w:hanging="360"/>
      </w:pPr>
      <w:r>
        <w:rPr>
          <w:rFonts w:cs="Calibri"/>
        </w:rPr>
        <w:t xml:space="preserve">“Corrupt practice” is the offering, giving, receiving, or soliciting, directly or indirectly, of anything of </w:t>
      </w:r>
      <w:r>
        <w:t xml:space="preserve">value to influence improperly the actions of another party; </w:t>
      </w:r>
    </w:p>
    <w:p w14:paraId="658EB5CA" w14:textId="77777777" w:rsidR="006B3FC0" w:rsidRDefault="00000000">
      <w:pPr>
        <w:spacing w:after="0" w:line="259" w:lineRule="auto"/>
        <w:ind w:left="1080" w:right="0" w:firstLine="0"/>
        <w:jc w:val="left"/>
      </w:pPr>
      <w:r>
        <w:t xml:space="preserve"> </w:t>
      </w:r>
    </w:p>
    <w:p w14:paraId="2EE0FF8B" w14:textId="77777777" w:rsidR="006B3FC0" w:rsidRDefault="00000000">
      <w:pPr>
        <w:numPr>
          <w:ilvl w:val="0"/>
          <w:numId w:val="5"/>
        </w:numPr>
        <w:ind w:right="0" w:hanging="360"/>
      </w:pPr>
      <w:r>
        <w:rPr>
          <w:rFonts w:cs="Calibri"/>
        </w:rPr>
        <w:t>“Fraudulent practice” is any act or omission, including a misrepresentation, that knowingly or reck</w:t>
      </w:r>
      <w:r>
        <w:t xml:space="preserve">lessly misleads, or attempts to mislead, a party to obtain a financial or other benefit or to avoid an obligation; </w:t>
      </w:r>
    </w:p>
    <w:p w14:paraId="08B84653" w14:textId="77777777" w:rsidR="006B3FC0" w:rsidRDefault="00000000">
      <w:pPr>
        <w:spacing w:after="0" w:line="259" w:lineRule="auto"/>
        <w:ind w:left="0" w:right="0" w:firstLine="0"/>
        <w:jc w:val="left"/>
      </w:pPr>
      <w:r>
        <w:t xml:space="preserve"> </w:t>
      </w:r>
    </w:p>
    <w:p w14:paraId="206E94ED" w14:textId="77777777" w:rsidR="006B3FC0" w:rsidRDefault="00000000">
      <w:pPr>
        <w:numPr>
          <w:ilvl w:val="0"/>
          <w:numId w:val="5"/>
        </w:numPr>
        <w:ind w:right="0" w:hanging="360"/>
      </w:pPr>
      <w:r>
        <w:rPr>
          <w:rFonts w:cs="Calibri"/>
        </w:rPr>
        <w:t>“Collusive practice” is an arrangement between two or more parties designed to achieve an im</w:t>
      </w:r>
      <w:r>
        <w:t xml:space="preserve">proper purpose, including to influence improperly the actions of another party; </w:t>
      </w:r>
    </w:p>
    <w:p w14:paraId="4D541978" w14:textId="77777777" w:rsidR="006B3FC0" w:rsidRDefault="00000000">
      <w:pPr>
        <w:spacing w:after="0" w:line="259" w:lineRule="auto"/>
        <w:ind w:left="0" w:right="0" w:firstLine="0"/>
        <w:jc w:val="left"/>
      </w:pPr>
      <w:r>
        <w:t xml:space="preserve"> </w:t>
      </w:r>
    </w:p>
    <w:p w14:paraId="2E61F479" w14:textId="77777777" w:rsidR="006B3FC0" w:rsidRDefault="00000000">
      <w:pPr>
        <w:numPr>
          <w:ilvl w:val="0"/>
          <w:numId w:val="5"/>
        </w:numPr>
        <w:ind w:right="0" w:hanging="360"/>
      </w:pPr>
      <w:r>
        <w:rPr>
          <w:rFonts w:cs="Calibri"/>
        </w:rPr>
        <w:t xml:space="preserve">“Coercive practice” is impairing or harming, or threatening to impair or harm, directly or indirectly, </w:t>
      </w:r>
      <w:r>
        <w:t xml:space="preserve">any party or the property of the party to influence improperly the actions of a party; </w:t>
      </w:r>
    </w:p>
    <w:p w14:paraId="7EECA4AA" w14:textId="77777777" w:rsidR="006B3FC0" w:rsidRDefault="00000000">
      <w:pPr>
        <w:spacing w:after="0" w:line="259" w:lineRule="auto"/>
        <w:ind w:left="0" w:right="0" w:firstLine="0"/>
        <w:jc w:val="left"/>
      </w:pPr>
      <w:r>
        <w:t xml:space="preserve"> </w:t>
      </w:r>
    </w:p>
    <w:p w14:paraId="5775FE60" w14:textId="77777777" w:rsidR="006B3FC0" w:rsidRDefault="00000000">
      <w:pPr>
        <w:numPr>
          <w:ilvl w:val="0"/>
          <w:numId w:val="5"/>
        </w:numPr>
        <w:ind w:right="0" w:hanging="360"/>
      </w:pPr>
      <w:r>
        <w:rPr>
          <w:rFonts w:cs="Calibri"/>
        </w:rPr>
        <w:t>“Obstructive practice” is deliberately destroying, falsifying, altering, or concealing of evidence ma</w:t>
      </w:r>
      <w:r>
        <w:t xml:space="preserve">terial to the investigation or making false statements to investigators in order to materially impede investigation into allegations of a corrupt, fraudulent, coercive or collusive practice; and/or threatening, harassing or intimidating any party to prevent it from disclosing its knowledge of matters relevant to the investigation or from pursuing the investigation. </w:t>
      </w:r>
    </w:p>
    <w:p w14:paraId="64AC8303" w14:textId="77777777" w:rsidR="006B3FC0" w:rsidRDefault="00000000">
      <w:pPr>
        <w:spacing w:after="0" w:line="259" w:lineRule="auto"/>
        <w:ind w:left="0" w:right="0" w:firstLine="0"/>
        <w:jc w:val="left"/>
      </w:pPr>
      <w:r>
        <w:t xml:space="preserve"> </w:t>
      </w:r>
    </w:p>
    <w:p w14:paraId="492AF7A3" w14:textId="77777777" w:rsidR="006B3FC0" w:rsidRDefault="00000000">
      <w:pPr>
        <w:ind w:left="152" w:right="186"/>
      </w:pPr>
      <w:r>
        <w:t xml:space="preserve">Karandaaz </w:t>
      </w:r>
      <w:r>
        <w:rPr>
          <w:rFonts w:cs="Calibri"/>
        </w:rPr>
        <w:t xml:space="preserve">Pakistan shall not award the contract if it’s determined that the bidder or any of its personnel, </w:t>
      </w:r>
      <w:r>
        <w:t xml:space="preserve">agents or consortium/joint venture partner - suppliers and/or their employees are directly or indirectly engaged in or support individuals, groups or entities associated with terrorism, including but not limited to the following: </w:t>
      </w:r>
    </w:p>
    <w:p w14:paraId="106AF120" w14:textId="77777777" w:rsidR="006B3FC0" w:rsidRDefault="00000000">
      <w:pPr>
        <w:spacing w:after="0" w:line="259" w:lineRule="auto"/>
        <w:ind w:left="708" w:right="0" w:firstLine="0"/>
        <w:jc w:val="left"/>
      </w:pPr>
      <w:r>
        <w:t xml:space="preserve"> </w:t>
      </w:r>
    </w:p>
    <w:p w14:paraId="71B101FC" w14:textId="77777777" w:rsidR="006B3FC0" w:rsidRDefault="00000000">
      <w:pPr>
        <w:numPr>
          <w:ilvl w:val="1"/>
          <w:numId w:val="5"/>
        </w:numPr>
        <w:ind w:right="186" w:hanging="360"/>
      </w:pPr>
      <w:r>
        <w:rPr>
          <w:rFonts w:cs="Calibri"/>
        </w:rPr>
        <w:t>HM Treasury’s Office of Financial Sanction Implementation</w:t>
      </w:r>
      <w:r>
        <w:t xml:space="preserve">-Financial sanctions consolidated list of targets; </w:t>
      </w:r>
    </w:p>
    <w:p w14:paraId="2EA60494" w14:textId="77777777" w:rsidR="006B3FC0" w:rsidRDefault="00000000">
      <w:pPr>
        <w:numPr>
          <w:ilvl w:val="1"/>
          <w:numId w:val="5"/>
        </w:numPr>
        <w:ind w:right="186" w:hanging="360"/>
      </w:pPr>
      <w:r>
        <w:t xml:space="preserve">UK Home Office- Proscribed terrorist groups or organisations; </w:t>
      </w:r>
    </w:p>
    <w:p w14:paraId="320A6820" w14:textId="77777777" w:rsidR="006B3FC0" w:rsidRDefault="00000000">
      <w:pPr>
        <w:numPr>
          <w:ilvl w:val="1"/>
          <w:numId w:val="5"/>
        </w:numPr>
        <w:ind w:right="186" w:hanging="360"/>
      </w:pPr>
      <w:r>
        <w:t xml:space="preserve">United Nations- United Nations Security Council Sanctions List; </w:t>
      </w:r>
    </w:p>
    <w:p w14:paraId="54495C9B" w14:textId="77777777" w:rsidR="006B3FC0" w:rsidRDefault="00000000">
      <w:pPr>
        <w:numPr>
          <w:ilvl w:val="1"/>
          <w:numId w:val="5"/>
        </w:numPr>
        <w:ind w:right="186" w:hanging="360"/>
      </w:pPr>
      <w:r>
        <w:t xml:space="preserve">World Bank- World Bank Listing of Ineligible Firms and Individuals. </w:t>
      </w:r>
    </w:p>
    <w:p w14:paraId="1D727D01" w14:textId="77777777" w:rsidR="006B3FC0" w:rsidRDefault="00000000">
      <w:pPr>
        <w:numPr>
          <w:ilvl w:val="1"/>
          <w:numId w:val="5"/>
        </w:numPr>
        <w:ind w:right="186" w:hanging="360"/>
      </w:pPr>
      <w:r>
        <w:t xml:space="preserve">European Union- Consolidated List of Sanctions; </w:t>
      </w:r>
    </w:p>
    <w:p w14:paraId="4C3248E8" w14:textId="77777777" w:rsidR="006B3FC0" w:rsidRDefault="00000000">
      <w:pPr>
        <w:numPr>
          <w:ilvl w:val="1"/>
          <w:numId w:val="5"/>
        </w:numPr>
        <w:ind w:right="186" w:hanging="360"/>
      </w:pPr>
      <w:r>
        <w:rPr>
          <w:rFonts w:cs="Calibri"/>
        </w:rPr>
        <w:t xml:space="preserve">Parties on US Treasury’s Office of Foreign Assets Control (OFAC) List of Specially Designated </w:t>
      </w:r>
    </w:p>
    <w:p w14:paraId="4023D94D" w14:textId="77777777" w:rsidR="006B3FC0" w:rsidRDefault="00000000">
      <w:pPr>
        <w:ind w:left="936" w:right="186"/>
      </w:pPr>
      <w:r>
        <w:lastRenderedPageBreak/>
        <w:t xml:space="preserve">Nationals and Blocked Persons </w:t>
      </w:r>
    </w:p>
    <w:p w14:paraId="3A5443D4" w14:textId="77777777" w:rsidR="006B3FC0" w:rsidRDefault="00000000">
      <w:pPr>
        <w:numPr>
          <w:ilvl w:val="1"/>
          <w:numId w:val="5"/>
        </w:numPr>
        <w:ind w:right="186" w:hanging="360"/>
      </w:pPr>
      <w:r>
        <w:t xml:space="preserve">National Counter Terrorism Authority (NACTA)- Proscribed Organizations List; </w:t>
      </w:r>
    </w:p>
    <w:p w14:paraId="4DBAE239" w14:textId="77777777" w:rsidR="006B3FC0" w:rsidRDefault="00000000">
      <w:pPr>
        <w:numPr>
          <w:ilvl w:val="1"/>
          <w:numId w:val="5"/>
        </w:numPr>
        <w:ind w:right="186" w:hanging="360"/>
      </w:pPr>
      <w:r>
        <w:t xml:space="preserve">National Counter Terrorism Authority (NACTA)-Proscribed Persons List </w:t>
      </w:r>
    </w:p>
    <w:p w14:paraId="1585861E" w14:textId="77777777" w:rsidR="006B3FC0" w:rsidRDefault="00000000">
      <w:pPr>
        <w:numPr>
          <w:ilvl w:val="1"/>
          <w:numId w:val="5"/>
        </w:numPr>
        <w:ind w:right="186" w:hanging="360"/>
      </w:pPr>
      <w:r>
        <w:t xml:space="preserve">French DG Trésor Freeze Register Sanctions List </w:t>
      </w:r>
    </w:p>
    <w:p w14:paraId="3E76E578" w14:textId="77777777" w:rsidR="006B3FC0" w:rsidRDefault="00000000">
      <w:pPr>
        <w:spacing w:after="0" w:line="259" w:lineRule="auto"/>
        <w:ind w:left="0" w:right="0" w:firstLine="0"/>
        <w:jc w:val="left"/>
      </w:pPr>
      <w:r>
        <w:t xml:space="preserve"> </w:t>
      </w:r>
    </w:p>
    <w:p w14:paraId="724E0BC0" w14:textId="77777777" w:rsidR="006B3FC0" w:rsidRDefault="00000000">
      <w:pPr>
        <w:pStyle w:val="Heading2"/>
        <w:tabs>
          <w:tab w:val="center" w:pos="2180"/>
        </w:tabs>
        <w:spacing w:after="0"/>
        <w:ind w:left="0" w:firstLine="0"/>
      </w:pPr>
      <w:r>
        <w:t xml:space="preserve">33 </w:t>
      </w:r>
      <w:r>
        <w:tab/>
        <w:t xml:space="preserve">Avoidance of conflict of interest </w:t>
      </w:r>
    </w:p>
    <w:p w14:paraId="3725B8D1" w14:textId="77777777" w:rsidR="006B3FC0" w:rsidRDefault="00000000">
      <w:pPr>
        <w:spacing w:after="0" w:line="259" w:lineRule="auto"/>
        <w:ind w:left="0" w:right="0" w:firstLine="0"/>
        <w:jc w:val="left"/>
      </w:pPr>
      <w:r>
        <w:rPr>
          <w:rFonts w:cs="Calibri"/>
          <w:b/>
        </w:rPr>
        <w:t xml:space="preserve"> </w:t>
      </w:r>
    </w:p>
    <w:p w14:paraId="3D2FEB57" w14:textId="77777777" w:rsidR="006B3FC0" w:rsidRDefault="00000000">
      <w:pPr>
        <w:ind w:left="7" w:right="186"/>
      </w:pPr>
      <w:r>
        <w:t xml:space="preserve">Any bidder participating in the procurement process should disclose any actual or perceived conflict of interest situation/condition. Any bidder to have a conflict of interest shall be ineligible for award of a contract.  </w:t>
      </w:r>
    </w:p>
    <w:p w14:paraId="72643208" w14:textId="77777777" w:rsidR="006B3FC0" w:rsidRDefault="00000000">
      <w:pPr>
        <w:spacing w:after="0" w:line="259" w:lineRule="auto"/>
        <w:ind w:left="0" w:right="0" w:firstLine="0"/>
        <w:jc w:val="left"/>
      </w:pPr>
      <w:r>
        <w:t xml:space="preserve"> </w:t>
      </w:r>
    </w:p>
    <w:p w14:paraId="08E05D69" w14:textId="77777777" w:rsidR="006B3FC0" w:rsidRDefault="00000000">
      <w:pPr>
        <w:ind w:left="7" w:right="186"/>
      </w:pPr>
      <w:r>
        <w:t xml:space="preserve">A bidder shall be considered to have a conflict of interest in a procurement process if: </w:t>
      </w:r>
    </w:p>
    <w:p w14:paraId="226C4C67" w14:textId="77777777" w:rsidR="006B3FC0" w:rsidRDefault="00000000">
      <w:pPr>
        <w:spacing w:after="0" w:line="259" w:lineRule="auto"/>
        <w:ind w:left="720" w:right="0" w:firstLine="0"/>
        <w:jc w:val="left"/>
      </w:pPr>
      <w:r>
        <w:t xml:space="preserve"> </w:t>
      </w:r>
    </w:p>
    <w:p w14:paraId="2FBBDB4B" w14:textId="77777777" w:rsidR="006B3FC0" w:rsidRDefault="00000000">
      <w:pPr>
        <w:numPr>
          <w:ilvl w:val="0"/>
          <w:numId w:val="6"/>
        </w:numPr>
        <w:ind w:right="186" w:hanging="360"/>
      </w:pPr>
      <w:r>
        <w:t xml:space="preserve">Such bidder is providing goods, works, or non-consulting services resulting from or directly related to consulting services for the preparation or implementation of a project that it provided or were provided by any affiliate that directly or indirectly controls, is controlled by, or is under common control with that bidder.  </w:t>
      </w:r>
    </w:p>
    <w:p w14:paraId="54D897D9" w14:textId="77777777" w:rsidR="006B3FC0" w:rsidRDefault="00000000">
      <w:pPr>
        <w:spacing w:after="0" w:line="259" w:lineRule="auto"/>
        <w:ind w:left="0" w:right="0" w:firstLine="0"/>
        <w:jc w:val="left"/>
      </w:pPr>
      <w:r>
        <w:t xml:space="preserve"> </w:t>
      </w:r>
    </w:p>
    <w:p w14:paraId="1446443D" w14:textId="77777777" w:rsidR="006B3FC0" w:rsidRDefault="00000000">
      <w:pPr>
        <w:numPr>
          <w:ilvl w:val="0"/>
          <w:numId w:val="6"/>
        </w:numPr>
        <w:ind w:right="186" w:hanging="360"/>
      </w:pPr>
      <w:r>
        <w:t xml:space="preserve">An entity can participate only in one bid: as a single bidder, as a lead in a consortium/ joint venture or as a partner in a consortium / joint venture. Partnership firms or similar entities in different jurisdiction which work under common brand name or a part of affiliated network will be regarded as single entity and may not participate in more than one bid. Similarly associates and subsidiaries of an entity will be regarded as a part of a group and may not participate in multiple bids.  Bidders may ask for clarification and any decision in this regard by Karandaaz shall be deemed to be final.  </w:t>
      </w:r>
    </w:p>
    <w:p w14:paraId="66B49AEB" w14:textId="77777777" w:rsidR="006B3FC0" w:rsidRDefault="00000000">
      <w:pPr>
        <w:spacing w:after="0" w:line="259" w:lineRule="auto"/>
        <w:ind w:left="720" w:right="0" w:firstLine="0"/>
        <w:jc w:val="left"/>
      </w:pPr>
      <w:r>
        <w:t xml:space="preserve"> </w:t>
      </w:r>
    </w:p>
    <w:p w14:paraId="39A82381" w14:textId="77777777" w:rsidR="006B3FC0" w:rsidRDefault="00000000">
      <w:pPr>
        <w:numPr>
          <w:ilvl w:val="0"/>
          <w:numId w:val="6"/>
        </w:numPr>
        <w:ind w:right="186" w:hanging="360"/>
      </w:pPr>
      <w:r>
        <w:t xml:space="preserve">Such bidder (including its personnel) has a close business or family relationship with one or more professional staff of Karandaaz Pakistan who:  </w:t>
      </w:r>
    </w:p>
    <w:p w14:paraId="0266E88E" w14:textId="77777777" w:rsidR="006B3FC0" w:rsidRDefault="00000000">
      <w:pPr>
        <w:spacing w:after="0" w:line="259" w:lineRule="auto"/>
        <w:ind w:left="720" w:right="0" w:firstLine="0"/>
        <w:jc w:val="left"/>
      </w:pPr>
      <w:r>
        <w:t xml:space="preserve"> </w:t>
      </w:r>
    </w:p>
    <w:p w14:paraId="40F43726" w14:textId="77777777" w:rsidR="006B3FC0" w:rsidRDefault="00000000">
      <w:pPr>
        <w:numPr>
          <w:ilvl w:val="1"/>
          <w:numId w:val="6"/>
        </w:numPr>
        <w:ind w:right="186" w:hanging="566"/>
      </w:pPr>
      <w:r>
        <w:t xml:space="preserve">is/are directly or indirectly involved in the preparation of the bidding documents or specifications of the contract, and/or the bid evaluation process of the contract; or </w:t>
      </w:r>
    </w:p>
    <w:p w14:paraId="73F4830C" w14:textId="77777777" w:rsidR="006B3FC0" w:rsidRDefault="00000000">
      <w:pPr>
        <w:numPr>
          <w:ilvl w:val="1"/>
          <w:numId w:val="6"/>
        </w:numPr>
        <w:ind w:right="186" w:hanging="566"/>
      </w:pPr>
      <w:r>
        <w:t xml:space="preserve">would be involved in the implementation or supervision of the contract unless the conflict stemming from such relationship has been resolved in a manner acceptable to Karandaaz Pakistan throughout the procurement process and execution of the contract; or  </w:t>
      </w:r>
    </w:p>
    <w:p w14:paraId="065456D4" w14:textId="77777777" w:rsidR="006B3FC0" w:rsidRDefault="00000000">
      <w:pPr>
        <w:numPr>
          <w:ilvl w:val="1"/>
          <w:numId w:val="6"/>
        </w:numPr>
        <w:ind w:right="186" w:hanging="566"/>
      </w:pPr>
      <w:r>
        <w:t xml:space="preserve">Such bidder falls under any other conflict of interest situation as specified in the standard bidding documents relevant to the specific procurement process. </w:t>
      </w:r>
    </w:p>
    <w:p w14:paraId="6C93B30B" w14:textId="77777777" w:rsidR="006B3FC0" w:rsidRDefault="00000000">
      <w:pPr>
        <w:spacing w:after="0" w:line="259" w:lineRule="auto"/>
        <w:ind w:left="0" w:right="0" w:firstLine="0"/>
        <w:jc w:val="left"/>
      </w:pPr>
      <w:r>
        <w:rPr>
          <w:rFonts w:cs="Calibri"/>
          <w:b/>
        </w:rPr>
        <w:t xml:space="preserve"> </w:t>
      </w:r>
    </w:p>
    <w:p w14:paraId="79489764" w14:textId="77777777" w:rsidR="006B3FC0" w:rsidRDefault="00000000">
      <w:pPr>
        <w:pStyle w:val="Heading2"/>
        <w:spacing w:after="0"/>
        <w:ind w:left="62"/>
      </w:pPr>
      <w:r>
        <w:t xml:space="preserve">34    Duty of Care </w:t>
      </w:r>
    </w:p>
    <w:p w14:paraId="70E4D4D5" w14:textId="77777777" w:rsidR="006B3FC0" w:rsidRDefault="00000000">
      <w:pPr>
        <w:spacing w:after="0" w:line="259" w:lineRule="auto"/>
        <w:ind w:left="0" w:right="0" w:firstLine="0"/>
        <w:jc w:val="left"/>
      </w:pPr>
      <w:r>
        <w:rPr>
          <w:rFonts w:cs="Calibri"/>
          <w:b/>
        </w:rPr>
        <w:t xml:space="preserve"> </w:t>
      </w:r>
    </w:p>
    <w:p w14:paraId="15C5D2D0" w14:textId="77777777" w:rsidR="006B3FC0" w:rsidRDefault="00000000">
      <w:pPr>
        <w:ind w:left="293" w:right="186"/>
      </w:pPr>
      <w:r>
        <w:t xml:space="preserve">The successful bidder in performance of services for Karandaaz Pakistan shall exercise a duty of care. Duty of care holds the successful bidder responsible for the safety and well-being of its personnel and any third party affected by its activities. </w:t>
      </w:r>
    </w:p>
    <w:p w14:paraId="61352A89" w14:textId="77777777" w:rsidR="006B3FC0" w:rsidRDefault="00000000">
      <w:pPr>
        <w:spacing w:after="0" w:line="259" w:lineRule="auto"/>
        <w:ind w:left="283" w:right="0" w:firstLine="0"/>
        <w:jc w:val="left"/>
      </w:pPr>
      <w:r>
        <w:t xml:space="preserve"> </w:t>
      </w:r>
    </w:p>
    <w:p w14:paraId="4FADB3B8" w14:textId="77777777" w:rsidR="006B3FC0" w:rsidRDefault="00000000">
      <w:pPr>
        <w:pStyle w:val="Heading2"/>
        <w:spacing w:after="0"/>
        <w:ind w:left="62"/>
      </w:pPr>
      <w:r>
        <w:t xml:space="preserve">35    Related Parties </w:t>
      </w:r>
    </w:p>
    <w:p w14:paraId="55D46D8A" w14:textId="77777777" w:rsidR="006B3FC0" w:rsidRDefault="00000000">
      <w:pPr>
        <w:spacing w:after="0" w:line="259" w:lineRule="auto"/>
        <w:ind w:left="77" w:right="0" w:firstLine="0"/>
        <w:jc w:val="left"/>
      </w:pPr>
      <w:r>
        <w:rPr>
          <w:rFonts w:cs="Calibri"/>
          <w:b/>
        </w:rPr>
        <w:t xml:space="preserve"> </w:t>
      </w:r>
    </w:p>
    <w:p w14:paraId="517B1CDA" w14:textId="77777777" w:rsidR="006B3FC0" w:rsidRDefault="00000000">
      <w:pPr>
        <w:ind w:left="87" w:right="186"/>
      </w:pPr>
      <w:r>
        <w:lastRenderedPageBreak/>
        <w:t>Any bidder participating in the procurement process should disclose whether they are a Related Party of Karandaaz Pakistan.</w:t>
      </w:r>
      <w:r>
        <w:rPr>
          <w:rFonts w:cs="Calibri"/>
          <w:b/>
        </w:rPr>
        <w:t xml:space="preserve"> </w:t>
      </w:r>
    </w:p>
    <w:p w14:paraId="7B0EA93D" w14:textId="77777777" w:rsidR="006B3FC0" w:rsidRDefault="00000000">
      <w:pPr>
        <w:spacing w:after="0" w:line="259" w:lineRule="auto"/>
        <w:ind w:left="0" w:right="0" w:firstLine="0"/>
        <w:jc w:val="left"/>
      </w:pPr>
      <w:r>
        <w:rPr>
          <w:rFonts w:cs="Calibri"/>
          <w:b/>
        </w:rPr>
        <w:t xml:space="preserve"> </w:t>
      </w:r>
    </w:p>
    <w:p w14:paraId="7C7F8563" w14:textId="77777777" w:rsidR="006B3FC0" w:rsidRDefault="00000000">
      <w:pPr>
        <w:ind w:left="7" w:right="186"/>
      </w:pPr>
      <w:r>
        <w:t xml:space="preserve">Related Parties of Karandaaz Pakistan include: </w:t>
      </w:r>
    </w:p>
    <w:p w14:paraId="432D2D50" w14:textId="77777777" w:rsidR="006B3FC0" w:rsidRDefault="00000000">
      <w:pPr>
        <w:spacing w:after="0" w:line="259" w:lineRule="auto"/>
        <w:ind w:left="360" w:right="0" w:firstLine="0"/>
        <w:jc w:val="left"/>
      </w:pPr>
      <w:r>
        <w:t xml:space="preserve"> </w:t>
      </w:r>
    </w:p>
    <w:p w14:paraId="373023C4" w14:textId="77777777" w:rsidR="006B3FC0" w:rsidRDefault="00000000">
      <w:pPr>
        <w:numPr>
          <w:ilvl w:val="0"/>
          <w:numId w:val="7"/>
        </w:numPr>
        <w:ind w:right="186" w:hanging="720"/>
      </w:pPr>
      <w:r>
        <w:t xml:space="preserve">a director or his / her relative,  </w:t>
      </w:r>
    </w:p>
    <w:p w14:paraId="4CD8D78A" w14:textId="77777777" w:rsidR="006B3FC0" w:rsidRDefault="00000000">
      <w:pPr>
        <w:numPr>
          <w:ilvl w:val="0"/>
          <w:numId w:val="7"/>
        </w:numPr>
        <w:ind w:right="186" w:hanging="720"/>
      </w:pPr>
      <w:r>
        <w:t xml:space="preserve">key managerial personnel or his relative;  </w:t>
      </w:r>
    </w:p>
    <w:p w14:paraId="35D1B1F5" w14:textId="77777777" w:rsidR="006B3FC0" w:rsidRDefault="00000000">
      <w:pPr>
        <w:numPr>
          <w:ilvl w:val="0"/>
          <w:numId w:val="7"/>
        </w:numPr>
        <w:ind w:right="186" w:hanging="720"/>
      </w:pPr>
      <w:r>
        <w:t xml:space="preserve">a firm, in which a director, manager or his relative is a partner;  </w:t>
      </w:r>
    </w:p>
    <w:p w14:paraId="48A4E243" w14:textId="77777777" w:rsidR="006B3FC0" w:rsidRDefault="00000000">
      <w:pPr>
        <w:numPr>
          <w:ilvl w:val="0"/>
          <w:numId w:val="7"/>
        </w:numPr>
        <w:ind w:right="186" w:hanging="720"/>
      </w:pPr>
      <w:r>
        <w:t xml:space="preserve">a private company in which a director or manager is a member or director;  </w:t>
      </w:r>
    </w:p>
    <w:p w14:paraId="78891182" w14:textId="77777777" w:rsidR="006B3FC0" w:rsidRDefault="00000000">
      <w:pPr>
        <w:numPr>
          <w:ilvl w:val="0"/>
          <w:numId w:val="7"/>
        </w:numPr>
        <w:ind w:right="186" w:hanging="720"/>
      </w:pPr>
      <w:r>
        <w:t xml:space="preserve">a public company in which a director or manager is a director or holds along with his relatives, any shares of its paid-up share capital;  </w:t>
      </w:r>
    </w:p>
    <w:p w14:paraId="3D719B04" w14:textId="77777777" w:rsidR="006B3FC0" w:rsidRDefault="00000000">
      <w:pPr>
        <w:numPr>
          <w:ilvl w:val="0"/>
          <w:numId w:val="7"/>
        </w:numPr>
        <w:ind w:right="186" w:hanging="720"/>
      </w:pPr>
      <w:r>
        <w:t xml:space="preserve">any corporate whose chief executive or manager is accustomed to act in accordance with the advice, directions or instructions of a director or manager; </w:t>
      </w:r>
    </w:p>
    <w:p w14:paraId="4A54CCC8" w14:textId="77777777" w:rsidR="006B3FC0" w:rsidRDefault="00000000">
      <w:pPr>
        <w:numPr>
          <w:ilvl w:val="0"/>
          <w:numId w:val="7"/>
        </w:numPr>
        <w:ind w:right="186" w:hanging="720"/>
      </w:pPr>
      <w:r>
        <w:t xml:space="preserve">any person on whose advice, directions, or instructions a director or manager is accustomed to act:  </w:t>
      </w:r>
    </w:p>
    <w:p w14:paraId="3240F6D0" w14:textId="77777777" w:rsidR="006B3FC0" w:rsidRDefault="00000000">
      <w:pPr>
        <w:ind w:left="1090" w:right="186"/>
      </w:pPr>
      <w:r>
        <w:t xml:space="preserve">Provided that nothing in sub-clauses (vi) and (vii) shall apply to the advice, directions or instructions given in a professional capacity;  </w:t>
      </w:r>
    </w:p>
    <w:p w14:paraId="01496175" w14:textId="77777777" w:rsidR="006B3FC0" w:rsidRDefault="00000000">
      <w:pPr>
        <w:numPr>
          <w:ilvl w:val="0"/>
          <w:numId w:val="7"/>
        </w:numPr>
        <w:ind w:right="186" w:hanging="720"/>
      </w:pPr>
      <w:r>
        <w:t>any company which is a holding, subsidiary, or an associated company of Karandaaz Pakistan; or a subsidiary of a holding company to which Karandaaz Pakistan is also a subsidiary;  (ix)</w:t>
      </w:r>
      <w:r>
        <w:rPr>
          <w:rFonts w:ascii="Arial" w:eastAsia="Arial" w:hAnsi="Arial" w:cs="Arial"/>
        </w:rPr>
        <w:t xml:space="preserve"> </w:t>
      </w:r>
      <w:r>
        <w:t xml:space="preserve">such other person as may be specified.  </w:t>
      </w:r>
    </w:p>
    <w:p w14:paraId="772C7B73" w14:textId="77777777" w:rsidR="006B3FC0" w:rsidRDefault="00000000">
      <w:pPr>
        <w:spacing w:after="0" w:line="259" w:lineRule="auto"/>
        <w:ind w:left="1080" w:right="0" w:firstLine="0"/>
        <w:jc w:val="left"/>
      </w:pPr>
      <w:r>
        <w:t xml:space="preserve"> </w:t>
      </w:r>
    </w:p>
    <w:p w14:paraId="0088E298" w14:textId="77777777" w:rsidR="006B3FC0" w:rsidRDefault="00000000">
      <w:pPr>
        <w:ind w:right="186"/>
      </w:pPr>
      <w:r>
        <w:t xml:space="preserve">Here relative is taken to mean: the spouse, siblings, lineal ascendants, and descendants of a person. </w:t>
      </w:r>
    </w:p>
    <w:p w14:paraId="1E698ACE" w14:textId="77777777" w:rsidR="006B3FC0" w:rsidRDefault="00000000">
      <w:pPr>
        <w:spacing w:after="0" w:line="259" w:lineRule="auto"/>
        <w:ind w:left="360" w:right="0" w:firstLine="0"/>
        <w:jc w:val="left"/>
      </w:pPr>
      <w:r>
        <w:t xml:space="preserve"> </w:t>
      </w:r>
    </w:p>
    <w:p w14:paraId="51FED368" w14:textId="77777777" w:rsidR="006B3FC0" w:rsidRDefault="00000000">
      <w:pPr>
        <w:ind w:right="186"/>
      </w:pPr>
      <w:r>
        <w:t xml:space="preserve">It is the policy of Karandaaz Pakistan that transactions with related parties shall be on purely commercial terms. There will not be any undue consideration given to such transactions. </w:t>
      </w:r>
    </w:p>
    <w:p w14:paraId="38012891" w14:textId="77777777" w:rsidR="006B3FC0" w:rsidRDefault="00000000">
      <w:pPr>
        <w:spacing w:after="0" w:line="259" w:lineRule="auto"/>
        <w:ind w:left="0" w:right="0" w:firstLine="0"/>
        <w:jc w:val="left"/>
      </w:pPr>
      <w:r>
        <w:rPr>
          <w:rFonts w:ascii="Times New Roman" w:eastAsia="Times New Roman" w:hAnsi="Times New Roman"/>
          <w:sz w:val="24"/>
        </w:rPr>
        <w:t xml:space="preserve"> </w:t>
      </w:r>
    </w:p>
    <w:p w14:paraId="1F7E1480" w14:textId="77777777" w:rsidR="006B3FC0" w:rsidRDefault="00000000">
      <w:pPr>
        <w:ind w:left="293" w:right="186"/>
      </w:pPr>
      <w:r>
        <w:t xml:space="preserve">In case bidder is a Related Party, following minimum information will be required to be provided alongside the proposal for use by the relevant approval body at Karandaaz Pakistan. Bidder acknowledges that Karandaaz Pakistan may also require additional information not listed below. </w:t>
      </w:r>
    </w:p>
    <w:p w14:paraId="42E53377" w14:textId="77777777" w:rsidR="006B3FC0" w:rsidRDefault="00000000">
      <w:pPr>
        <w:spacing w:after="21" w:line="259" w:lineRule="auto"/>
        <w:ind w:left="283" w:right="0" w:firstLine="0"/>
        <w:jc w:val="left"/>
      </w:pPr>
      <w:r>
        <w:rPr>
          <w:rFonts w:ascii="Times New Roman" w:eastAsia="Times New Roman" w:hAnsi="Times New Roman"/>
        </w:rPr>
        <w:t xml:space="preserve"> </w:t>
      </w:r>
    </w:p>
    <w:p w14:paraId="6DF42236" w14:textId="77777777" w:rsidR="006B3FC0" w:rsidRDefault="00000000">
      <w:pPr>
        <w:numPr>
          <w:ilvl w:val="0"/>
          <w:numId w:val="8"/>
        </w:numPr>
        <w:ind w:right="186" w:hanging="437"/>
      </w:pPr>
      <w:r>
        <w:t xml:space="preserve">Names of the interested or concerned persons or directors  </w:t>
      </w:r>
    </w:p>
    <w:p w14:paraId="49D1647B" w14:textId="77777777" w:rsidR="006B3FC0" w:rsidRDefault="00000000">
      <w:pPr>
        <w:numPr>
          <w:ilvl w:val="0"/>
          <w:numId w:val="8"/>
        </w:numPr>
        <w:ind w:right="186" w:hanging="437"/>
      </w:pPr>
      <w:r>
        <w:t>Nature of relationship, interest or concern along with complete information of financial or other interest or concern of directors, managers or key managerial personnel in the related party  III</w:t>
      </w:r>
      <w:r>
        <w:rPr>
          <w:rFonts w:ascii="Arial" w:eastAsia="Arial" w:hAnsi="Arial" w:cs="Arial"/>
        </w:rPr>
        <w:t xml:space="preserve"> </w:t>
      </w:r>
      <w:r>
        <w:t xml:space="preserve">Any other relevant and material information that is necessary for the body to make a well -informed decision regarding the approval of related party transactions </w:t>
      </w:r>
    </w:p>
    <w:p w14:paraId="0108AE0F" w14:textId="77777777" w:rsidR="006B3FC0" w:rsidRDefault="00000000">
      <w:pPr>
        <w:spacing w:after="0" w:line="259" w:lineRule="auto"/>
        <w:ind w:left="360" w:right="0" w:firstLine="0"/>
        <w:jc w:val="left"/>
      </w:pPr>
      <w:r>
        <w:t xml:space="preserve"> </w:t>
      </w:r>
    </w:p>
    <w:p w14:paraId="450A3417" w14:textId="77777777" w:rsidR="006B3FC0" w:rsidRDefault="00000000">
      <w:pPr>
        <w:ind w:left="293" w:right="186"/>
      </w:pPr>
      <w:r>
        <w:t xml:space="preserve">The bidder acknowledges that Karandaaz Pakistan may have a separate approval process for its transactions with Related Parties. The bidder further acknowledges that Karandaaz Pakistan is obligated to maintain a register of its transactions with Related Parties, and may disclose this information where required, including, but not limited to, its annual accounts. </w:t>
      </w:r>
    </w:p>
    <w:p w14:paraId="337D2A81" w14:textId="77777777" w:rsidR="006B3FC0" w:rsidRDefault="00000000">
      <w:pPr>
        <w:spacing w:after="0" w:line="259" w:lineRule="auto"/>
        <w:ind w:left="283" w:right="0" w:firstLine="0"/>
        <w:jc w:val="left"/>
      </w:pPr>
      <w:r>
        <w:t xml:space="preserve"> </w:t>
      </w:r>
    </w:p>
    <w:p w14:paraId="63D45520" w14:textId="77777777" w:rsidR="006B3FC0" w:rsidRDefault="00000000">
      <w:pPr>
        <w:pStyle w:val="Heading2"/>
        <w:spacing w:after="0"/>
        <w:ind w:left="293"/>
      </w:pPr>
      <w:r>
        <w:t xml:space="preserve">36    Anti-Terrorism </w:t>
      </w:r>
    </w:p>
    <w:p w14:paraId="63D2AAA7" w14:textId="77777777" w:rsidR="006B3FC0" w:rsidRDefault="00000000">
      <w:pPr>
        <w:spacing w:after="0" w:line="259" w:lineRule="auto"/>
        <w:ind w:left="283" w:right="0" w:firstLine="0"/>
        <w:jc w:val="left"/>
      </w:pPr>
      <w:r>
        <w:rPr>
          <w:rFonts w:cs="Calibri"/>
          <w:b/>
        </w:rPr>
        <w:t xml:space="preserve"> </w:t>
      </w:r>
    </w:p>
    <w:p w14:paraId="23E9B671" w14:textId="77777777" w:rsidR="006B3FC0" w:rsidRDefault="00000000">
      <w:pPr>
        <w:ind w:left="293" w:right="186"/>
      </w:pPr>
      <w:r>
        <w:t xml:space="preserve">The bidder will not use funds provided under this Agreement, directly or indirectly, in support of activities (a) prohibited by US laws related to combatting terrorism (b) with or related to parties on the </w:t>
      </w:r>
      <w:r>
        <w:lastRenderedPageBreak/>
        <w:t xml:space="preserve">List of Specially Designated Nationals (www.treasury.gov/sdn); or (c) with or related to the countries against which the U.S. maintains a comprehensive embargo. </w:t>
      </w:r>
    </w:p>
    <w:p w14:paraId="5808C47F" w14:textId="77777777" w:rsidR="006B3FC0" w:rsidRDefault="00000000">
      <w:pPr>
        <w:spacing w:after="0" w:line="259" w:lineRule="auto"/>
        <w:ind w:left="283" w:right="0" w:firstLine="0"/>
        <w:jc w:val="left"/>
      </w:pPr>
      <w:r>
        <w:t xml:space="preserve"> </w:t>
      </w:r>
    </w:p>
    <w:p w14:paraId="636725DC" w14:textId="77777777" w:rsidR="006B3FC0" w:rsidRDefault="00000000">
      <w:pPr>
        <w:spacing w:after="0" w:line="259" w:lineRule="auto"/>
        <w:ind w:left="283" w:right="0" w:firstLine="0"/>
        <w:jc w:val="left"/>
      </w:pPr>
      <w:r>
        <w:t xml:space="preserve"> </w:t>
      </w:r>
    </w:p>
    <w:p w14:paraId="07244E14" w14:textId="77777777" w:rsidR="006B3FC0" w:rsidRDefault="00000000">
      <w:pPr>
        <w:spacing w:after="0" w:line="259" w:lineRule="auto"/>
        <w:ind w:left="283" w:right="0" w:firstLine="0"/>
        <w:jc w:val="left"/>
      </w:pPr>
      <w:r>
        <w:t xml:space="preserve"> </w:t>
      </w:r>
    </w:p>
    <w:p w14:paraId="16D410FC" w14:textId="77777777" w:rsidR="006B3FC0" w:rsidRDefault="00000000">
      <w:pPr>
        <w:spacing w:after="0" w:line="259" w:lineRule="auto"/>
        <w:ind w:left="283" w:right="0" w:firstLine="0"/>
        <w:jc w:val="left"/>
      </w:pPr>
      <w:r>
        <w:t xml:space="preserve"> </w:t>
      </w:r>
    </w:p>
    <w:p w14:paraId="609C6478" w14:textId="77777777" w:rsidR="006B3FC0" w:rsidRDefault="00000000">
      <w:pPr>
        <w:spacing w:after="0" w:line="259" w:lineRule="auto"/>
        <w:ind w:left="283" w:right="0" w:firstLine="0"/>
        <w:jc w:val="left"/>
      </w:pPr>
      <w:r>
        <w:t xml:space="preserve"> </w:t>
      </w:r>
    </w:p>
    <w:p w14:paraId="6AC73006" w14:textId="77777777" w:rsidR="006B3FC0" w:rsidRDefault="00000000">
      <w:pPr>
        <w:spacing w:after="0" w:line="259" w:lineRule="auto"/>
        <w:ind w:left="283" w:right="0" w:firstLine="0"/>
        <w:jc w:val="left"/>
      </w:pPr>
      <w:r>
        <w:t xml:space="preserve"> </w:t>
      </w:r>
    </w:p>
    <w:p w14:paraId="768A4D9D" w14:textId="77777777" w:rsidR="006B3FC0" w:rsidRDefault="00000000">
      <w:pPr>
        <w:spacing w:after="0" w:line="259" w:lineRule="auto"/>
        <w:ind w:left="283" w:right="0" w:firstLine="0"/>
        <w:jc w:val="left"/>
      </w:pPr>
      <w:r>
        <w:t xml:space="preserve"> </w:t>
      </w:r>
    </w:p>
    <w:p w14:paraId="32D06E68" w14:textId="77777777" w:rsidR="006B3FC0" w:rsidRDefault="00000000">
      <w:pPr>
        <w:spacing w:after="0" w:line="259" w:lineRule="auto"/>
        <w:ind w:left="283" w:right="0" w:firstLine="0"/>
        <w:jc w:val="left"/>
      </w:pPr>
      <w:r>
        <w:t xml:space="preserve"> </w:t>
      </w:r>
    </w:p>
    <w:p w14:paraId="012854B1" w14:textId="77777777" w:rsidR="006B3FC0" w:rsidRDefault="00000000">
      <w:pPr>
        <w:spacing w:after="0" w:line="259" w:lineRule="auto"/>
        <w:ind w:left="283" w:right="0" w:firstLine="0"/>
        <w:jc w:val="left"/>
      </w:pPr>
      <w:r>
        <w:t xml:space="preserve"> </w:t>
      </w:r>
    </w:p>
    <w:p w14:paraId="0345B3AA" w14:textId="77777777" w:rsidR="006B3FC0" w:rsidRDefault="00000000">
      <w:pPr>
        <w:spacing w:after="0" w:line="259" w:lineRule="auto"/>
        <w:ind w:left="283" w:right="0" w:firstLine="0"/>
        <w:jc w:val="left"/>
      </w:pPr>
      <w:r>
        <w:t xml:space="preserve"> </w:t>
      </w:r>
    </w:p>
    <w:p w14:paraId="240A3E6D" w14:textId="77777777" w:rsidR="006B3FC0" w:rsidRDefault="00000000">
      <w:pPr>
        <w:spacing w:after="0" w:line="259" w:lineRule="auto"/>
        <w:ind w:left="283" w:right="0" w:firstLine="0"/>
        <w:jc w:val="left"/>
      </w:pPr>
      <w:r>
        <w:t xml:space="preserve"> </w:t>
      </w:r>
    </w:p>
    <w:p w14:paraId="3809AD61" w14:textId="77777777" w:rsidR="006B3FC0" w:rsidRDefault="00000000">
      <w:pPr>
        <w:spacing w:after="0" w:line="259" w:lineRule="auto"/>
        <w:ind w:left="283" w:right="0" w:firstLine="0"/>
        <w:jc w:val="left"/>
      </w:pPr>
      <w:r>
        <w:t xml:space="preserve"> </w:t>
      </w:r>
    </w:p>
    <w:p w14:paraId="664D4242" w14:textId="77777777" w:rsidR="006B3FC0" w:rsidRDefault="00000000">
      <w:pPr>
        <w:spacing w:after="0" w:line="259" w:lineRule="auto"/>
        <w:ind w:left="283" w:right="0" w:firstLine="0"/>
        <w:jc w:val="left"/>
      </w:pPr>
      <w:r>
        <w:t xml:space="preserve"> </w:t>
      </w:r>
    </w:p>
    <w:p w14:paraId="3CF3C24E" w14:textId="77777777" w:rsidR="006B3FC0" w:rsidRDefault="00000000">
      <w:pPr>
        <w:spacing w:after="0" w:line="259" w:lineRule="auto"/>
        <w:ind w:left="283" w:right="0" w:firstLine="0"/>
        <w:jc w:val="left"/>
      </w:pPr>
      <w:r>
        <w:t xml:space="preserve"> </w:t>
      </w:r>
    </w:p>
    <w:p w14:paraId="6E720C7D" w14:textId="77777777" w:rsidR="006B3FC0" w:rsidRDefault="00000000">
      <w:pPr>
        <w:spacing w:after="0" w:line="259" w:lineRule="auto"/>
        <w:ind w:left="283" w:right="0" w:firstLine="0"/>
        <w:jc w:val="left"/>
      </w:pPr>
      <w:r>
        <w:t xml:space="preserve"> </w:t>
      </w:r>
    </w:p>
    <w:p w14:paraId="285615AB" w14:textId="77777777" w:rsidR="006B3FC0" w:rsidRDefault="00000000">
      <w:pPr>
        <w:spacing w:after="0" w:line="259" w:lineRule="auto"/>
        <w:ind w:left="283" w:right="0" w:firstLine="0"/>
        <w:jc w:val="left"/>
      </w:pPr>
      <w:r>
        <w:t xml:space="preserve"> </w:t>
      </w:r>
    </w:p>
    <w:p w14:paraId="0989F726" w14:textId="77777777" w:rsidR="006B3FC0" w:rsidRDefault="00000000">
      <w:pPr>
        <w:spacing w:after="0" w:line="259" w:lineRule="auto"/>
        <w:ind w:left="283" w:right="0" w:firstLine="0"/>
        <w:jc w:val="left"/>
      </w:pPr>
      <w:r>
        <w:t xml:space="preserve"> </w:t>
      </w:r>
    </w:p>
    <w:p w14:paraId="0CDB1EDC" w14:textId="77777777" w:rsidR="006B3FC0" w:rsidRDefault="00000000">
      <w:pPr>
        <w:spacing w:after="0" w:line="259" w:lineRule="auto"/>
        <w:ind w:left="283" w:right="0" w:firstLine="0"/>
        <w:jc w:val="left"/>
      </w:pPr>
      <w:r>
        <w:t xml:space="preserve"> </w:t>
      </w:r>
    </w:p>
    <w:p w14:paraId="4D3B9E49" w14:textId="77777777" w:rsidR="006B3FC0" w:rsidRDefault="00000000">
      <w:pPr>
        <w:spacing w:after="0" w:line="259" w:lineRule="auto"/>
        <w:ind w:left="283" w:right="0" w:firstLine="0"/>
        <w:jc w:val="left"/>
      </w:pPr>
      <w:r>
        <w:t xml:space="preserve"> </w:t>
      </w:r>
    </w:p>
    <w:p w14:paraId="0334317D" w14:textId="77777777" w:rsidR="006B3FC0" w:rsidRDefault="00000000">
      <w:pPr>
        <w:spacing w:after="0" w:line="259" w:lineRule="auto"/>
        <w:ind w:left="283" w:right="0" w:firstLine="0"/>
        <w:jc w:val="left"/>
      </w:pPr>
      <w:r>
        <w:t xml:space="preserve"> </w:t>
      </w:r>
    </w:p>
    <w:p w14:paraId="045B2928" w14:textId="77777777" w:rsidR="006B3FC0" w:rsidRDefault="00000000">
      <w:pPr>
        <w:spacing w:after="0" w:line="259" w:lineRule="auto"/>
        <w:ind w:left="283" w:right="0" w:firstLine="0"/>
        <w:jc w:val="left"/>
      </w:pPr>
      <w:r>
        <w:t xml:space="preserve"> </w:t>
      </w:r>
    </w:p>
    <w:p w14:paraId="3846A579" w14:textId="77777777" w:rsidR="006B3FC0" w:rsidRDefault="00000000">
      <w:pPr>
        <w:spacing w:after="0" w:line="259" w:lineRule="auto"/>
        <w:ind w:left="283" w:right="0" w:firstLine="0"/>
        <w:jc w:val="left"/>
      </w:pPr>
      <w:r>
        <w:t xml:space="preserve"> </w:t>
      </w:r>
    </w:p>
    <w:p w14:paraId="0946D771" w14:textId="77777777" w:rsidR="006B3FC0" w:rsidRDefault="00000000">
      <w:pPr>
        <w:spacing w:after="0" w:line="259" w:lineRule="auto"/>
        <w:ind w:left="283" w:right="0" w:firstLine="0"/>
        <w:jc w:val="left"/>
      </w:pPr>
      <w:r>
        <w:t xml:space="preserve"> </w:t>
      </w:r>
    </w:p>
    <w:p w14:paraId="7DC3B6A1" w14:textId="77777777" w:rsidR="006B3FC0" w:rsidRDefault="00000000">
      <w:pPr>
        <w:spacing w:after="0" w:line="259" w:lineRule="auto"/>
        <w:ind w:left="283" w:right="0" w:firstLine="0"/>
        <w:jc w:val="left"/>
      </w:pPr>
      <w:r>
        <w:t xml:space="preserve"> </w:t>
      </w:r>
    </w:p>
    <w:p w14:paraId="5842419D" w14:textId="77777777" w:rsidR="006B3FC0" w:rsidRDefault="00000000">
      <w:pPr>
        <w:spacing w:after="0" w:line="259" w:lineRule="auto"/>
        <w:ind w:left="283" w:right="0" w:firstLine="0"/>
        <w:jc w:val="left"/>
      </w:pPr>
      <w:r>
        <w:t xml:space="preserve"> </w:t>
      </w:r>
    </w:p>
    <w:p w14:paraId="00DBF8EF" w14:textId="77777777" w:rsidR="006B3FC0" w:rsidRDefault="00000000">
      <w:pPr>
        <w:spacing w:after="0" w:line="259" w:lineRule="auto"/>
        <w:ind w:left="283" w:right="0" w:firstLine="0"/>
        <w:jc w:val="left"/>
      </w:pPr>
      <w:r>
        <w:t xml:space="preserve"> </w:t>
      </w:r>
    </w:p>
    <w:p w14:paraId="11E99496" w14:textId="77777777" w:rsidR="006B3FC0" w:rsidRDefault="00000000">
      <w:pPr>
        <w:spacing w:after="0" w:line="259" w:lineRule="auto"/>
        <w:ind w:left="283" w:right="0" w:firstLine="0"/>
        <w:jc w:val="left"/>
      </w:pPr>
      <w:r>
        <w:t xml:space="preserve"> </w:t>
      </w:r>
    </w:p>
    <w:p w14:paraId="48F5F4F7" w14:textId="77777777" w:rsidR="006B3FC0" w:rsidRDefault="00000000">
      <w:pPr>
        <w:spacing w:after="0" w:line="259" w:lineRule="auto"/>
        <w:ind w:left="283" w:right="0" w:firstLine="0"/>
        <w:jc w:val="left"/>
      </w:pPr>
      <w:r>
        <w:t xml:space="preserve"> </w:t>
      </w:r>
    </w:p>
    <w:p w14:paraId="1EC38F19" w14:textId="77777777" w:rsidR="006B3FC0" w:rsidRDefault="00000000">
      <w:pPr>
        <w:spacing w:after="0" w:line="259" w:lineRule="auto"/>
        <w:ind w:left="283" w:right="0" w:firstLine="0"/>
        <w:jc w:val="left"/>
      </w:pPr>
      <w:r>
        <w:t xml:space="preserve"> </w:t>
      </w:r>
    </w:p>
    <w:p w14:paraId="4F556868" w14:textId="3EEC1BAC" w:rsidR="006B3FC0" w:rsidRDefault="00000000">
      <w:pPr>
        <w:spacing w:after="0" w:line="259" w:lineRule="auto"/>
        <w:ind w:left="283" w:right="0" w:firstLine="0"/>
        <w:jc w:val="left"/>
        <w:rPr>
          <w:ins w:id="38" w:author="Kamran Khan" w:date="2026-10-07T13:28:00Z" w16du:dateUtc="2026-10-07T08:28:00Z"/>
        </w:rPr>
      </w:pPr>
      <w:r>
        <w:t xml:space="preserve"> </w:t>
      </w:r>
    </w:p>
    <w:p w14:paraId="3CEA1D35" w14:textId="77777777" w:rsidR="002A66FE" w:rsidRDefault="002A66FE">
      <w:pPr>
        <w:spacing w:after="0" w:line="259" w:lineRule="auto"/>
        <w:ind w:left="283" w:right="0" w:firstLine="0"/>
        <w:jc w:val="left"/>
        <w:rPr>
          <w:ins w:id="39" w:author="Kamran Khan" w:date="2026-10-07T13:28:00Z" w16du:dateUtc="2026-10-07T08:28:00Z"/>
        </w:rPr>
      </w:pPr>
    </w:p>
    <w:p w14:paraId="2D83DE1C" w14:textId="77777777" w:rsidR="002A66FE" w:rsidRDefault="002A66FE">
      <w:pPr>
        <w:spacing w:after="0" w:line="259" w:lineRule="auto"/>
        <w:ind w:left="283" w:right="0" w:firstLine="0"/>
        <w:jc w:val="left"/>
        <w:rPr>
          <w:ins w:id="40" w:author="Kamran Khan" w:date="2026-10-07T13:28:00Z" w16du:dateUtc="2026-10-07T08:28:00Z"/>
        </w:rPr>
      </w:pPr>
    </w:p>
    <w:p w14:paraId="44FEB273" w14:textId="77777777" w:rsidR="002A66FE" w:rsidRDefault="002A66FE">
      <w:pPr>
        <w:spacing w:after="0" w:line="259" w:lineRule="auto"/>
        <w:ind w:left="283" w:right="0" w:firstLine="0"/>
        <w:jc w:val="left"/>
        <w:rPr>
          <w:ins w:id="41" w:author="Kamran Khan" w:date="2026-10-07T13:28:00Z" w16du:dateUtc="2026-10-07T08:28:00Z"/>
        </w:rPr>
      </w:pPr>
    </w:p>
    <w:p w14:paraId="6DF8D490" w14:textId="77777777" w:rsidR="002A66FE" w:rsidRDefault="002A66FE">
      <w:pPr>
        <w:spacing w:after="0" w:line="259" w:lineRule="auto"/>
        <w:ind w:left="283" w:right="0" w:firstLine="0"/>
        <w:jc w:val="left"/>
        <w:rPr>
          <w:ins w:id="42" w:author="Kamran Khan" w:date="2026-10-07T13:28:00Z" w16du:dateUtc="2026-10-07T08:28:00Z"/>
        </w:rPr>
      </w:pPr>
    </w:p>
    <w:p w14:paraId="32A7B3FD" w14:textId="77777777" w:rsidR="002A66FE" w:rsidRDefault="002A66FE">
      <w:pPr>
        <w:spacing w:after="0" w:line="259" w:lineRule="auto"/>
        <w:ind w:left="283" w:right="0" w:firstLine="0"/>
        <w:jc w:val="left"/>
        <w:rPr>
          <w:ins w:id="43" w:author="Kamran Khan" w:date="2026-10-07T13:28:00Z" w16du:dateUtc="2026-10-07T08:28:00Z"/>
        </w:rPr>
      </w:pPr>
    </w:p>
    <w:p w14:paraId="15C5185E" w14:textId="77777777" w:rsidR="002A66FE" w:rsidRDefault="002A66FE">
      <w:pPr>
        <w:spacing w:after="0" w:line="259" w:lineRule="auto"/>
        <w:ind w:left="283" w:right="0" w:firstLine="0"/>
        <w:jc w:val="left"/>
        <w:rPr>
          <w:ins w:id="44" w:author="Kamran Khan" w:date="2026-10-07T13:28:00Z" w16du:dateUtc="2026-10-07T08:28:00Z"/>
        </w:rPr>
      </w:pPr>
    </w:p>
    <w:p w14:paraId="6F30B42D" w14:textId="77777777" w:rsidR="002A66FE" w:rsidRDefault="002A66FE">
      <w:pPr>
        <w:spacing w:after="0" w:line="259" w:lineRule="auto"/>
        <w:ind w:left="283" w:right="0" w:firstLine="0"/>
        <w:jc w:val="left"/>
        <w:rPr>
          <w:ins w:id="45" w:author="Kamran Khan" w:date="2026-10-07T13:28:00Z" w16du:dateUtc="2026-10-07T08:28:00Z"/>
        </w:rPr>
      </w:pPr>
    </w:p>
    <w:p w14:paraId="1A4A8F4D" w14:textId="77777777" w:rsidR="002A66FE" w:rsidRDefault="002A66FE">
      <w:pPr>
        <w:spacing w:after="0" w:line="259" w:lineRule="auto"/>
        <w:ind w:left="283" w:right="0" w:firstLine="0"/>
        <w:jc w:val="left"/>
      </w:pPr>
    </w:p>
    <w:p w14:paraId="1A932BB6" w14:textId="77777777" w:rsidR="006B3FC0" w:rsidRDefault="00000000">
      <w:pPr>
        <w:spacing w:after="0" w:line="259" w:lineRule="auto"/>
        <w:ind w:left="283" w:right="0" w:firstLine="0"/>
        <w:jc w:val="left"/>
      </w:pPr>
      <w:r>
        <w:t xml:space="preserve"> </w:t>
      </w:r>
    </w:p>
    <w:p w14:paraId="1B009500" w14:textId="77777777" w:rsidR="006B3FC0" w:rsidRDefault="00000000">
      <w:pPr>
        <w:spacing w:after="0" w:line="259" w:lineRule="auto"/>
        <w:ind w:left="283" w:right="0" w:firstLine="0"/>
        <w:jc w:val="left"/>
      </w:pPr>
      <w:r>
        <w:t xml:space="preserve"> </w:t>
      </w:r>
    </w:p>
    <w:p w14:paraId="0060D71A" w14:textId="77777777" w:rsidR="006B3FC0" w:rsidRDefault="00000000">
      <w:pPr>
        <w:spacing w:after="98" w:line="259" w:lineRule="auto"/>
        <w:ind w:left="0" w:right="0" w:firstLine="0"/>
        <w:jc w:val="left"/>
      </w:pPr>
      <w:r>
        <w:t xml:space="preserve"> </w:t>
      </w:r>
    </w:p>
    <w:p w14:paraId="1E28B978" w14:textId="77777777" w:rsidR="006B3FC0" w:rsidRDefault="00000000">
      <w:pPr>
        <w:pStyle w:val="Heading1"/>
        <w:ind w:right="199"/>
      </w:pPr>
      <w:r>
        <w:lastRenderedPageBreak/>
        <w:t>SECTION 4. TERMS OF REFERENCE</w:t>
      </w:r>
      <w:r>
        <w:rPr>
          <w:color w:val="000000"/>
        </w:rPr>
        <w:t xml:space="preserve"> </w:t>
      </w:r>
    </w:p>
    <w:tbl>
      <w:tblPr>
        <w:tblStyle w:val="TableGrid"/>
        <w:tblW w:w="9372" w:type="dxa"/>
        <w:tblInd w:w="6" w:type="dxa"/>
        <w:tblCellMar>
          <w:top w:w="47" w:type="dxa"/>
          <w:left w:w="107" w:type="dxa"/>
          <w:right w:w="115" w:type="dxa"/>
        </w:tblCellMar>
        <w:tblLook w:val="04A0" w:firstRow="1" w:lastRow="0" w:firstColumn="1" w:lastColumn="0" w:noHBand="0" w:noVBand="1"/>
      </w:tblPr>
      <w:tblGrid>
        <w:gridCol w:w="2529"/>
        <w:gridCol w:w="6843"/>
      </w:tblGrid>
      <w:tr w:rsidR="006B3FC0" w14:paraId="0B443563" w14:textId="77777777">
        <w:trPr>
          <w:trHeight w:val="358"/>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1B5FECD7" w14:textId="77777777" w:rsidR="006B3FC0" w:rsidRDefault="00000000">
            <w:pPr>
              <w:spacing w:after="0" w:line="259" w:lineRule="auto"/>
              <w:ind w:left="0" w:right="0" w:firstLine="0"/>
              <w:jc w:val="left"/>
            </w:pPr>
            <w:r>
              <w:rPr>
                <w:b/>
              </w:rPr>
              <w:t xml:space="preserve">Project Title </w:t>
            </w:r>
          </w:p>
        </w:tc>
        <w:tc>
          <w:tcPr>
            <w:tcW w:w="6843" w:type="dxa"/>
            <w:tcBorders>
              <w:top w:val="single" w:sz="4" w:space="0" w:color="FFFFFF"/>
              <w:left w:val="single" w:sz="4" w:space="0" w:color="FFFFFF"/>
              <w:bottom w:val="single" w:sz="4" w:space="0" w:color="FFFFFF"/>
              <w:right w:val="nil"/>
            </w:tcBorders>
            <w:shd w:val="clear" w:color="auto" w:fill="F2F2F2"/>
          </w:tcPr>
          <w:p w14:paraId="4A0DB777" w14:textId="77777777" w:rsidR="006B3FC0" w:rsidRDefault="00000000">
            <w:pPr>
              <w:spacing w:after="0" w:line="259" w:lineRule="auto"/>
              <w:ind w:left="1" w:right="0" w:firstLine="0"/>
              <w:jc w:val="left"/>
            </w:pPr>
            <w:r>
              <w:t>Digital and Financial Capability Training for BISP Beneficiaries</w:t>
            </w:r>
            <w:r>
              <w:rPr>
                <w:b/>
              </w:rPr>
              <w:t xml:space="preserve"> </w:t>
            </w:r>
          </w:p>
        </w:tc>
      </w:tr>
      <w:tr w:rsidR="006B3FC0" w14:paraId="46396C92" w14:textId="77777777">
        <w:trPr>
          <w:trHeight w:val="317"/>
        </w:trPr>
        <w:tc>
          <w:tcPr>
            <w:tcW w:w="2529" w:type="dxa"/>
            <w:tcBorders>
              <w:top w:val="single" w:sz="4" w:space="0" w:color="FFFFFF"/>
              <w:left w:val="nil"/>
              <w:bottom w:val="single" w:sz="4" w:space="0" w:color="FFFFFF"/>
              <w:right w:val="nil"/>
            </w:tcBorders>
          </w:tcPr>
          <w:p w14:paraId="52C0D2AF" w14:textId="77777777" w:rsidR="006B3FC0" w:rsidRDefault="00000000">
            <w:pPr>
              <w:spacing w:after="0" w:line="259" w:lineRule="auto"/>
              <w:ind w:left="0" w:right="0" w:firstLine="0"/>
              <w:jc w:val="left"/>
            </w:pPr>
            <w:r>
              <w:rPr>
                <w:b/>
              </w:rPr>
              <w:t xml:space="preserve">Programme </w:t>
            </w:r>
          </w:p>
        </w:tc>
        <w:tc>
          <w:tcPr>
            <w:tcW w:w="6843" w:type="dxa"/>
            <w:tcBorders>
              <w:top w:val="single" w:sz="4" w:space="0" w:color="FFFFFF"/>
              <w:left w:val="nil"/>
              <w:bottom w:val="single" w:sz="4" w:space="0" w:color="FFFFFF"/>
              <w:right w:val="nil"/>
            </w:tcBorders>
          </w:tcPr>
          <w:p w14:paraId="4A5F547F" w14:textId="77777777" w:rsidR="006B3FC0" w:rsidRDefault="00000000">
            <w:pPr>
              <w:spacing w:after="0" w:line="259" w:lineRule="auto"/>
              <w:ind w:left="1" w:right="0" w:firstLine="0"/>
              <w:jc w:val="left"/>
            </w:pPr>
            <w:r>
              <w:t>Karandaaz Digital - Supporting G2P Digitization in Pakistan</w:t>
            </w:r>
            <w:r>
              <w:rPr>
                <w:b/>
              </w:rPr>
              <w:t xml:space="preserve"> </w:t>
            </w:r>
          </w:p>
        </w:tc>
      </w:tr>
      <w:tr w:rsidR="006B3FC0" w14:paraId="74411B53" w14:textId="77777777">
        <w:trPr>
          <w:trHeight w:val="379"/>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2406EE1D" w14:textId="77777777" w:rsidR="006B3FC0" w:rsidRDefault="00000000">
            <w:pPr>
              <w:spacing w:after="0" w:line="259" w:lineRule="auto"/>
              <w:ind w:left="0" w:right="0" w:firstLine="0"/>
              <w:jc w:val="left"/>
            </w:pPr>
            <w:r>
              <w:rPr>
                <w:b/>
              </w:rPr>
              <w:t>Expected Start Date</w:t>
            </w:r>
            <w:r>
              <w:t xml:space="preserve"> </w:t>
            </w:r>
          </w:p>
        </w:tc>
        <w:tc>
          <w:tcPr>
            <w:tcW w:w="6843" w:type="dxa"/>
            <w:tcBorders>
              <w:top w:val="single" w:sz="4" w:space="0" w:color="FFFFFF"/>
              <w:left w:val="single" w:sz="4" w:space="0" w:color="FFFFFF"/>
              <w:bottom w:val="single" w:sz="4" w:space="0" w:color="FFFFFF"/>
              <w:right w:val="nil"/>
            </w:tcBorders>
            <w:shd w:val="clear" w:color="auto" w:fill="F2F2F2"/>
          </w:tcPr>
          <w:p w14:paraId="38E9968B" w14:textId="77777777" w:rsidR="006B3FC0" w:rsidRDefault="00000000">
            <w:pPr>
              <w:spacing w:after="0" w:line="259" w:lineRule="auto"/>
              <w:ind w:left="1" w:right="0" w:firstLine="0"/>
              <w:jc w:val="left"/>
            </w:pPr>
            <w:r>
              <w:t>TBD</w:t>
            </w:r>
            <w:r>
              <w:rPr>
                <w:b/>
              </w:rPr>
              <w:t xml:space="preserve"> </w:t>
            </w:r>
          </w:p>
        </w:tc>
      </w:tr>
      <w:tr w:rsidR="006B3FC0" w14:paraId="2C500B20" w14:textId="77777777">
        <w:trPr>
          <w:trHeight w:val="403"/>
        </w:trPr>
        <w:tc>
          <w:tcPr>
            <w:tcW w:w="2529" w:type="dxa"/>
            <w:tcBorders>
              <w:top w:val="single" w:sz="4" w:space="0" w:color="FFFFFF"/>
              <w:left w:val="nil"/>
              <w:bottom w:val="single" w:sz="4" w:space="0" w:color="FFFFFF"/>
              <w:right w:val="nil"/>
            </w:tcBorders>
          </w:tcPr>
          <w:p w14:paraId="00C22E46" w14:textId="77777777" w:rsidR="006B3FC0" w:rsidRDefault="00000000">
            <w:pPr>
              <w:spacing w:after="0" w:line="259" w:lineRule="auto"/>
              <w:ind w:left="0" w:right="0" w:firstLine="0"/>
              <w:jc w:val="left"/>
            </w:pPr>
            <w:r>
              <w:rPr>
                <w:b/>
              </w:rPr>
              <w:t>Expected End Date</w:t>
            </w:r>
            <w:r>
              <w:t xml:space="preserve"> </w:t>
            </w:r>
          </w:p>
        </w:tc>
        <w:tc>
          <w:tcPr>
            <w:tcW w:w="6843" w:type="dxa"/>
            <w:tcBorders>
              <w:top w:val="single" w:sz="4" w:space="0" w:color="FFFFFF"/>
              <w:left w:val="nil"/>
              <w:bottom w:val="single" w:sz="4" w:space="0" w:color="FFFFFF"/>
              <w:right w:val="nil"/>
            </w:tcBorders>
          </w:tcPr>
          <w:p w14:paraId="3475F54B" w14:textId="77777777" w:rsidR="006B3FC0" w:rsidRDefault="00000000">
            <w:pPr>
              <w:spacing w:after="0" w:line="259" w:lineRule="auto"/>
              <w:ind w:left="1" w:right="0" w:firstLine="0"/>
              <w:jc w:val="left"/>
            </w:pPr>
            <w:r>
              <w:t>TBD</w:t>
            </w:r>
            <w:r>
              <w:rPr>
                <w:b/>
              </w:rPr>
              <w:t xml:space="preserve"> </w:t>
            </w:r>
          </w:p>
        </w:tc>
      </w:tr>
      <w:tr w:rsidR="006B3FC0" w14:paraId="64B95EF2" w14:textId="77777777">
        <w:trPr>
          <w:trHeight w:val="545"/>
        </w:trPr>
        <w:tc>
          <w:tcPr>
            <w:tcW w:w="2529" w:type="dxa"/>
            <w:tcBorders>
              <w:top w:val="single" w:sz="4" w:space="0" w:color="FFFFFF"/>
              <w:left w:val="single" w:sz="4" w:space="0" w:color="FFFFFF"/>
              <w:bottom w:val="single" w:sz="4" w:space="0" w:color="FFFFFF"/>
              <w:right w:val="single" w:sz="4" w:space="0" w:color="FFFFFF"/>
            </w:tcBorders>
            <w:shd w:val="clear" w:color="auto" w:fill="F2F2F2"/>
          </w:tcPr>
          <w:p w14:paraId="15C7978B" w14:textId="77777777" w:rsidR="006B3FC0" w:rsidRDefault="00000000">
            <w:pPr>
              <w:spacing w:after="0" w:line="259" w:lineRule="auto"/>
              <w:ind w:left="0" w:right="0" w:firstLine="0"/>
              <w:jc w:val="left"/>
            </w:pPr>
            <w:r>
              <w:rPr>
                <w:b/>
              </w:rPr>
              <w:t>EOI Reference No.</w:t>
            </w:r>
            <w:r>
              <w:t xml:space="preserve"> </w:t>
            </w:r>
          </w:p>
        </w:tc>
        <w:tc>
          <w:tcPr>
            <w:tcW w:w="6843" w:type="dxa"/>
            <w:tcBorders>
              <w:top w:val="single" w:sz="4" w:space="0" w:color="FFFFFF"/>
              <w:left w:val="single" w:sz="4" w:space="0" w:color="FFFFFF"/>
              <w:bottom w:val="single" w:sz="4" w:space="0" w:color="FFFFFF"/>
              <w:right w:val="nil"/>
            </w:tcBorders>
            <w:shd w:val="clear" w:color="auto" w:fill="F2F2F2"/>
          </w:tcPr>
          <w:p w14:paraId="250D6137" w14:textId="77777777" w:rsidR="006B3FC0" w:rsidRDefault="00000000">
            <w:pPr>
              <w:spacing w:after="0" w:line="259" w:lineRule="auto"/>
              <w:ind w:left="1" w:right="0" w:firstLine="0"/>
              <w:jc w:val="left"/>
            </w:pPr>
            <w:r>
              <w:t xml:space="preserve">27 (Digital and Financial Capability Training for BISP </w:t>
            </w:r>
          </w:p>
          <w:p w14:paraId="0D572F2C" w14:textId="77777777" w:rsidR="006B3FC0" w:rsidRDefault="00000000">
            <w:pPr>
              <w:spacing w:after="0" w:line="259" w:lineRule="auto"/>
              <w:ind w:left="1" w:right="0" w:firstLine="0"/>
              <w:jc w:val="left"/>
            </w:pPr>
            <w:r>
              <w:t xml:space="preserve">Beneficiaries) </w:t>
            </w:r>
          </w:p>
        </w:tc>
      </w:tr>
    </w:tbl>
    <w:p w14:paraId="367C55B3" w14:textId="77777777" w:rsidR="006B3FC0" w:rsidRDefault="00000000">
      <w:pPr>
        <w:spacing w:after="9" w:line="259" w:lineRule="auto"/>
        <w:ind w:left="0" w:right="0" w:firstLine="0"/>
        <w:jc w:val="left"/>
      </w:pPr>
      <w:r>
        <w:t xml:space="preserve"> </w:t>
      </w:r>
    </w:p>
    <w:p w14:paraId="5AF085D9" w14:textId="77777777" w:rsidR="006B3FC0" w:rsidRDefault="00000000">
      <w:pPr>
        <w:pStyle w:val="Heading2"/>
        <w:shd w:val="clear" w:color="auto" w:fill="1F3863"/>
        <w:tabs>
          <w:tab w:val="center" w:pos="9362"/>
        </w:tabs>
        <w:spacing w:after="204"/>
        <w:ind w:left="-15" w:firstLine="0"/>
      </w:pPr>
      <w:r>
        <w:rPr>
          <w:color w:val="FFFFFF"/>
        </w:rPr>
        <w:t xml:space="preserve"> About Karandaaz Pakistan </w:t>
      </w:r>
      <w:r>
        <w:rPr>
          <w:color w:val="FFFFFF"/>
        </w:rPr>
        <w:tab/>
      </w:r>
      <w:r>
        <w:rPr>
          <w:b w:val="0"/>
        </w:rPr>
        <w:t xml:space="preserve"> </w:t>
      </w:r>
    </w:p>
    <w:p w14:paraId="584BBD28" w14:textId="77777777" w:rsidR="006B3FC0" w:rsidRDefault="00000000">
      <w:pPr>
        <w:spacing w:after="145"/>
        <w:ind w:left="7" w:right="186"/>
      </w:pPr>
      <w:r>
        <w:t xml:space="preserve">Karandaaz Pakistan is a not-for-profit company established in 2014 and registered with the Securities and Exchange Commission of Pakistan (SECP) under Section 42 of the Companies Act, 2017. Karandaaz Pakistan promotes access to finance for micro, small, and medium enterprises (MSMEs) and advances financial inclusion for individuals by leveraging technology-enabled solutions and platforms. Karandaaz Pakistan operates across multiple program verticals including Karandaaz Capital, Karandaaz Digital, Karandaaz Innovation, and Karandaaz Research &amp; Insights.  </w:t>
      </w:r>
    </w:p>
    <w:p w14:paraId="6CA493E0" w14:textId="77777777" w:rsidR="006B3FC0" w:rsidRDefault="00000000">
      <w:pPr>
        <w:spacing w:after="145"/>
        <w:ind w:left="7" w:right="186"/>
      </w:pPr>
      <w:r>
        <w:rPr>
          <w:rFonts w:cs="Calibri"/>
        </w:rPr>
        <w:t xml:space="preserve">Its founding was supported by a seed grant from the UK Government’s Foreign, Commonwealth &amp; </w:t>
      </w:r>
      <w:r>
        <w:t xml:space="preserve">Development Office (FCDO), and subsequent support for its digital financial services work is provided through grants, including from the Gates Foundation.   </w:t>
      </w:r>
    </w:p>
    <w:p w14:paraId="00C9EB3F" w14:textId="77777777" w:rsidR="006B3FC0" w:rsidRDefault="00000000">
      <w:pPr>
        <w:spacing w:after="166"/>
        <w:ind w:left="7" w:right="186"/>
      </w:pPr>
      <w:r>
        <w:t xml:space="preserve">Karandaaz Digital focuses on expanding access to digital financial services in Pakistan by working closely with regulators, policymakers, government entities, financial service providers, and ecosystem stakeholders across policy and regulation, experimentation, solutions development, and scale-up. </w:t>
      </w:r>
    </w:p>
    <w:p w14:paraId="5D526E88" w14:textId="77777777" w:rsidR="006B3FC0" w:rsidRDefault="00000000">
      <w:pPr>
        <w:pStyle w:val="Heading3"/>
        <w:shd w:val="clear" w:color="auto" w:fill="1F3863"/>
        <w:tabs>
          <w:tab w:val="center" w:pos="9362"/>
        </w:tabs>
        <w:spacing w:after="240"/>
        <w:ind w:left="-15" w:firstLine="0"/>
      </w:pPr>
      <w:r>
        <w:rPr>
          <w:color w:val="FFFFFF"/>
        </w:rPr>
        <w:t xml:space="preserve">2. Project Context  </w:t>
      </w:r>
      <w:r>
        <w:rPr>
          <w:b w:val="0"/>
          <w:color w:val="FFFFFF"/>
          <w:sz w:val="20"/>
        </w:rPr>
        <w:t xml:space="preserve"> </w:t>
      </w:r>
      <w:r>
        <w:rPr>
          <w:b w:val="0"/>
          <w:color w:val="FFFFFF"/>
          <w:sz w:val="20"/>
        </w:rPr>
        <w:tab/>
      </w:r>
      <w:r>
        <w:rPr>
          <w:b w:val="0"/>
        </w:rPr>
        <w:t xml:space="preserve"> </w:t>
      </w:r>
    </w:p>
    <w:p w14:paraId="3E673C69" w14:textId="77777777" w:rsidR="006B3FC0" w:rsidRDefault="00000000">
      <w:pPr>
        <w:spacing w:after="184"/>
        <w:ind w:left="7" w:right="186"/>
      </w:pPr>
      <w:r>
        <w:t xml:space="preserve">The shift to </w:t>
      </w:r>
      <w:r w:rsidRPr="00DC4A22">
        <w:rPr>
          <w:highlight w:val="yellow"/>
        </w:rPr>
        <w:t>Raast-enabled</w:t>
      </w:r>
      <w:r>
        <w:t>, account-based disbursements under the Benazir Income Support Programme (</w:t>
      </w:r>
      <w:r>
        <w:rPr>
          <w:rFonts w:cs="Calibri"/>
        </w:rPr>
        <w:t>“</w:t>
      </w:r>
      <w:r>
        <w:t>BISP</w:t>
      </w:r>
      <w:r>
        <w:rPr>
          <w:rFonts w:cs="Calibri"/>
        </w:rPr>
        <w:t>”</w:t>
      </w:r>
      <w:r>
        <w:t xml:space="preserve">) represents more than a change in payment rail it is a structural transition from cash access to genuine financial </w:t>
      </w:r>
      <w:r w:rsidRPr="00DC4A22">
        <w:rPr>
          <w:highlight w:val="yellow"/>
        </w:rPr>
        <w:t>participation</w:t>
      </w:r>
      <w:r>
        <w:t xml:space="preserve">. </w:t>
      </w:r>
      <w:commentRangeStart w:id="46"/>
      <w:commentRangeStart w:id="47"/>
      <w:r w:rsidRPr="00DC4A22">
        <w:rPr>
          <w:highlight w:val="green"/>
        </w:rPr>
        <w:t>While full-mandate accounts remove the supply-side constraints</w:t>
      </w:r>
      <w:r>
        <w:t xml:space="preserve"> </w:t>
      </w:r>
      <w:commentRangeEnd w:id="46"/>
      <w:r w:rsidR="00DC4A22">
        <w:rPr>
          <w:rStyle w:val="CommentReference"/>
          <w:sz w:val="22"/>
          <w:szCs w:val="24"/>
        </w:rPr>
        <w:commentReference w:id="46"/>
      </w:r>
      <w:commentRangeEnd w:id="47"/>
      <w:r w:rsidR="002B1567">
        <w:rPr>
          <w:rStyle w:val="CommentReference"/>
          <w:sz w:val="22"/>
          <w:szCs w:val="24"/>
        </w:rPr>
        <w:commentReference w:id="47"/>
      </w:r>
      <w:r>
        <w:t xml:space="preserve">inherent in Limited Mandate Accounts (LMAs), they do not automatically translate into meaningful usage or empowerment. Without deliberate investment in digital and financial </w:t>
      </w:r>
      <w:r w:rsidRPr="00DC4A22">
        <w:rPr>
          <w:highlight w:val="yellow"/>
        </w:rPr>
        <w:t>capability</w:t>
      </w:r>
      <w:r>
        <w:t xml:space="preserve">, there is a high risk that BISP </w:t>
      </w:r>
      <w:r>
        <w:rPr>
          <w:rFonts w:cs="Calibri"/>
        </w:rPr>
        <w:t>beneficiaries continue to exhibit “</w:t>
      </w:r>
      <w:r w:rsidRPr="00DC4A22">
        <w:rPr>
          <w:rFonts w:cs="Calibri"/>
          <w:highlight w:val="yellow"/>
        </w:rPr>
        <w:t>cash</w:t>
      </w:r>
      <w:r w:rsidRPr="00DC4A22">
        <w:rPr>
          <w:highlight w:val="yellow"/>
        </w:rPr>
        <w:t>-</w:t>
      </w:r>
      <w:r w:rsidRPr="00DC4A22">
        <w:rPr>
          <w:rFonts w:cs="Calibri"/>
          <w:highlight w:val="yellow"/>
        </w:rPr>
        <w:t>out only</w:t>
      </w:r>
      <w:r>
        <w:rPr>
          <w:rFonts w:cs="Calibri"/>
        </w:rPr>
        <w:t xml:space="preserve">” behaviour, effectively replicating the limitations of </w:t>
      </w:r>
      <w:r>
        <w:t xml:space="preserve">the current system on new infrastructure. </w:t>
      </w:r>
    </w:p>
    <w:p w14:paraId="198567C1" w14:textId="4F6C2E6E" w:rsidR="006B3FC0" w:rsidRDefault="00000000">
      <w:pPr>
        <w:spacing w:after="183"/>
        <w:ind w:left="7" w:right="186"/>
      </w:pPr>
      <w:r>
        <w:t>Women receiving payments into their own accounts</w:t>
      </w:r>
      <w:ins w:id="48" w:author="Kamran Khan" w:date="2026-10-07T13:31:00Z" w16du:dateUtc="2026-10-07T08:31:00Z">
        <w:r w:rsidR="004B3D66">
          <w:rPr>
            <w:rStyle w:val="FootnoteReference"/>
          </w:rPr>
          <w:footnoteReference w:id="1"/>
        </w:r>
      </w:ins>
      <w:r>
        <w:t xml:space="preserve">, and operating SIMs and mobile wallets registered to their CNICs, are being positioned as independent financial actors for the first time. Evidence from </w:t>
      </w:r>
      <w:r>
        <w:lastRenderedPageBreak/>
        <w:t xml:space="preserve">Pakistan and comparable markets shows that first-generation users, particularly low-income women, face barriers including </w:t>
      </w:r>
      <w:r w:rsidRPr="00DC4A22">
        <w:rPr>
          <w:highlight w:val="yellow"/>
        </w:rPr>
        <w:t xml:space="preserve">low functional literacy, </w:t>
      </w:r>
      <w:commentRangeStart w:id="71"/>
      <w:r w:rsidRPr="00DC4A22">
        <w:rPr>
          <w:highlight w:val="yellow"/>
        </w:rPr>
        <w:t>limited familiarity with digital interfaces</w:t>
      </w:r>
      <w:commentRangeEnd w:id="71"/>
      <w:r w:rsidR="004B3D66" w:rsidRPr="00DC4A22">
        <w:rPr>
          <w:rStyle w:val="CommentReference"/>
          <w:sz w:val="22"/>
          <w:szCs w:val="24"/>
          <w:highlight w:val="yellow"/>
        </w:rPr>
        <w:commentReference w:id="71"/>
      </w:r>
      <w:r w:rsidRPr="00DC4A22">
        <w:rPr>
          <w:highlight w:val="yellow"/>
        </w:rPr>
        <w:t xml:space="preserve">, </w:t>
      </w:r>
      <w:commentRangeStart w:id="72"/>
      <w:r w:rsidRPr="00DC4A22">
        <w:rPr>
          <w:highlight w:val="yellow"/>
        </w:rPr>
        <w:t xml:space="preserve">trust deficits </w:t>
      </w:r>
      <w:commentRangeEnd w:id="72"/>
      <w:r w:rsidR="004B3D66" w:rsidRPr="00DC4A22">
        <w:rPr>
          <w:rStyle w:val="CommentReference"/>
          <w:sz w:val="22"/>
          <w:szCs w:val="24"/>
          <w:highlight w:val="yellow"/>
        </w:rPr>
        <w:commentReference w:id="72"/>
      </w:r>
      <w:r w:rsidRPr="00DC4A22">
        <w:rPr>
          <w:highlight w:val="yellow"/>
        </w:rPr>
        <w:t xml:space="preserve">in formal financial systems, and </w:t>
      </w:r>
      <w:commentRangeStart w:id="73"/>
      <w:r w:rsidRPr="00DC4A22">
        <w:rPr>
          <w:highlight w:val="yellow"/>
        </w:rPr>
        <w:t>socio-cultural constraints</w:t>
      </w:r>
      <w:commentRangeEnd w:id="73"/>
      <w:r w:rsidR="004B3D66" w:rsidRPr="00DC4A22">
        <w:rPr>
          <w:rStyle w:val="CommentReference"/>
          <w:sz w:val="22"/>
          <w:szCs w:val="24"/>
          <w:highlight w:val="yellow"/>
        </w:rPr>
        <w:commentReference w:id="73"/>
      </w:r>
      <w:r w:rsidRPr="00DC4A22">
        <w:rPr>
          <w:highlight w:val="yellow"/>
        </w:rPr>
        <w:t xml:space="preserve"> on independent financial decision-making</w:t>
      </w:r>
      <w:r>
        <w:t xml:space="preserve">. In this context, access without capability can lead to dormancy, </w:t>
      </w:r>
      <w:r w:rsidRPr="00DC4A22">
        <w:rPr>
          <w:highlight w:val="yellow"/>
        </w:rPr>
        <w:t>agent dependency, or exclusion.</w:t>
      </w:r>
      <w:r>
        <w:t xml:space="preserve"> </w:t>
      </w:r>
    </w:p>
    <w:p w14:paraId="2DEA2843" w14:textId="77777777" w:rsidR="006B3FC0" w:rsidRDefault="00000000">
      <w:pPr>
        <w:spacing w:after="142"/>
        <w:ind w:left="7" w:right="186"/>
      </w:pPr>
      <w:r>
        <w:t xml:space="preserve">To support BISP in ensuring an effective transition, Karandaaz Pakistan is engaging an experienced firm (or consortium/joint venture) to design and implement a nationwide Digital and Financial Capability </w:t>
      </w:r>
      <w:r>
        <w:rPr>
          <w:rFonts w:cs="Calibri"/>
        </w:rPr>
        <w:t xml:space="preserve">Building programme to build beneficiaries’, particularly women’s, </w:t>
      </w:r>
      <w:commentRangeStart w:id="74"/>
      <w:r>
        <w:rPr>
          <w:rFonts w:cs="Calibri"/>
        </w:rPr>
        <w:t xml:space="preserve">digital readiness </w:t>
      </w:r>
      <w:commentRangeEnd w:id="74"/>
      <w:r w:rsidR="00DC4A22">
        <w:rPr>
          <w:rStyle w:val="CommentReference"/>
          <w:rFonts w:cs="Calibri"/>
          <w:sz w:val="22"/>
          <w:szCs w:val="24"/>
        </w:rPr>
        <w:commentReference w:id="74"/>
      </w:r>
      <w:r>
        <w:rPr>
          <w:rFonts w:cs="Calibri"/>
        </w:rPr>
        <w:t xml:space="preserve">and </w:t>
      </w:r>
      <w:commentRangeStart w:id="75"/>
      <w:r>
        <w:rPr>
          <w:rFonts w:cs="Calibri"/>
        </w:rPr>
        <w:t xml:space="preserve">confidence to </w:t>
      </w:r>
      <w:r>
        <w:t>navigate the digital</w:t>
      </w:r>
      <w:commentRangeEnd w:id="75"/>
      <w:r w:rsidR="00DC4A22">
        <w:rPr>
          <w:rStyle w:val="CommentReference"/>
          <w:sz w:val="22"/>
          <w:szCs w:val="24"/>
        </w:rPr>
        <w:commentReference w:id="75"/>
      </w:r>
      <w:r>
        <w:t xml:space="preserve"> financial system.  </w:t>
      </w:r>
    </w:p>
    <w:p w14:paraId="0B176151" w14:textId="77777777" w:rsidR="006B3FC0" w:rsidRDefault="00000000">
      <w:pPr>
        <w:spacing w:after="0" w:line="259" w:lineRule="auto"/>
        <w:ind w:left="0" w:right="0" w:firstLine="0"/>
        <w:jc w:val="left"/>
        <w:rPr>
          <w:ins w:id="76" w:author="Kamran Khan" w:date="2026-10-07T13:41:00Z" w16du:dateUtc="2026-10-07T08:41:00Z"/>
        </w:rPr>
      </w:pPr>
      <w:r>
        <w:t xml:space="preserve"> </w:t>
      </w:r>
    </w:p>
    <w:p w14:paraId="2FBD62EB" w14:textId="77777777" w:rsidR="00A302C2" w:rsidRDefault="00A302C2">
      <w:pPr>
        <w:spacing w:after="0" w:line="259" w:lineRule="auto"/>
        <w:ind w:left="0" w:right="0" w:firstLine="0"/>
        <w:jc w:val="left"/>
        <w:rPr>
          <w:ins w:id="77" w:author="Kamran Khan" w:date="2026-10-07T13:41:00Z" w16du:dateUtc="2026-10-07T08:41:00Z"/>
        </w:rPr>
      </w:pPr>
    </w:p>
    <w:p w14:paraId="09D8EA46" w14:textId="77777777" w:rsidR="00A302C2" w:rsidRDefault="00A302C2">
      <w:pPr>
        <w:spacing w:after="0" w:line="259" w:lineRule="auto"/>
        <w:ind w:left="0" w:right="0" w:firstLine="0"/>
        <w:jc w:val="left"/>
        <w:rPr>
          <w:ins w:id="78" w:author="Kamran Khan" w:date="2026-10-07T13:41:00Z" w16du:dateUtc="2026-10-07T08:41:00Z"/>
        </w:rPr>
      </w:pPr>
    </w:p>
    <w:p w14:paraId="5BB0AA3A" w14:textId="77777777" w:rsidR="00A302C2" w:rsidRDefault="00A302C2">
      <w:pPr>
        <w:spacing w:after="0" w:line="259" w:lineRule="auto"/>
        <w:ind w:left="0" w:right="0" w:firstLine="0"/>
        <w:jc w:val="left"/>
        <w:rPr>
          <w:ins w:id="79" w:author="Kamran Khan" w:date="2026-10-07T13:41:00Z" w16du:dateUtc="2026-10-07T08:41:00Z"/>
        </w:rPr>
      </w:pPr>
    </w:p>
    <w:p w14:paraId="65601C32" w14:textId="77777777" w:rsidR="00A302C2" w:rsidRDefault="00A302C2">
      <w:pPr>
        <w:spacing w:after="0" w:line="259" w:lineRule="auto"/>
        <w:ind w:left="0" w:right="0" w:firstLine="0"/>
        <w:jc w:val="left"/>
        <w:rPr>
          <w:ins w:id="80" w:author="Kamran Khan" w:date="2026-10-07T13:41:00Z" w16du:dateUtc="2026-10-07T08:41:00Z"/>
        </w:rPr>
      </w:pPr>
    </w:p>
    <w:p w14:paraId="68D95E11" w14:textId="77777777" w:rsidR="00A302C2" w:rsidRDefault="00A302C2">
      <w:pPr>
        <w:spacing w:after="0" w:line="259" w:lineRule="auto"/>
        <w:ind w:left="0" w:right="0" w:firstLine="0"/>
        <w:jc w:val="left"/>
        <w:rPr>
          <w:ins w:id="81" w:author="Kamran Khan" w:date="2026-10-07T13:41:00Z" w16du:dateUtc="2026-10-07T08:41:00Z"/>
        </w:rPr>
      </w:pPr>
    </w:p>
    <w:p w14:paraId="2A136D85" w14:textId="77777777" w:rsidR="00A302C2" w:rsidRDefault="00A302C2">
      <w:pPr>
        <w:spacing w:after="0" w:line="259" w:lineRule="auto"/>
        <w:ind w:left="0" w:right="0" w:firstLine="0"/>
        <w:jc w:val="left"/>
        <w:rPr>
          <w:ins w:id="82" w:author="Kamran Khan" w:date="2026-10-07T13:41:00Z" w16du:dateUtc="2026-10-07T08:41:00Z"/>
        </w:rPr>
      </w:pPr>
    </w:p>
    <w:p w14:paraId="05C71FD4" w14:textId="77777777" w:rsidR="00A302C2" w:rsidRDefault="00A302C2">
      <w:pPr>
        <w:spacing w:after="0" w:line="259" w:lineRule="auto"/>
        <w:ind w:left="0" w:right="0" w:firstLine="0"/>
        <w:jc w:val="left"/>
        <w:rPr>
          <w:ins w:id="83" w:author="Kamran Khan" w:date="2026-10-07T13:41:00Z" w16du:dateUtc="2026-10-07T08:41:00Z"/>
        </w:rPr>
      </w:pPr>
    </w:p>
    <w:p w14:paraId="42F2442F" w14:textId="77777777" w:rsidR="00A302C2" w:rsidRDefault="00A302C2">
      <w:pPr>
        <w:spacing w:after="0" w:line="259" w:lineRule="auto"/>
        <w:ind w:left="0" w:right="0" w:firstLine="0"/>
        <w:jc w:val="left"/>
        <w:rPr>
          <w:ins w:id="84" w:author="Kamran Khan" w:date="2026-10-07T13:41:00Z" w16du:dateUtc="2026-10-07T08:41:00Z"/>
        </w:rPr>
      </w:pPr>
    </w:p>
    <w:p w14:paraId="0CD2A483" w14:textId="77777777" w:rsidR="00A302C2" w:rsidRDefault="00A302C2">
      <w:pPr>
        <w:spacing w:after="0" w:line="259" w:lineRule="auto"/>
        <w:ind w:left="0" w:right="0" w:firstLine="0"/>
        <w:jc w:val="left"/>
        <w:rPr>
          <w:ins w:id="85" w:author="Kamran Khan" w:date="2026-10-07T13:41:00Z" w16du:dateUtc="2026-10-07T08:41:00Z"/>
        </w:rPr>
      </w:pPr>
    </w:p>
    <w:p w14:paraId="33C338C3" w14:textId="77777777" w:rsidR="00A302C2" w:rsidRDefault="00A302C2">
      <w:pPr>
        <w:spacing w:after="0" w:line="259" w:lineRule="auto"/>
        <w:ind w:left="0" w:right="0" w:firstLine="0"/>
        <w:jc w:val="left"/>
        <w:rPr>
          <w:ins w:id="86" w:author="Kamran Khan" w:date="2026-10-07T13:41:00Z" w16du:dateUtc="2026-10-07T08:41:00Z"/>
        </w:rPr>
      </w:pPr>
    </w:p>
    <w:p w14:paraId="427B80C0" w14:textId="77777777" w:rsidR="00A302C2" w:rsidRDefault="00A302C2">
      <w:pPr>
        <w:spacing w:after="0" w:line="259" w:lineRule="auto"/>
        <w:ind w:left="0" w:right="0" w:firstLine="0"/>
        <w:jc w:val="left"/>
        <w:rPr>
          <w:ins w:id="87" w:author="Kamran Khan" w:date="2026-10-07T13:41:00Z" w16du:dateUtc="2026-10-07T08:41:00Z"/>
        </w:rPr>
      </w:pPr>
    </w:p>
    <w:p w14:paraId="044B9873" w14:textId="77777777" w:rsidR="00A302C2" w:rsidRDefault="00A302C2">
      <w:pPr>
        <w:spacing w:after="0" w:line="259" w:lineRule="auto"/>
        <w:ind w:left="0" w:right="0" w:firstLine="0"/>
        <w:jc w:val="left"/>
        <w:rPr>
          <w:ins w:id="88" w:author="Kamran Khan" w:date="2026-10-07T13:41:00Z" w16du:dateUtc="2026-10-07T08:41:00Z"/>
        </w:rPr>
      </w:pPr>
    </w:p>
    <w:p w14:paraId="7CF73ACD" w14:textId="77777777" w:rsidR="00A302C2" w:rsidRDefault="00A302C2">
      <w:pPr>
        <w:spacing w:after="0" w:line="259" w:lineRule="auto"/>
        <w:ind w:left="0" w:right="0" w:firstLine="0"/>
        <w:jc w:val="left"/>
        <w:rPr>
          <w:ins w:id="89" w:author="Kamran Khan" w:date="2026-10-07T13:41:00Z" w16du:dateUtc="2026-10-07T08:41:00Z"/>
        </w:rPr>
      </w:pPr>
    </w:p>
    <w:p w14:paraId="5DEE8722" w14:textId="77777777" w:rsidR="00A302C2" w:rsidRDefault="00A302C2">
      <w:pPr>
        <w:spacing w:after="0" w:line="259" w:lineRule="auto"/>
        <w:ind w:left="0" w:right="0" w:firstLine="0"/>
        <w:jc w:val="left"/>
        <w:rPr>
          <w:ins w:id="90" w:author="Kamran Khan" w:date="2026-10-07T13:41:00Z" w16du:dateUtc="2026-10-07T08:41:00Z"/>
        </w:rPr>
      </w:pPr>
    </w:p>
    <w:p w14:paraId="2E836672" w14:textId="77777777" w:rsidR="00A302C2" w:rsidRDefault="00A302C2">
      <w:pPr>
        <w:spacing w:after="0" w:line="259" w:lineRule="auto"/>
        <w:ind w:left="0" w:right="0" w:firstLine="0"/>
        <w:jc w:val="left"/>
        <w:rPr>
          <w:ins w:id="91" w:author="Kamran Khan" w:date="2026-10-07T13:41:00Z" w16du:dateUtc="2026-10-07T08:41:00Z"/>
        </w:rPr>
      </w:pPr>
    </w:p>
    <w:p w14:paraId="07E6986B" w14:textId="77777777" w:rsidR="00A302C2" w:rsidRDefault="00A302C2">
      <w:pPr>
        <w:spacing w:after="0" w:line="259" w:lineRule="auto"/>
        <w:ind w:left="0" w:right="0" w:firstLine="0"/>
        <w:jc w:val="left"/>
        <w:rPr>
          <w:ins w:id="92" w:author="Kamran Khan" w:date="2026-10-07T13:41:00Z" w16du:dateUtc="2026-10-07T08:41:00Z"/>
        </w:rPr>
      </w:pPr>
    </w:p>
    <w:p w14:paraId="472C09AE" w14:textId="77777777" w:rsidR="00A302C2" w:rsidRDefault="00A302C2">
      <w:pPr>
        <w:spacing w:after="0" w:line="259" w:lineRule="auto"/>
        <w:ind w:left="0" w:right="0" w:firstLine="0"/>
        <w:jc w:val="left"/>
        <w:rPr>
          <w:ins w:id="93" w:author="Kamran Khan" w:date="2026-10-07T13:41:00Z" w16du:dateUtc="2026-10-07T08:41:00Z"/>
        </w:rPr>
      </w:pPr>
    </w:p>
    <w:p w14:paraId="6B48A19D" w14:textId="77777777" w:rsidR="00A302C2" w:rsidRDefault="00A302C2">
      <w:pPr>
        <w:spacing w:after="0" w:line="259" w:lineRule="auto"/>
        <w:ind w:left="0" w:right="0" w:firstLine="0"/>
        <w:jc w:val="left"/>
        <w:rPr>
          <w:ins w:id="94" w:author="Kamran Khan" w:date="2026-10-07T13:41:00Z" w16du:dateUtc="2026-10-07T08:41:00Z"/>
        </w:rPr>
      </w:pPr>
    </w:p>
    <w:p w14:paraId="5A294DDC" w14:textId="77777777" w:rsidR="00A302C2" w:rsidRDefault="00A302C2">
      <w:pPr>
        <w:spacing w:after="0" w:line="259" w:lineRule="auto"/>
        <w:ind w:left="0" w:right="0" w:firstLine="0"/>
        <w:jc w:val="left"/>
        <w:rPr>
          <w:ins w:id="95" w:author="Kamran Khan" w:date="2026-10-07T13:41:00Z" w16du:dateUtc="2026-10-07T08:41:00Z"/>
        </w:rPr>
      </w:pPr>
    </w:p>
    <w:p w14:paraId="034C4A51" w14:textId="77777777" w:rsidR="00A302C2" w:rsidRDefault="00A302C2">
      <w:pPr>
        <w:spacing w:after="0" w:line="259" w:lineRule="auto"/>
        <w:ind w:left="0" w:right="0" w:firstLine="0"/>
        <w:jc w:val="left"/>
        <w:rPr>
          <w:ins w:id="96" w:author="Kamran Khan" w:date="2026-10-07T13:41:00Z" w16du:dateUtc="2026-10-07T08:41:00Z"/>
        </w:rPr>
      </w:pPr>
    </w:p>
    <w:p w14:paraId="4372BCBB" w14:textId="77777777" w:rsidR="00A302C2" w:rsidRDefault="00A302C2">
      <w:pPr>
        <w:spacing w:after="0" w:line="259" w:lineRule="auto"/>
        <w:ind w:left="0" w:right="0" w:firstLine="0"/>
        <w:jc w:val="left"/>
        <w:rPr>
          <w:ins w:id="97" w:author="Kamran Khan" w:date="2026-10-07T13:41:00Z" w16du:dateUtc="2026-10-07T08:41:00Z"/>
        </w:rPr>
      </w:pPr>
    </w:p>
    <w:p w14:paraId="757E1970" w14:textId="77777777" w:rsidR="00A302C2" w:rsidRDefault="00A302C2">
      <w:pPr>
        <w:spacing w:after="0" w:line="259" w:lineRule="auto"/>
        <w:ind w:left="0" w:right="0" w:firstLine="0"/>
        <w:jc w:val="left"/>
        <w:rPr>
          <w:ins w:id="98" w:author="Kamran Khan" w:date="2026-10-07T13:41:00Z" w16du:dateUtc="2026-10-07T08:41:00Z"/>
        </w:rPr>
      </w:pPr>
    </w:p>
    <w:p w14:paraId="5FD3E940" w14:textId="77777777" w:rsidR="00A302C2" w:rsidRDefault="00A302C2">
      <w:pPr>
        <w:spacing w:after="0" w:line="259" w:lineRule="auto"/>
        <w:ind w:left="0" w:right="0" w:firstLine="0"/>
        <w:jc w:val="left"/>
        <w:rPr>
          <w:ins w:id="99" w:author="Kamran Khan" w:date="2026-10-07T13:41:00Z" w16du:dateUtc="2026-10-07T08:41:00Z"/>
        </w:rPr>
      </w:pPr>
    </w:p>
    <w:p w14:paraId="4EFCA6A3" w14:textId="77777777" w:rsidR="00A302C2" w:rsidRDefault="00A302C2">
      <w:pPr>
        <w:spacing w:after="0" w:line="259" w:lineRule="auto"/>
        <w:ind w:left="0" w:right="0" w:firstLine="0"/>
        <w:jc w:val="left"/>
        <w:rPr>
          <w:ins w:id="100" w:author="Kamran Khan" w:date="2026-10-07T13:41:00Z" w16du:dateUtc="2026-10-07T08:41:00Z"/>
        </w:rPr>
      </w:pPr>
    </w:p>
    <w:p w14:paraId="658E8611" w14:textId="77777777" w:rsidR="00A302C2" w:rsidRDefault="00A302C2">
      <w:pPr>
        <w:spacing w:after="0" w:line="259" w:lineRule="auto"/>
        <w:ind w:left="0" w:right="0" w:firstLine="0"/>
        <w:jc w:val="left"/>
        <w:rPr>
          <w:ins w:id="101" w:author="Kamran Khan" w:date="2026-10-07T13:41:00Z" w16du:dateUtc="2026-10-07T08:41:00Z"/>
        </w:rPr>
      </w:pPr>
    </w:p>
    <w:p w14:paraId="2A1FDDCC" w14:textId="77777777" w:rsidR="00A302C2" w:rsidRDefault="00A302C2">
      <w:pPr>
        <w:spacing w:after="0" w:line="259" w:lineRule="auto"/>
        <w:ind w:left="0" w:right="0" w:firstLine="0"/>
        <w:jc w:val="left"/>
        <w:rPr>
          <w:ins w:id="102" w:author="Kamran Khan" w:date="2026-10-07T13:41:00Z" w16du:dateUtc="2026-10-07T08:41:00Z"/>
        </w:rPr>
      </w:pPr>
    </w:p>
    <w:p w14:paraId="65B0BAD9" w14:textId="77777777" w:rsidR="00A302C2" w:rsidRDefault="00A302C2">
      <w:pPr>
        <w:spacing w:after="0" w:line="259" w:lineRule="auto"/>
        <w:ind w:left="0" w:right="0" w:firstLine="0"/>
        <w:jc w:val="left"/>
        <w:rPr>
          <w:ins w:id="103" w:author="Kamran Khan" w:date="2026-10-07T13:41:00Z" w16du:dateUtc="2026-10-07T08:41:00Z"/>
        </w:rPr>
      </w:pPr>
    </w:p>
    <w:p w14:paraId="4F92722C" w14:textId="77777777" w:rsidR="00A302C2" w:rsidRDefault="00A302C2">
      <w:pPr>
        <w:spacing w:after="0" w:line="259" w:lineRule="auto"/>
        <w:ind w:left="0" w:right="0" w:firstLine="0"/>
        <w:jc w:val="left"/>
        <w:rPr>
          <w:ins w:id="104" w:author="Kamran Khan" w:date="2026-10-07T13:41:00Z" w16du:dateUtc="2026-10-07T08:41:00Z"/>
        </w:rPr>
      </w:pPr>
    </w:p>
    <w:p w14:paraId="7895916D" w14:textId="77777777" w:rsidR="00A302C2" w:rsidRDefault="00A302C2">
      <w:pPr>
        <w:spacing w:after="0" w:line="259" w:lineRule="auto"/>
        <w:ind w:left="0" w:right="0" w:firstLine="0"/>
        <w:jc w:val="left"/>
        <w:rPr>
          <w:ins w:id="105" w:author="Kamran Khan" w:date="2026-10-07T13:41:00Z" w16du:dateUtc="2026-10-07T08:41:00Z"/>
        </w:rPr>
      </w:pPr>
    </w:p>
    <w:p w14:paraId="18158269" w14:textId="77777777" w:rsidR="00A302C2" w:rsidRDefault="00A302C2">
      <w:pPr>
        <w:spacing w:after="0" w:line="259" w:lineRule="auto"/>
        <w:ind w:left="0" w:right="0" w:firstLine="0"/>
        <w:jc w:val="left"/>
        <w:rPr>
          <w:ins w:id="106" w:author="Kamran Khan" w:date="2026-10-07T13:41:00Z" w16du:dateUtc="2026-10-07T08:41:00Z"/>
        </w:rPr>
      </w:pPr>
    </w:p>
    <w:p w14:paraId="78A43E55" w14:textId="77777777" w:rsidR="00A302C2" w:rsidRDefault="00A302C2">
      <w:pPr>
        <w:spacing w:after="0" w:line="259" w:lineRule="auto"/>
        <w:ind w:left="0" w:right="0" w:firstLine="0"/>
        <w:jc w:val="left"/>
        <w:rPr>
          <w:ins w:id="107" w:author="Kamran Khan" w:date="2026-10-07T13:41:00Z" w16du:dateUtc="2026-10-07T08:41:00Z"/>
        </w:rPr>
      </w:pPr>
    </w:p>
    <w:p w14:paraId="7E8098D8" w14:textId="77777777" w:rsidR="00A302C2" w:rsidRDefault="00A302C2">
      <w:pPr>
        <w:spacing w:after="0" w:line="259" w:lineRule="auto"/>
        <w:ind w:left="0" w:right="0" w:firstLine="0"/>
        <w:jc w:val="left"/>
        <w:rPr>
          <w:ins w:id="108" w:author="Kamran Khan" w:date="2026-10-07T13:41:00Z" w16du:dateUtc="2026-10-07T08:41:00Z"/>
        </w:rPr>
      </w:pPr>
    </w:p>
    <w:p w14:paraId="63AAE04C" w14:textId="77777777" w:rsidR="00A302C2" w:rsidRDefault="00A302C2">
      <w:pPr>
        <w:spacing w:after="0" w:line="259" w:lineRule="auto"/>
        <w:ind w:left="0" w:right="0" w:firstLine="0"/>
        <w:jc w:val="left"/>
        <w:rPr>
          <w:ins w:id="109" w:author="Kamran Khan" w:date="2026-10-07T13:41:00Z" w16du:dateUtc="2026-10-07T08:41:00Z"/>
        </w:rPr>
      </w:pPr>
    </w:p>
    <w:p w14:paraId="765BED6D" w14:textId="77777777" w:rsidR="00A302C2" w:rsidRDefault="00A302C2">
      <w:pPr>
        <w:spacing w:after="0" w:line="259" w:lineRule="auto"/>
        <w:ind w:left="0" w:right="0" w:firstLine="0"/>
        <w:jc w:val="left"/>
      </w:pPr>
    </w:p>
    <w:p w14:paraId="1AFD2523" w14:textId="77777777" w:rsidR="006B3FC0" w:rsidRDefault="00000000">
      <w:pPr>
        <w:pStyle w:val="Heading3"/>
        <w:shd w:val="clear" w:color="auto" w:fill="1F3863"/>
        <w:tabs>
          <w:tab w:val="center" w:pos="9362"/>
        </w:tabs>
        <w:spacing w:after="84"/>
        <w:ind w:left="-15" w:firstLine="0"/>
      </w:pPr>
      <w:r>
        <w:rPr>
          <w:color w:val="FFFFFF"/>
        </w:rPr>
        <w:lastRenderedPageBreak/>
        <w:t xml:space="preserve"> 3. Scope of Services </w:t>
      </w:r>
      <w:r>
        <w:rPr>
          <w:b w:val="0"/>
          <w:color w:val="FFFFFF"/>
          <w:sz w:val="20"/>
        </w:rPr>
        <w:t xml:space="preserve"> </w:t>
      </w:r>
      <w:r>
        <w:rPr>
          <w:b w:val="0"/>
          <w:color w:val="FFFFFF"/>
          <w:sz w:val="20"/>
        </w:rPr>
        <w:tab/>
      </w:r>
      <w:r>
        <w:rPr>
          <w:b w:val="0"/>
        </w:rPr>
        <w:t xml:space="preserve"> </w:t>
      </w:r>
    </w:p>
    <w:p w14:paraId="7C8678D7" w14:textId="77777777" w:rsidR="006B3FC0" w:rsidRDefault="00000000">
      <w:pPr>
        <w:spacing w:after="0" w:line="259" w:lineRule="auto"/>
        <w:ind w:left="0" w:right="0" w:firstLine="0"/>
        <w:jc w:val="left"/>
      </w:pPr>
      <w:r>
        <w:rPr>
          <w:rFonts w:cs="Calibri"/>
          <w:b/>
        </w:rPr>
        <w:t xml:space="preserve"> </w:t>
      </w:r>
    </w:p>
    <w:p w14:paraId="4DD6DB19" w14:textId="77777777" w:rsidR="006B3FC0" w:rsidRDefault="00000000">
      <w:pPr>
        <w:ind w:left="7" w:right="186"/>
      </w:pPr>
      <w:r>
        <w:t xml:space="preserve">The successful bidder will be responsible for the end-to-end design, </w:t>
      </w:r>
      <w:commentRangeStart w:id="110"/>
      <w:r w:rsidRPr="00A302C2">
        <w:rPr>
          <w:highlight w:val="yellow"/>
          <w:rPrChange w:id="111" w:author="Kamran Khan" w:date="2026-10-07T13:42:00Z" w16du:dateUtc="2026-10-07T08:42:00Z">
            <w:rPr/>
          </w:rPrChange>
        </w:rPr>
        <w:t xml:space="preserve">adaptive </w:t>
      </w:r>
      <w:commentRangeEnd w:id="110"/>
      <w:r w:rsidR="00A302C2" w:rsidRPr="00A302C2">
        <w:rPr>
          <w:rStyle w:val="CommentReference"/>
          <w:sz w:val="22"/>
          <w:szCs w:val="24"/>
          <w:highlight w:val="yellow"/>
          <w:rPrChange w:id="112" w:author="Kamran Khan" w:date="2026-10-07T13:42:00Z" w16du:dateUtc="2026-10-07T08:42:00Z">
            <w:rPr>
              <w:rStyle w:val="CommentReference"/>
              <w:sz w:val="22"/>
              <w:szCs w:val="24"/>
            </w:rPr>
          </w:rPrChange>
        </w:rPr>
        <w:commentReference w:id="110"/>
      </w:r>
      <w:r w:rsidRPr="00A302C2">
        <w:rPr>
          <w:highlight w:val="yellow"/>
          <w:rPrChange w:id="113" w:author="Kamran Khan" w:date="2026-10-07T13:42:00Z" w16du:dateUtc="2026-10-07T08:42:00Z">
            <w:rPr/>
          </w:rPrChange>
        </w:rPr>
        <w:t>implementation</w:t>
      </w:r>
      <w:r>
        <w:t xml:space="preserve">, and </w:t>
      </w:r>
      <w:commentRangeStart w:id="114"/>
      <w:r>
        <w:t xml:space="preserve">continuous reporting </w:t>
      </w:r>
      <w:commentRangeEnd w:id="114"/>
      <w:r w:rsidR="005D13FF">
        <w:rPr>
          <w:rStyle w:val="CommentReference"/>
          <w:sz w:val="22"/>
          <w:szCs w:val="24"/>
        </w:rPr>
        <w:commentReference w:id="114"/>
      </w:r>
      <w:r>
        <w:t xml:space="preserve">of the training program to prepare BISP beneficiaries for digital accounts usage.  </w:t>
      </w:r>
    </w:p>
    <w:p w14:paraId="46A025D3" w14:textId="77777777" w:rsidR="006B3FC0" w:rsidRDefault="00000000">
      <w:pPr>
        <w:spacing w:after="0" w:line="259" w:lineRule="auto"/>
        <w:ind w:left="0" w:right="0" w:firstLine="0"/>
        <w:jc w:val="left"/>
      </w:pPr>
      <w:r>
        <w:t xml:space="preserve"> </w:t>
      </w:r>
    </w:p>
    <w:p w14:paraId="08D7DE08" w14:textId="77777777" w:rsidR="006B3FC0" w:rsidRDefault="00000000">
      <w:pPr>
        <w:spacing w:after="0" w:line="259" w:lineRule="auto"/>
        <w:ind w:left="0" w:right="0" w:firstLine="0"/>
        <w:jc w:val="left"/>
      </w:pPr>
      <w:r>
        <w:t xml:space="preserve"> </w:t>
      </w:r>
    </w:p>
    <w:tbl>
      <w:tblPr>
        <w:tblStyle w:val="TableGrid"/>
        <w:tblW w:w="9537" w:type="dxa"/>
        <w:tblInd w:w="5" w:type="dxa"/>
        <w:tblCellMar>
          <w:top w:w="48" w:type="dxa"/>
          <w:left w:w="108" w:type="dxa"/>
          <w:right w:w="33" w:type="dxa"/>
        </w:tblCellMar>
        <w:tblLook w:val="04A0" w:firstRow="1" w:lastRow="0" w:firstColumn="1" w:lastColumn="0" w:noHBand="0" w:noVBand="1"/>
      </w:tblPr>
      <w:tblGrid>
        <w:gridCol w:w="2950"/>
        <w:gridCol w:w="6587"/>
      </w:tblGrid>
      <w:tr w:rsidR="006B3FC0" w14:paraId="130D4C0A" w14:textId="77777777">
        <w:trPr>
          <w:trHeight w:val="278"/>
        </w:trPr>
        <w:tc>
          <w:tcPr>
            <w:tcW w:w="2950" w:type="dxa"/>
            <w:tcBorders>
              <w:top w:val="single" w:sz="4" w:space="0" w:color="000000"/>
              <w:left w:val="single" w:sz="4" w:space="0" w:color="000000"/>
              <w:bottom w:val="single" w:sz="4" w:space="0" w:color="000000"/>
              <w:right w:val="single" w:sz="4" w:space="0" w:color="000000"/>
            </w:tcBorders>
          </w:tcPr>
          <w:p w14:paraId="5C6D8C3B" w14:textId="77777777" w:rsidR="006B3FC0" w:rsidRDefault="00000000">
            <w:pPr>
              <w:spacing w:after="0" w:line="259" w:lineRule="auto"/>
              <w:ind w:left="0" w:right="0" w:firstLine="0"/>
              <w:jc w:val="left"/>
            </w:pPr>
            <w:r>
              <w:rPr>
                <w:b/>
              </w:rPr>
              <w:t xml:space="preserve">Component  </w:t>
            </w:r>
          </w:p>
        </w:tc>
        <w:tc>
          <w:tcPr>
            <w:tcW w:w="6587" w:type="dxa"/>
            <w:tcBorders>
              <w:top w:val="single" w:sz="4" w:space="0" w:color="000000"/>
              <w:left w:val="single" w:sz="4" w:space="0" w:color="000000"/>
              <w:bottom w:val="single" w:sz="4" w:space="0" w:color="000000"/>
              <w:right w:val="single" w:sz="4" w:space="0" w:color="000000"/>
            </w:tcBorders>
          </w:tcPr>
          <w:p w14:paraId="71A99D88" w14:textId="77777777" w:rsidR="006B3FC0" w:rsidRDefault="00000000">
            <w:pPr>
              <w:spacing w:after="0" w:line="259" w:lineRule="auto"/>
              <w:ind w:left="0" w:right="0" w:firstLine="0"/>
              <w:jc w:val="left"/>
            </w:pPr>
            <w:r>
              <w:rPr>
                <w:b/>
              </w:rPr>
              <w:t xml:space="preserve">Key Responsibilities  </w:t>
            </w:r>
          </w:p>
        </w:tc>
      </w:tr>
      <w:tr w:rsidR="006B3FC0" w14:paraId="5EC4F548" w14:textId="77777777">
        <w:trPr>
          <w:trHeight w:val="8097"/>
        </w:trPr>
        <w:tc>
          <w:tcPr>
            <w:tcW w:w="2950" w:type="dxa"/>
            <w:tcBorders>
              <w:top w:val="single" w:sz="4" w:space="0" w:color="000000"/>
              <w:left w:val="single" w:sz="4" w:space="0" w:color="000000"/>
              <w:bottom w:val="single" w:sz="4" w:space="0" w:color="000000"/>
              <w:right w:val="single" w:sz="4" w:space="0" w:color="000000"/>
            </w:tcBorders>
          </w:tcPr>
          <w:p w14:paraId="5BA094EA" w14:textId="77777777" w:rsidR="009A537E" w:rsidRDefault="00000000">
            <w:pPr>
              <w:spacing w:after="0" w:line="259" w:lineRule="auto"/>
              <w:ind w:left="0" w:right="0" w:firstLine="0"/>
              <w:rPr>
                <w:ins w:id="115" w:author="Kamran Khan" w:date="2026-10-06T20:44:00Z" w16du:dateUtc="2026-10-06T15:44:00Z"/>
              </w:rPr>
            </w:pPr>
            <w:r>
              <w:t>Diagnostic, Curriculum Design &amp; Capacity Building</w:t>
            </w:r>
          </w:p>
          <w:p w14:paraId="076F358B" w14:textId="77777777" w:rsidR="009A537E" w:rsidRDefault="009A537E">
            <w:pPr>
              <w:spacing w:after="0" w:line="259" w:lineRule="auto"/>
              <w:ind w:left="0" w:right="0" w:firstLine="0"/>
              <w:rPr>
                <w:ins w:id="116" w:author="Kamran Khan" w:date="2026-10-06T20:44:00Z" w16du:dateUtc="2026-10-06T15:44:00Z"/>
              </w:rPr>
            </w:pPr>
          </w:p>
          <w:p w14:paraId="7049A564" w14:textId="77777777" w:rsidR="009A537E" w:rsidRDefault="009A537E">
            <w:pPr>
              <w:spacing w:after="0" w:line="259" w:lineRule="auto"/>
              <w:ind w:left="0" w:right="0" w:firstLine="0"/>
              <w:rPr>
                <w:ins w:id="117" w:author="Kamran Khan" w:date="2026-10-06T20:44:00Z" w16du:dateUtc="2026-10-06T15:44:00Z"/>
              </w:rPr>
            </w:pPr>
            <w:ins w:id="118" w:author="Kamran Khan" w:date="2026-10-06T20:44:00Z" w16du:dateUtc="2026-10-06T15:44:00Z">
              <w:r>
                <w:t>Kamran:</w:t>
              </w:r>
            </w:ins>
          </w:p>
          <w:p w14:paraId="3C71AD85" w14:textId="77777777" w:rsidR="009A537E" w:rsidRDefault="009A537E">
            <w:pPr>
              <w:spacing w:after="0" w:line="259" w:lineRule="auto"/>
              <w:ind w:left="0" w:right="0" w:firstLine="0"/>
              <w:rPr>
                <w:ins w:id="119" w:author="Kamran Khan" w:date="2026-10-06T20:44:00Z" w16du:dateUtc="2026-10-06T15:44:00Z"/>
              </w:rPr>
            </w:pPr>
          </w:p>
          <w:p w14:paraId="691F7740" w14:textId="77777777" w:rsidR="009A537E" w:rsidRDefault="009A537E">
            <w:pPr>
              <w:spacing w:after="0" w:line="259" w:lineRule="auto"/>
              <w:ind w:left="0" w:right="0" w:firstLine="0"/>
              <w:rPr>
                <w:ins w:id="120" w:author="Kamran Khan" w:date="2026-10-06T20:44:00Z" w16du:dateUtc="2026-10-06T15:44:00Z"/>
              </w:rPr>
            </w:pPr>
            <w:ins w:id="121" w:author="Kamran Khan" w:date="2026-10-06T20:44:00Z" w16du:dateUtc="2026-10-06T15:44:00Z">
              <w:r>
                <w:t>Methodology</w:t>
              </w:r>
            </w:ins>
          </w:p>
          <w:p w14:paraId="5DC61DC4" w14:textId="77777777" w:rsidR="006B3FC0" w:rsidRDefault="009A537E" w:rsidP="009A537E">
            <w:pPr>
              <w:spacing w:after="0" w:line="259" w:lineRule="auto"/>
              <w:ind w:left="0" w:right="0" w:firstLine="0"/>
              <w:rPr>
                <w:ins w:id="122" w:author="Kamran Khan" w:date="2026-10-06T20:46:00Z" w16du:dateUtc="2026-10-06T15:46:00Z"/>
              </w:rPr>
            </w:pPr>
            <w:ins w:id="123" w:author="Kamran Khan" w:date="2026-10-06T20:44:00Z" w16du:dateUtc="2026-10-06T15:44:00Z">
              <w:r>
                <w:t>Prior Experience</w:t>
              </w:r>
            </w:ins>
            <w:ins w:id="124" w:author="Kamran Khan" w:date="2026-10-06T20:45:00Z" w16du:dateUtc="2026-10-06T15:45:00Z">
              <w:r>
                <w:t xml:space="preserve"> + Footprint (In footnote or index)</w:t>
              </w:r>
            </w:ins>
            <w:r>
              <w:t xml:space="preserve"> </w:t>
            </w:r>
          </w:p>
          <w:p w14:paraId="644688BA" w14:textId="77777777" w:rsidR="009A537E" w:rsidRDefault="009A537E" w:rsidP="009A537E">
            <w:pPr>
              <w:spacing w:after="0" w:line="259" w:lineRule="auto"/>
              <w:ind w:left="0" w:right="0" w:firstLine="0"/>
              <w:rPr>
                <w:ins w:id="125" w:author="Kamran Khan" w:date="2026-10-06T20:46:00Z" w16du:dateUtc="2026-10-06T15:46:00Z"/>
              </w:rPr>
            </w:pPr>
          </w:p>
          <w:p w14:paraId="4B03E0DC" w14:textId="77777777" w:rsidR="009A537E" w:rsidRDefault="009A537E" w:rsidP="009A537E">
            <w:pPr>
              <w:spacing w:after="0" w:line="259" w:lineRule="auto"/>
              <w:ind w:left="0" w:right="0" w:firstLine="0"/>
              <w:rPr>
                <w:ins w:id="126" w:author="Kamran Khan" w:date="2026-10-06T20:46:00Z" w16du:dateUtc="2026-10-06T15:46:00Z"/>
              </w:rPr>
            </w:pPr>
          </w:p>
          <w:p w14:paraId="4171E340" w14:textId="6FA73B41" w:rsidR="009A537E" w:rsidRDefault="009A537E" w:rsidP="009A537E">
            <w:pPr>
              <w:pStyle w:val="ListParagraph"/>
              <w:numPr>
                <w:ilvl w:val="0"/>
                <w:numId w:val="29"/>
              </w:numPr>
              <w:spacing w:after="0" w:line="259" w:lineRule="auto"/>
              <w:ind w:right="0"/>
              <w:rPr>
                <w:ins w:id="127" w:author="Kamran Khan" w:date="2026-10-06T20:47:00Z" w16du:dateUtc="2026-10-06T15:47:00Z"/>
              </w:rPr>
            </w:pPr>
            <w:ins w:id="128" w:author="Kamran Khan" w:date="2026-10-06T20:46:00Z" w16du:dateUtc="2026-10-06T15:46:00Z">
              <w:r>
                <w:t>We also need to prioritize the Mark weightage that was defined</w:t>
              </w:r>
            </w:ins>
            <w:ins w:id="129" w:author="Kamran Khan" w:date="2026-10-06T20:47:00Z" w16du:dateUtc="2026-10-06T15:47:00Z">
              <w:r>
                <w:t xml:space="preserve"> (Point 24)</w:t>
              </w:r>
            </w:ins>
          </w:p>
          <w:p w14:paraId="002AE930" w14:textId="182DAFA9" w:rsidR="009A537E" w:rsidRPr="009A537E" w:rsidRDefault="009A537E">
            <w:pPr>
              <w:pStyle w:val="ListParagraph"/>
              <w:numPr>
                <w:ilvl w:val="0"/>
                <w:numId w:val="29"/>
              </w:numPr>
              <w:spacing w:after="0" w:line="259" w:lineRule="auto"/>
              <w:ind w:right="0"/>
              <w:pPrChange w:id="130" w:author="Kamran Khan" w:date="2026-10-06T20:47:00Z" w16du:dateUtc="2026-10-06T15:47:00Z">
                <w:pPr>
                  <w:spacing w:after="0" w:line="259" w:lineRule="auto"/>
                  <w:ind w:left="0" w:right="0" w:firstLine="0"/>
                </w:pPr>
              </w:pPrChange>
            </w:pPr>
            <w:ins w:id="131" w:author="Kamran Khan" w:date="2026-10-06T20:47:00Z" w16du:dateUtc="2026-10-06T15:47:00Z">
              <w:r>
                <w:t xml:space="preserve">Project Timelines: Allocate 24 Months to the given deliverables. </w:t>
              </w:r>
            </w:ins>
            <w:ins w:id="132" w:author="Kamran Khan" w:date="2026-10-06T20:54:00Z" w16du:dateUtc="2026-10-06T15:54:00Z">
              <w:r>
                <w:t>Pag</w:t>
              </w:r>
            </w:ins>
          </w:p>
        </w:tc>
        <w:tc>
          <w:tcPr>
            <w:tcW w:w="6587" w:type="dxa"/>
            <w:tcBorders>
              <w:top w:val="single" w:sz="4" w:space="0" w:color="000000"/>
              <w:left w:val="single" w:sz="4" w:space="0" w:color="000000"/>
              <w:bottom w:val="single" w:sz="4" w:space="0" w:color="000000"/>
              <w:right w:val="single" w:sz="4" w:space="0" w:color="000000"/>
            </w:tcBorders>
          </w:tcPr>
          <w:p w14:paraId="094089D8" w14:textId="77777777" w:rsidR="006B3FC0" w:rsidRDefault="00000000">
            <w:pPr>
              <w:spacing w:after="0" w:line="259" w:lineRule="auto"/>
              <w:ind w:left="14" w:right="0" w:firstLine="0"/>
              <w:jc w:val="left"/>
            </w:pPr>
            <w:r>
              <w:t xml:space="preserve"> </w:t>
            </w:r>
          </w:p>
          <w:p w14:paraId="0BF4C7D0" w14:textId="1162510E" w:rsidR="006B3FC0" w:rsidRDefault="006D2B62">
            <w:pPr>
              <w:numPr>
                <w:ilvl w:val="0"/>
                <w:numId w:val="28"/>
              </w:numPr>
              <w:spacing w:after="14" w:line="240" w:lineRule="auto"/>
              <w:ind w:right="73" w:hanging="360"/>
            </w:pPr>
            <w:ins w:id="133" w:author="Kamran Khan" w:date="2026-10-06T20:05:00Z" w16du:dateUtc="2026-10-06T15:05:00Z">
              <w:r>
                <w:t xml:space="preserve">3.1 </w:t>
              </w:r>
            </w:ins>
            <w:r>
              <w:t xml:space="preserve">Conduct a rapid </w:t>
            </w:r>
            <w:r w:rsidRPr="00DC4A22">
              <w:rPr>
                <w:highlight w:val="yellow"/>
              </w:rPr>
              <w:t>baseline assessment</w:t>
            </w:r>
            <w:r>
              <w:t xml:space="preserve"> to evaluate beneficiaries’ digital and financial capabilities, transaction behaviours, gender-related constraints (mobility, trust, household dynamics), device access, and digital connectivity conditions - </w:t>
            </w:r>
            <w:commentRangeStart w:id="134"/>
            <w:r w:rsidRPr="00DC4A22">
              <w:rPr>
                <w:highlight w:val="yellow"/>
              </w:rPr>
              <w:t>to inform the appropriate blended training modality mix.</w:t>
            </w:r>
            <w:r>
              <w:t xml:space="preserve">  </w:t>
            </w:r>
            <w:commentRangeEnd w:id="134"/>
            <w:r w:rsidR="00DC4A22">
              <w:rPr>
                <w:rStyle w:val="CommentReference"/>
                <w:sz w:val="22"/>
                <w:szCs w:val="24"/>
              </w:rPr>
              <w:commentReference w:id="134"/>
            </w:r>
          </w:p>
          <w:p w14:paraId="48A23C16" w14:textId="7C647EC7" w:rsidR="006B3FC0" w:rsidRDefault="006D2B62">
            <w:pPr>
              <w:numPr>
                <w:ilvl w:val="0"/>
                <w:numId w:val="28"/>
              </w:numPr>
              <w:spacing w:after="0" w:line="239" w:lineRule="auto"/>
              <w:ind w:right="73" w:hanging="360"/>
            </w:pPr>
            <w:ins w:id="135" w:author="Kamran Khan" w:date="2026-10-06T20:05:00Z" w16du:dateUtc="2026-10-06T15:05:00Z">
              <w:r>
                <w:rPr>
                  <w:highlight w:val="yellow"/>
                </w:rPr>
                <w:t xml:space="preserve">3.2 </w:t>
              </w:r>
            </w:ins>
            <w:r w:rsidRPr="00DC4A22">
              <w:rPr>
                <w:highlight w:val="yellow"/>
              </w:rPr>
              <w:t>Segment beneficiaries into actionable groups</w:t>
            </w:r>
            <w:r>
              <w:t xml:space="preserve"> to inform training design and differentiated channel deployment.  </w:t>
            </w:r>
          </w:p>
          <w:p w14:paraId="12E7F828" w14:textId="027514A0" w:rsidR="006B3FC0" w:rsidRDefault="006D2B62">
            <w:pPr>
              <w:numPr>
                <w:ilvl w:val="0"/>
                <w:numId w:val="28"/>
              </w:numPr>
              <w:spacing w:after="1" w:line="238" w:lineRule="auto"/>
              <w:ind w:right="73" w:hanging="360"/>
            </w:pPr>
            <w:ins w:id="136" w:author="Kamran Khan" w:date="2026-10-06T20:05:00Z" w16du:dateUtc="2026-10-06T15:05:00Z">
              <w:r>
                <w:t xml:space="preserve">3.3 </w:t>
              </w:r>
            </w:ins>
            <w:r>
              <w:t xml:space="preserve">Develop a task-based, action-oriented curriculum focused on </w:t>
            </w:r>
            <w:commentRangeStart w:id="137"/>
            <w:r w:rsidRPr="00C87CC1">
              <w:rPr>
                <w:highlight w:val="yellow"/>
              </w:rPr>
              <w:t>high-impact</w:t>
            </w:r>
            <w:r>
              <w:t xml:space="preserve"> </w:t>
            </w:r>
            <w:commentRangeEnd w:id="137"/>
            <w:r w:rsidR="00C87CC1">
              <w:rPr>
                <w:rStyle w:val="CommentReference"/>
                <w:sz w:val="22"/>
                <w:szCs w:val="24"/>
              </w:rPr>
              <w:commentReference w:id="137"/>
            </w:r>
            <w:r>
              <w:t xml:space="preserve">behaviours (e.g., receiving payments, PIN use, safe cash-out, fraud awareness, grievance redressal).  </w:t>
            </w:r>
          </w:p>
          <w:p w14:paraId="6827D325" w14:textId="44959876" w:rsidR="006B3FC0" w:rsidRDefault="006D2B62">
            <w:pPr>
              <w:numPr>
                <w:ilvl w:val="0"/>
                <w:numId w:val="28"/>
              </w:numPr>
              <w:spacing w:after="0" w:line="239" w:lineRule="auto"/>
              <w:ind w:right="73" w:hanging="360"/>
            </w:pPr>
            <w:ins w:id="138" w:author="Kamran Khan" w:date="2026-10-06T20:05:00Z" w16du:dateUtc="2026-10-06T15:05:00Z">
              <w:r>
                <w:t xml:space="preserve">3.4 </w:t>
              </w:r>
            </w:ins>
            <w:r>
              <w:t xml:space="preserve">Localize content across languages, literacy levels, and geographies using </w:t>
            </w:r>
            <w:commentRangeStart w:id="139"/>
            <w:r w:rsidRPr="00C87CC1">
              <w:rPr>
                <w:highlight w:val="yellow"/>
              </w:rPr>
              <w:t>visual and audio formats</w:t>
            </w:r>
            <w:r>
              <w:t xml:space="preserve">.  </w:t>
            </w:r>
            <w:commentRangeEnd w:id="139"/>
            <w:r w:rsidR="00C87CC1">
              <w:rPr>
                <w:rStyle w:val="CommentReference"/>
                <w:sz w:val="22"/>
                <w:szCs w:val="24"/>
              </w:rPr>
              <w:commentReference w:id="139"/>
            </w:r>
          </w:p>
          <w:p w14:paraId="5ADC309F" w14:textId="6E7C8D8B" w:rsidR="006B3FC0" w:rsidRDefault="00F411F2">
            <w:pPr>
              <w:numPr>
                <w:ilvl w:val="0"/>
                <w:numId w:val="28"/>
              </w:numPr>
              <w:spacing w:after="0" w:line="239" w:lineRule="auto"/>
              <w:ind w:right="73" w:hanging="360"/>
            </w:pPr>
            <w:ins w:id="140" w:author="Kamran Khan" w:date="2026-10-06T20:06:00Z" w16du:dateUtc="2026-10-06T15:06:00Z">
              <w:r>
                <w:t xml:space="preserve">3.5 </w:t>
              </w:r>
            </w:ins>
            <w:r>
              <w:t xml:space="preserve">Design a full blended content package covering both physical and digital channels, </w:t>
            </w:r>
            <w:r w:rsidR="00C87CC1">
              <w:t>including</w:t>
            </w:r>
            <w:r>
              <w:t xml:space="preserve"> facilitator and trainer guides, participant booklets and job aids, printed flyers, </w:t>
            </w:r>
            <w:commentRangeStart w:id="141"/>
            <w:r>
              <w:t xml:space="preserve">demonstration toolkits (physical); </w:t>
            </w:r>
            <w:commentRangeEnd w:id="141"/>
            <w:r w:rsidR="00C87CC1">
              <w:rPr>
                <w:rStyle w:val="CommentReference"/>
                <w:sz w:val="22"/>
                <w:szCs w:val="24"/>
              </w:rPr>
              <w:commentReference w:id="141"/>
            </w:r>
            <w:r>
              <w:t xml:space="preserve">and IVR scripts, SMS nudge sequences, short instructional videos, digital media awareness materials, and eguide versions (digital). All content must be approved by Karandaaz and BISP prior to deployment.  </w:t>
            </w:r>
          </w:p>
          <w:p w14:paraId="4C42191B" w14:textId="64360C54" w:rsidR="006B3FC0" w:rsidRDefault="00F411F2">
            <w:pPr>
              <w:numPr>
                <w:ilvl w:val="0"/>
                <w:numId w:val="28"/>
              </w:numPr>
              <w:spacing w:after="0" w:line="239" w:lineRule="auto"/>
              <w:ind w:right="73" w:hanging="360"/>
            </w:pPr>
            <w:ins w:id="142" w:author="Kamran Khan" w:date="2026-10-06T20:06:00Z" w16du:dateUtc="2026-10-06T15:06:00Z">
              <w:r>
                <w:t xml:space="preserve">3.7 </w:t>
              </w:r>
            </w:ins>
            <w:r>
              <w:t>Integrate gender-intentional content (</w:t>
            </w:r>
            <w:r w:rsidRPr="00C87CC1">
              <w:rPr>
                <w:highlight w:val="yellow"/>
              </w:rPr>
              <w:t>women’s financial rights</w:t>
            </w:r>
            <w:r>
              <w:t xml:space="preserve">, device sharing, fraud targeting women, navigating household dynamics) across all content types and channels.  </w:t>
            </w:r>
          </w:p>
          <w:p w14:paraId="1EC9F661" w14:textId="172B018D" w:rsidR="006B3FC0" w:rsidRDefault="00F411F2">
            <w:pPr>
              <w:numPr>
                <w:ilvl w:val="0"/>
                <w:numId w:val="28"/>
              </w:numPr>
              <w:spacing w:after="1" w:line="239" w:lineRule="auto"/>
              <w:ind w:right="73" w:hanging="360"/>
            </w:pPr>
            <w:ins w:id="143" w:author="Kamran Khan" w:date="2026-10-06T20:06:00Z" w16du:dateUtc="2026-10-06T15:06:00Z">
              <w:r>
                <w:t xml:space="preserve">3.8 </w:t>
              </w:r>
            </w:ins>
            <w:r>
              <w:t xml:space="preserve">Design and deliver a Training of Trainers (ToT) program for at least </w:t>
            </w:r>
            <w:commentRangeStart w:id="144"/>
            <w:r>
              <w:t>1200 of BISP master trainers</w:t>
            </w:r>
            <w:commentRangeEnd w:id="144"/>
            <w:r w:rsidR="00C87CC1">
              <w:rPr>
                <w:rStyle w:val="CommentReference"/>
                <w:sz w:val="22"/>
                <w:szCs w:val="24"/>
              </w:rPr>
              <w:commentReference w:id="144"/>
            </w:r>
            <w:r>
              <w:t xml:space="preserve">, including equipping trainers to facilitate both in-person sessions and to support beneficiaries in engaging with digital content.  </w:t>
            </w:r>
          </w:p>
          <w:p w14:paraId="44FDAB59" w14:textId="53391FC4" w:rsidR="006B3FC0" w:rsidRDefault="00F411F2">
            <w:pPr>
              <w:numPr>
                <w:ilvl w:val="0"/>
                <w:numId w:val="28"/>
              </w:numPr>
              <w:spacing w:after="0" w:line="239" w:lineRule="auto"/>
              <w:ind w:right="73" w:hanging="360"/>
            </w:pPr>
            <w:ins w:id="145" w:author="Kamran Khan" w:date="2026-10-06T20:06:00Z" w16du:dateUtc="2026-10-06T15:06:00Z">
              <w:r>
                <w:t xml:space="preserve">3.9 </w:t>
              </w:r>
            </w:ins>
            <w:r>
              <w:t xml:space="preserve">Incorporate a peer educator model to support last-mile learning and confidence building. </w:t>
            </w:r>
          </w:p>
          <w:p w14:paraId="52A35371" w14:textId="77777777" w:rsidR="006B3FC0" w:rsidRDefault="00000000">
            <w:pPr>
              <w:spacing w:after="0" w:line="259" w:lineRule="auto"/>
              <w:ind w:left="0" w:right="0" w:firstLine="0"/>
              <w:jc w:val="left"/>
            </w:pPr>
            <w:r>
              <w:t xml:space="preserve"> </w:t>
            </w:r>
          </w:p>
        </w:tc>
      </w:tr>
      <w:tr w:rsidR="006B3FC0" w14:paraId="07944C5A" w14:textId="77777777">
        <w:trPr>
          <w:trHeight w:val="1682"/>
        </w:trPr>
        <w:tc>
          <w:tcPr>
            <w:tcW w:w="2950" w:type="dxa"/>
            <w:tcBorders>
              <w:top w:val="single" w:sz="4" w:space="0" w:color="000000"/>
              <w:left w:val="single" w:sz="4" w:space="0" w:color="000000"/>
              <w:bottom w:val="single" w:sz="4" w:space="0" w:color="000000"/>
              <w:right w:val="single" w:sz="4" w:space="0" w:color="000000"/>
            </w:tcBorders>
          </w:tcPr>
          <w:p w14:paraId="4502C630" w14:textId="77777777" w:rsidR="006B3FC0" w:rsidRDefault="00000000">
            <w:pPr>
              <w:spacing w:after="0" w:line="259" w:lineRule="auto"/>
              <w:ind w:left="0" w:right="0" w:firstLine="0"/>
            </w:pPr>
            <w:r>
              <w:t xml:space="preserve">Roll-Out Planning &amp; Go to Market Strategy </w:t>
            </w:r>
          </w:p>
        </w:tc>
        <w:tc>
          <w:tcPr>
            <w:tcW w:w="6587" w:type="dxa"/>
            <w:tcBorders>
              <w:top w:val="single" w:sz="4" w:space="0" w:color="000000"/>
              <w:left w:val="single" w:sz="4" w:space="0" w:color="000000"/>
              <w:bottom w:val="single" w:sz="4" w:space="0" w:color="000000"/>
              <w:right w:val="single" w:sz="4" w:space="0" w:color="000000"/>
            </w:tcBorders>
          </w:tcPr>
          <w:p w14:paraId="167A0305" w14:textId="77777777" w:rsidR="006B3FC0" w:rsidRDefault="00000000">
            <w:pPr>
              <w:spacing w:after="0" w:line="259" w:lineRule="auto"/>
              <w:ind w:left="14" w:right="0" w:firstLine="0"/>
              <w:jc w:val="left"/>
            </w:pPr>
            <w:r>
              <w:t xml:space="preserve"> </w:t>
            </w:r>
          </w:p>
          <w:p w14:paraId="61D299A7" w14:textId="77777777" w:rsidR="006B3FC0" w:rsidRDefault="00000000">
            <w:pPr>
              <w:spacing w:after="0" w:line="259" w:lineRule="auto"/>
              <w:ind w:left="0" w:right="0" w:firstLine="0"/>
              <w:jc w:val="left"/>
            </w:pPr>
            <w:r>
              <w:t xml:space="preserve"> </w:t>
            </w:r>
          </w:p>
          <w:p w14:paraId="675D7667" w14:textId="6D1E347B" w:rsidR="006B3FC0" w:rsidRDefault="00000000">
            <w:pPr>
              <w:spacing w:after="0" w:line="259" w:lineRule="auto"/>
              <w:ind w:left="734" w:right="0" w:hanging="360"/>
            </w:pPr>
            <w:r>
              <w:t>-</w:t>
            </w:r>
            <w:r>
              <w:rPr>
                <w:rFonts w:ascii="Arial" w:eastAsia="Arial" w:hAnsi="Arial" w:cs="Arial"/>
              </w:rPr>
              <w:t xml:space="preserve"> </w:t>
            </w:r>
            <w:ins w:id="146" w:author="Kamran Khan" w:date="2026-10-07T13:58:00Z" w16du:dateUtc="2026-10-07T08:58:00Z">
              <w:r w:rsidR="005D13FF">
                <w:rPr>
                  <w:rFonts w:ascii="Arial" w:eastAsia="Arial" w:hAnsi="Arial" w:cs="Arial"/>
                </w:rPr>
                <w:t xml:space="preserve">3.10 </w:t>
              </w:r>
            </w:ins>
            <w:r>
              <w:t xml:space="preserve">Develop a comprehensive go-to-market and implementation strategy for the nationwide rollout of the training program. The GTM plan should include a </w:t>
            </w:r>
            <w:commentRangeStart w:id="147"/>
            <w:r>
              <w:t>phased regional rollout approach</w:t>
            </w:r>
            <w:commentRangeEnd w:id="147"/>
            <w:r w:rsidR="005D13FF">
              <w:rPr>
                <w:rStyle w:val="CommentReference"/>
                <w:sz w:val="22"/>
                <w:szCs w:val="24"/>
              </w:rPr>
              <w:commentReference w:id="147"/>
            </w:r>
            <w:r>
              <w:t>, prioritization methodology for beneficiary cohorts,</w:t>
            </w:r>
          </w:p>
        </w:tc>
      </w:tr>
    </w:tbl>
    <w:p w14:paraId="5F41C0A1" w14:textId="77777777" w:rsidR="006B3FC0" w:rsidRDefault="006B3FC0">
      <w:pPr>
        <w:spacing w:after="0" w:line="259" w:lineRule="auto"/>
        <w:ind w:left="-1440" w:right="16" w:firstLine="0"/>
      </w:pPr>
    </w:p>
    <w:tbl>
      <w:tblPr>
        <w:tblStyle w:val="TableGrid"/>
        <w:tblW w:w="9537" w:type="dxa"/>
        <w:tblInd w:w="5" w:type="dxa"/>
        <w:tblCellMar>
          <w:top w:w="21" w:type="dxa"/>
          <w:right w:w="10" w:type="dxa"/>
        </w:tblCellMar>
        <w:tblLook w:val="04A0" w:firstRow="1" w:lastRow="0" w:firstColumn="1" w:lastColumn="0" w:noHBand="0" w:noVBand="1"/>
      </w:tblPr>
      <w:tblGrid>
        <w:gridCol w:w="2692"/>
        <w:gridCol w:w="258"/>
        <w:gridCol w:w="828"/>
        <w:gridCol w:w="5759"/>
      </w:tblGrid>
      <w:tr w:rsidR="006B3FC0" w14:paraId="1CF303AB" w14:textId="77777777">
        <w:trPr>
          <w:trHeight w:val="1385"/>
        </w:trPr>
        <w:tc>
          <w:tcPr>
            <w:tcW w:w="2950" w:type="dxa"/>
            <w:gridSpan w:val="2"/>
            <w:tcBorders>
              <w:top w:val="single" w:sz="4" w:space="0" w:color="000000"/>
              <w:left w:val="single" w:sz="4" w:space="0" w:color="000000"/>
              <w:bottom w:val="nil"/>
              <w:right w:val="single" w:sz="4" w:space="0" w:color="000000"/>
            </w:tcBorders>
          </w:tcPr>
          <w:p w14:paraId="7887D992" w14:textId="77777777" w:rsidR="006B3FC0" w:rsidRDefault="006B3FC0">
            <w:pPr>
              <w:spacing w:after="160" w:line="259" w:lineRule="auto"/>
              <w:ind w:left="0" w:right="0" w:firstLine="0"/>
              <w:jc w:val="left"/>
            </w:pPr>
          </w:p>
        </w:tc>
        <w:tc>
          <w:tcPr>
            <w:tcW w:w="828" w:type="dxa"/>
            <w:tcBorders>
              <w:top w:val="single" w:sz="4" w:space="0" w:color="000000"/>
              <w:left w:val="single" w:sz="4" w:space="0" w:color="000000"/>
              <w:bottom w:val="nil"/>
              <w:right w:val="nil"/>
            </w:tcBorders>
          </w:tcPr>
          <w:p w14:paraId="0EB2A443" w14:textId="77777777" w:rsidR="006B3FC0" w:rsidRDefault="006B3FC0">
            <w:pPr>
              <w:spacing w:after="160" w:line="259" w:lineRule="auto"/>
              <w:ind w:left="0" w:right="0" w:firstLine="0"/>
              <w:jc w:val="left"/>
            </w:pPr>
          </w:p>
        </w:tc>
        <w:tc>
          <w:tcPr>
            <w:tcW w:w="5759" w:type="dxa"/>
            <w:tcBorders>
              <w:top w:val="single" w:sz="4" w:space="0" w:color="000000"/>
              <w:left w:val="nil"/>
              <w:bottom w:val="nil"/>
              <w:right w:val="single" w:sz="4" w:space="0" w:color="000000"/>
            </w:tcBorders>
          </w:tcPr>
          <w:p w14:paraId="7654594E" w14:textId="09701129" w:rsidR="006B3FC0" w:rsidRDefault="00000000">
            <w:pPr>
              <w:spacing w:after="0" w:line="259" w:lineRule="auto"/>
              <w:ind w:left="14" w:right="0" w:firstLine="0"/>
            </w:pPr>
            <w:r>
              <w:t xml:space="preserve">and alignment with BISP payment cycles </w:t>
            </w:r>
            <w:ins w:id="148" w:author="Kamran Khan" w:date="2026-10-07T14:01:00Z" w16du:dateUtc="2026-10-07T09:01:00Z">
              <w:r w:rsidR="005D13FF">
                <w:rPr>
                  <w:rStyle w:val="FootnoteReference"/>
                </w:rPr>
                <w:footnoteReference w:id="2"/>
              </w:r>
            </w:ins>
            <w:r>
              <w:t xml:space="preserve">and field operations. It should clearly define the </w:t>
            </w:r>
            <w:commentRangeStart w:id="153"/>
            <w:r>
              <w:t xml:space="preserve">beneficiary outreach </w:t>
            </w:r>
            <w:commentRangeEnd w:id="153"/>
            <w:r w:rsidR="00727180">
              <w:rPr>
                <w:rStyle w:val="CommentReference"/>
                <w:sz w:val="22"/>
                <w:szCs w:val="24"/>
              </w:rPr>
              <w:commentReference w:id="153"/>
            </w:r>
            <w:r>
              <w:t xml:space="preserve">and engagement strategy, including </w:t>
            </w:r>
            <w:commentRangeStart w:id="154"/>
            <w:r>
              <w:t>approaches for reaching low-literacy</w:t>
            </w:r>
            <w:commentRangeEnd w:id="154"/>
            <w:r w:rsidR="00195E7F">
              <w:rPr>
                <w:rStyle w:val="CommentReference"/>
                <w:sz w:val="22"/>
                <w:szCs w:val="24"/>
              </w:rPr>
              <w:commentReference w:id="154"/>
            </w:r>
            <w:r>
              <w:t xml:space="preserve">, </w:t>
            </w:r>
            <w:r w:rsidR="002B1567">
              <w:t>low confidence</w:t>
            </w:r>
            <w:r>
              <w:t xml:space="preserve">, and first-time digital users through </w:t>
            </w:r>
            <w:del w:id="155" w:author="Kamran Khan" w:date="2026-10-07T14:13:00Z" w16du:dateUtc="2026-10-07T09:13:00Z">
              <w:r w:rsidR="002B1567" w:rsidDel="00195E7F">
                <w:delText>community based</w:delText>
              </w:r>
            </w:del>
            <w:ins w:id="156" w:author="Kamran Khan" w:date="2026-10-07T14:13:00Z" w16du:dateUtc="2026-10-07T09:13:00Z">
              <w:r w:rsidR="00195E7F">
                <w:t>community-based</w:t>
              </w:r>
            </w:ins>
            <w:r>
              <w:t xml:space="preserve"> mobilization and trust-building mechanisms.  </w:t>
            </w:r>
          </w:p>
        </w:tc>
      </w:tr>
      <w:tr w:rsidR="006B3FC0" w14:paraId="4A815223" w14:textId="77777777">
        <w:trPr>
          <w:trHeight w:val="2686"/>
        </w:trPr>
        <w:tc>
          <w:tcPr>
            <w:tcW w:w="2950" w:type="dxa"/>
            <w:gridSpan w:val="2"/>
            <w:tcBorders>
              <w:top w:val="nil"/>
              <w:left w:val="single" w:sz="4" w:space="0" w:color="000000"/>
              <w:bottom w:val="nil"/>
              <w:right w:val="single" w:sz="4" w:space="0" w:color="000000"/>
            </w:tcBorders>
          </w:tcPr>
          <w:p w14:paraId="31E0740A"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0AD070F6" w14:textId="77777777" w:rsidR="006B3FC0" w:rsidRDefault="00000000">
            <w:pPr>
              <w:spacing w:after="0" w:line="259" w:lineRule="auto"/>
              <w:ind w:left="235"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798A5239" w14:textId="0EE3D61F" w:rsidR="006B3FC0" w:rsidRDefault="005D13FF">
            <w:pPr>
              <w:spacing w:after="0" w:line="259" w:lineRule="auto"/>
              <w:ind w:left="14" w:right="0" w:firstLine="0"/>
            </w:pPr>
            <w:ins w:id="157" w:author="Kamran Khan" w:date="2026-10-07T13:58:00Z" w16du:dateUtc="2026-10-07T08:58:00Z">
              <w:r>
                <w:t xml:space="preserve">3.11 </w:t>
              </w:r>
            </w:ins>
            <w:r w:rsidR="00000000">
              <w:t>The strategy must include a dedicated Blended Training Deployment Plan (in accordance with sub-section 3A of this Section 4) that: (i) proposes and justifies the physical-to-digital modality split</w:t>
            </w:r>
            <w:ins w:id="158" w:author="Kamran Khan" w:date="2026-10-07T14:15:00Z" w16du:dateUtc="2026-10-07T09:15:00Z">
              <w:r w:rsidR="00195E7F">
                <w:rPr>
                  <w:rStyle w:val="FootnoteReference"/>
                </w:rPr>
                <w:footnoteReference w:id="3"/>
              </w:r>
            </w:ins>
            <w:r w:rsidR="00000000">
              <w:t xml:space="preserve"> appropriate to each beneficiary </w:t>
            </w:r>
            <w:commentRangeStart w:id="166"/>
            <w:r w:rsidR="00000000" w:rsidRPr="002B1567">
              <w:rPr>
                <w:highlight w:val="yellow"/>
              </w:rPr>
              <w:t>segment and geography</w:t>
            </w:r>
            <w:commentRangeEnd w:id="166"/>
            <w:r w:rsidR="002B1567">
              <w:rPr>
                <w:rStyle w:val="CommentReference"/>
                <w:sz w:val="22"/>
                <w:szCs w:val="24"/>
              </w:rPr>
              <w:commentReference w:id="166"/>
            </w:r>
            <w:r w:rsidR="00000000">
              <w:t xml:space="preserve">; (ii) </w:t>
            </w:r>
            <w:commentRangeStart w:id="167"/>
            <w:r w:rsidR="00000000">
              <w:t xml:space="preserve">maps training content to delivery channel </w:t>
            </w:r>
            <w:commentRangeEnd w:id="167"/>
            <w:r w:rsidR="002B1567">
              <w:rPr>
                <w:rStyle w:val="CommentReference"/>
                <w:sz w:val="22"/>
                <w:szCs w:val="24"/>
              </w:rPr>
              <w:commentReference w:id="167"/>
            </w:r>
            <w:r w:rsidR="00000000">
              <w:t xml:space="preserve">and (iii) </w:t>
            </w:r>
            <w:commentRangeStart w:id="168"/>
            <w:r w:rsidR="00000000">
              <w:t xml:space="preserve">sequences in-person </w:t>
            </w:r>
            <w:commentRangeEnd w:id="168"/>
            <w:r w:rsidR="00195E7F">
              <w:rPr>
                <w:rStyle w:val="CommentReference"/>
                <w:sz w:val="22"/>
                <w:szCs w:val="24"/>
              </w:rPr>
              <w:commentReference w:id="168"/>
            </w:r>
            <w:r w:rsidR="00000000">
              <w:t xml:space="preserve">and digital touchpoints across the full </w:t>
            </w:r>
            <w:commentRangeStart w:id="169"/>
            <w:r w:rsidR="00000000">
              <w:t xml:space="preserve">beneficiary journey </w:t>
            </w:r>
            <w:commentRangeEnd w:id="169"/>
            <w:r w:rsidR="002B1567">
              <w:rPr>
                <w:rStyle w:val="CommentReference"/>
                <w:sz w:val="22"/>
                <w:szCs w:val="24"/>
              </w:rPr>
              <w:commentReference w:id="169"/>
            </w:r>
            <w:r w:rsidR="00000000">
              <w:t xml:space="preserve">from mobilization through to sustained usage. The plan must demonstrate </w:t>
            </w:r>
            <w:commentRangeStart w:id="170"/>
            <w:r w:rsidR="00000000">
              <w:t xml:space="preserve">technical feasibility given prevailing connectivity and device access </w:t>
            </w:r>
            <w:r w:rsidR="002B1567">
              <w:t>conditions and</w:t>
            </w:r>
            <w:r w:rsidR="00000000">
              <w:t xml:space="preserve"> include contingency approaches where digital delivery is constrained</w:t>
            </w:r>
            <w:commentRangeEnd w:id="170"/>
            <w:r w:rsidR="002B1567">
              <w:rPr>
                <w:rStyle w:val="CommentReference"/>
                <w:sz w:val="22"/>
                <w:szCs w:val="24"/>
              </w:rPr>
              <w:commentReference w:id="170"/>
            </w:r>
            <w:r w:rsidR="00000000">
              <w:t xml:space="preserve">.  </w:t>
            </w:r>
          </w:p>
        </w:tc>
      </w:tr>
      <w:tr w:rsidR="006B3FC0" w14:paraId="71753F44" w14:textId="77777777">
        <w:trPr>
          <w:trHeight w:val="2417"/>
        </w:trPr>
        <w:tc>
          <w:tcPr>
            <w:tcW w:w="2950" w:type="dxa"/>
            <w:gridSpan w:val="2"/>
            <w:tcBorders>
              <w:top w:val="nil"/>
              <w:left w:val="single" w:sz="4" w:space="0" w:color="000000"/>
              <w:bottom w:val="nil"/>
              <w:right w:val="single" w:sz="4" w:space="0" w:color="000000"/>
            </w:tcBorders>
          </w:tcPr>
          <w:p w14:paraId="5E38E51A"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47B9EEDC" w14:textId="77777777" w:rsidR="006B3FC0" w:rsidRDefault="00000000">
            <w:pPr>
              <w:spacing w:after="0" w:line="259" w:lineRule="auto"/>
              <w:ind w:left="235"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430D54A6" w14:textId="0E9CAADE" w:rsidR="006B3FC0" w:rsidRDefault="005D13FF">
            <w:pPr>
              <w:spacing w:after="0" w:line="259" w:lineRule="auto"/>
              <w:ind w:left="14" w:right="1" w:firstLine="0"/>
            </w:pPr>
            <w:ins w:id="171" w:author="Kamran Khan" w:date="2026-10-07T13:58:00Z" w16du:dateUtc="2026-10-07T08:58:00Z">
              <w:r>
                <w:t xml:space="preserve">3.12 </w:t>
              </w:r>
            </w:ins>
            <w:r w:rsidR="00000000">
              <w:t xml:space="preserve">The strategy should also detail the proposed </w:t>
            </w:r>
            <w:commentRangeStart w:id="172"/>
            <w:r w:rsidR="00000000" w:rsidRPr="009D5584">
              <w:rPr>
                <w:highlight w:val="yellow"/>
              </w:rPr>
              <w:t>training deployment model</w:t>
            </w:r>
            <w:commentRangeEnd w:id="172"/>
            <w:r w:rsidR="009D5584">
              <w:rPr>
                <w:rStyle w:val="CommentReference"/>
                <w:sz w:val="22"/>
                <w:szCs w:val="24"/>
              </w:rPr>
              <w:commentReference w:id="172"/>
            </w:r>
            <w:r w:rsidR="00000000">
              <w:t xml:space="preserve">, including trainer allocation, field coordination mechanisms, training schedules, venue planning, onboarding support arrangements, and integration with payment touchpoints where feasible. In addition, the firm should outline </w:t>
            </w:r>
            <w:commentRangeStart w:id="173"/>
            <w:r w:rsidR="00000000">
              <w:t xml:space="preserve">behavioral reinforcement mechanisms </w:t>
            </w:r>
            <w:commentRangeEnd w:id="173"/>
            <w:r w:rsidR="00195E7F">
              <w:rPr>
                <w:rStyle w:val="CommentReference"/>
                <w:sz w:val="22"/>
                <w:szCs w:val="24"/>
              </w:rPr>
              <w:commentReference w:id="173"/>
            </w:r>
            <w:r w:rsidR="00000000">
              <w:t xml:space="preserve">intended to encourage continued and safe usage of digital financial services beyond initial onboarding, spanning both digital channels and community-based channels.  </w:t>
            </w:r>
            <w:ins w:id="174" w:author="Kamran Khan" w:date="2026-10-07T14:19:00Z" w16du:dateUtc="2026-10-07T09:19:00Z">
              <w:r w:rsidR="00195E7F">
                <w:rPr>
                  <w:rStyle w:val="FootnoteReference"/>
                </w:rPr>
                <w:footnoteReference w:id="4"/>
              </w:r>
            </w:ins>
          </w:p>
        </w:tc>
      </w:tr>
      <w:tr w:rsidR="006B3FC0" w14:paraId="048D1633" w14:textId="77777777">
        <w:trPr>
          <w:trHeight w:val="2206"/>
        </w:trPr>
        <w:tc>
          <w:tcPr>
            <w:tcW w:w="2950" w:type="dxa"/>
            <w:gridSpan w:val="2"/>
            <w:tcBorders>
              <w:top w:val="nil"/>
              <w:left w:val="single" w:sz="4" w:space="0" w:color="000000"/>
              <w:bottom w:val="single" w:sz="4" w:space="0" w:color="000000"/>
              <w:right w:val="single" w:sz="4" w:space="0" w:color="000000"/>
            </w:tcBorders>
          </w:tcPr>
          <w:p w14:paraId="3A09012D"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067EDD5D" w14:textId="77777777" w:rsidR="006B3FC0" w:rsidRDefault="00000000">
            <w:pPr>
              <w:spacing w:after="1357" w:line="259" w:lineRule="auto"/>
              <w:ind w:left="235" w:right="0" w:firstLine="0"/>
              <w:jc w:val="center"/>
            </w:pPr>
            <w:r>
              <w:t>-</w:t>
            </w:r>
            <w:r>
              <w:rPr>
                <w:rFonts w:ascii="Arial" w:eastAsia="Arial" w:hAnsi="Arial" w:cs="Arial"/>
              </w:rPr>
              <w:t xml:space="preserve"> </w:t>
            </w:r>
          </w:p>
          <w:p w14:paraId="4BFEED3C" w14:textId="77777777" w:rsidR="006B3FC0" w:rsidRDefault="00000000">
            <w:pPr>
              <w:spacing w:after="7" w:line="259" w:lineRule="auto"/>
              <w:ind w:left="122" w:right="0" w:firstLine="0"/>
              <w:jc w:val="left"/>
            </w:pPr>
            <w:r>
              <w:t xml:space="preserve"> </w:t>
            </w:r>
          </w:p>
          <w:p w14:paraId="0DDFF655" w14:textId="77777777" w:rsidR="006B3FC0" w:rsidRDefault="00000000">
            <w:pPr>
              <w:spacing w:after="0" w:line="259" w:lineRule="auto"/>
              <w:ind w:left="122" w:right="0" w:firstLine="0"/>
              <w:jc w:val="left"/>
            </w:pPr>
            <w:r>
              <w:t xml:space="preserve"> </w:t>
            </w:r>
          </w:p>
          <w:p w14:paraId="63F9E50E" w14:textId="77777777" w:rsidR="006B3FC0" w:rsidRDefault="00000000">
            <w:pPr>
              <w:spacing w:after="0" w:line="259" w:lineRule="auto"/>
              <w:ind w:left="108" w:right="0" w:firstLine="0"/>
              <w:jc w:val="left"/>
            </w:pPr>
            <w:r>
              <w:rPr>
                <w:sz w:val="2"/>
              </w:rPr>
              <w:t xml:space="preserve"> </w:t>
            </w:r>
          </w:p>
        </w:tc>
        <w:tc>
          <w:tcPr>
            <w:tcW w:w="5759" w:type="dxa"/>
            <w:tcBorders>
              <w:top w:val="nil"/>
              <w:left w:val="nil"/>
              <w:bottom w:val="single" w:sz="4" w:space="0" w:color="000000"/>
              <w:right w:val="single" w:sz="4" w:space="0" w:color="000000"/>
            </w:tcBorders>
          </w:tcPr>
          <w:p w14:paraId="04D5438C" w14:textId="54B15440" w:rsidR="006B3FC0" w:rsidRDefault="005D13FF">
            <w:pPr>
              <w:spacing w:after="0" w:line="259" w:lineRule="auto"/>
              <w:ind w:left="14" w:right="1" w:firstLine="0"/>
            </w:pPr>
            <w:ins w:id="186" w:author="Kamran Khan" w:date="2026-10-07T13:58:00Z" w16du:dateUtc="2026-10-07T08:58:00Z">
              <w:r>
                <w:t xml:space="preserve">3.14 </w:t>
              </w:r>
            </w:ins>
            <w:r w:rsidR="00000000">
              <w:t xml:space="preserve">The GTM plan must demonstrate operational feasibility at scale and include </w:t>
            </w:r>
            <w:r w:rsidR="00000000" w:rsidRPr="009D5584">
              <w:rPr>
                <w:highlight w:val="yellow"/>
              </w:rPr>
              <w:t>quality assurance processes</w:t>
            </w:r>
            <w:r w:rsidR="00000000">
              <w:t xml:space="preserve">, implementation governance structures, reporting protocols, and mitigation measures for risks related to attendance, connectivity, mobility constraints, literacy barriers, and socio-cultural limitations affecting women beneficiaries. </w:t>
            </w:r>
          </w:p>
        </w:tc>
      </w:tr>
      <w:tr w:rsidR="006B3FC0" w14:paraId="2CD95066" w14:textId="77777777">
        <w:trPr>
          <w:trHeight w:val="2446"/>
        </w:trPr>
        <w:tc>
          <w:tcPr>
            <w:tcW w:w="2950" w:type="dxa"/>
            <w:gridSpan w:val="2"/>
            <w:tcBorders>
              <w:top w:val="single" w:sz="4" w:space="0" w:color="000000"/>
              <w:left w:val="single" w:sz="4" w:space="0" w:color="000000"/>
              <w:bottom w:val="nil"/>
              <w:right w:val="single" w:sz="4" w:space="0" w:color="000000"/>
            </w:tcBorders>
          </w:tcPr>
          <w:p w14:paraId="339948D1" w14:textId="77777777" w:rsidR="006B3FC0" w:rsidRDefault="00000000">
            <w:pPr>
              <w:spacing w:after="0" w:line="239" w:lineRule="auto"/>
              <w:ind w:left="108" w:right="0" w:firstLine="0"/>
            </w:pPr>
            <w:r>
              <w:lastRenderedPageBreak/>
              <w:t xml:space="preserve">Field Implementation, Beneficiary Training &amp; </w:t>
            </w:r>
          </w:p>
          <w:p w14:paraId="1A8B4CCD" w14:textId="77777777" w:rsidR="006B3FC0" w:rsidRDefault="00000000">
            <w:pPr>
              <w:spacing w:after="0" w:line="259" w:lineRule="auto"/>
              <w:ind w:left="108" w:right="0" w:firstLine="0"/>
              <w:jc w:val="left"/>
            </w:pPr>
            <w:r>
              <w:t xml:space="preserve">Behavioural Reinforcement </w:t>
            </w:r>
          </w:p>
        </w:tc>
        <w:tc>
          <w:tcPr>
            <w:tcW w:w="828" w:type="dxa"/>
            <w:tcBorders>
              <w:top w:val="single" w:sz="4" w:space="0" w:color="000000"/>
              <w:left w:val="single" w:sz="4" w:space="0" w:color="000000"/>
              <w:bottom w:val="nil"/>
              <w:right w:val="nil"/>
            </w:tcBorders>
          </w:tcPr>
          <w:p w14:paraId="6D0E03E6" w14:textId="77777777" w:rsidR="006B3FC0" w:rsidRDefault="00000000">
            <w:pPr>
              <w:spacing w:after="255" w:line="259" w:lineRule="auto"/>
              <w:ind w:left="206" w:right="0" w:firstLine="0"/>
              <w:jc w:val="center"/>
            </w:pPr>
            <w:r>
              <w:t>-</w:t>
            </w:r>
            <w:r>
              <w:rPr>
                <w:rFonts w:ascii="Arial" w:eastAsia="Arial" w:hAnsi="Arial" w:cs="Arial"/>
              </w:rPr>
              <w:t xml:space="preserve"> </w:t>
            </w:r>
          </w:p>
          <w:p w14:paraId="4DB88DEF"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single" w:sz="4" w:space="0" w:color="000000"/>
              <w:left w:val="nil"/>
              <w:bottom w:val="nil"/>
              <w:right w:val="single" w:sz="4" w:space="0" w:color="000000"/>
            </w:tcBorders>
          </w:tcPr>
          <w:p w14:paraId="3C29DB92" w14:textId="2AD5701D" w:rsidR="006B3FC0" w:rsidRDefault="00000000">
            <w:pPr>
              <w:spacing w:after="0" w:line="259" w:lineRule="auto"/>
              <w:ind w:left="0" w:right="74" w:firstLine="0"/>
            </w:pPr>
            <w:r>
              <w:t xml:space="preserve">Deliver structured training to </w:t>
            </w:r>
            <w:r>
              <w:rPr>
                <w:b/>
              </w:rPr>
              <w:t>one million beneficiaries</w:t>
            </w:r>
            <w:r>
              <w:t xml:space="preserve"> in coordination with </w:t>
            </w:r>
            <w:r w:rsidRPr="004C3324">
              <w:rPr>
                <w:highlight w:val="yellow"/>
                <w:rPrChange w:id="187" w:author="Kamran Khan" w:date="2026-10-07T14:25:00Z" w16du:dateUtc="2026-10-07T09:25:00Z">
                  <w:rPr/>
                </w:rPrChange>
              </w:rPr>
              <w:t>BISP field teams and distribution of toolkits</w:t>
            </w:r>
            <w:r>
              <w:t xml:space="preserve">. Deploy digital content in coordination with in-person sessions: </w:t>
            </w:r>
            <w:commentRangeStart w:id="188"/>
            <w:r>
              <w:t>screen and distribute short instructional videos at training venues</w:t>
            </w:r>
            <w:commentRangeEnd w:id="188"/>
            <w:r w:rsidR="004C3324">
              <w:rPr>
                <w:rStyle w:val="CommentReference"/>
                <w:sz w:val="22"/>
                <w:szCs w:val="24"/>
              </w:rPr>
              <w:commentReference w:id="188"/>
            </w:r>
            <w:r>
              <w:t xml:space="preserve">; trigger IVR calls and SMS nudges immediately </w:t>
            </w:r>
            <w:r w:rsidR="009D5584">
              <w:t>post training</w:t>
            </w:r>
            <w:r>
              <w:t xml:space="preserve"> to reinforce learning; and share digital job aids via trainer devices or WhatsApp networks where connectivity permits</w:t>
            </w:r>
            <w:ins w:id="189" w:author="Kamran Khan" w:date="2026-10-07T14:26:00Z" w16du:dateUtc="2026-10-07T09:26:00Z">
              <w:r w:rsidR="004C3324">
                <w:rPr>
                  <w:rStyle w:val="FootnoteReference"/>
                </w:rPr>
                <w:footnoteReference w:id="5"/>
              </w:r>
            </w:ins>
            <w:r>
              <w:t xml:space="preserve">. </w:t>
            </w:r>
            <w:r w:rsidRPr="009D5584">
              <w:rPr>
                <w:highlight w:val="yellow"/>
              </w:rPr>
              <w:t>Integrate training with payment touchpoints where feasible.</w:t>
            </w:r>
          </w:p>
        </w:tc>
      </w:tr>
      <w:tr w:rsidR="006B3FC0" w14:paraId="2FBC5791" w14:textId="77777777">
        <w:trPr>
          <w:trHeight w:val="535"/>
        </w:trPr>
        <w:tc>
          <w:tcPr>
            <w:tcW w:w="2950" w:type="dxa"/>
            <w:gridSpan w:val="2"/>
            <w:tcBorders>
              <w:top w:val="nil"/>
              <w:left w:val="single" w:sz="4" w:space="0" w:color="000000"/>
              <w:bottom w:val="nil"/>
              <w:right w:val="single" w:sz="4" w:space="0" w:color="000000"/>
            </w:tcBorders>
          </w:tcPr>
          <w:p w14:paraId="27EE2329"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75C7A805"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0785B6A4" w14:textId="77777777" w:rsidR="006B3FC0" w:rsidRDefault="00000000">
            <w:pPr>
              <w:spacing w:after="0" w:line="259" w:lineRule="auto"/>
              <w:ind w:left="0" w:right="0" w:firstLine="0"/>
              <w:jc w:val="left"/>
            </w:pPr>
            <w:commentRangeStart w:id="193"/>
            <w:r>
              <w:t xml:space="preserve">Support basic onboarding readiness (e.g., SIM checks, assisted transactions).  </w:t>
            </w:r>
            <w:commentRangeEnd w:id="193"/>
            <w:r w:rsidR="009D5584">
              <w:rPr>
                <w:rStyle w:val="CommentReference"/>
                <w:sz w:val="22"/>
                <w:szCs w:val="24"/>
              </w:rPr>
              <w:commentReference w:id="193"/>
            </w:r>
          </w:p>
        </w:tc>
      </w:tr>
      <w:tr w:rsidR="006B3FC0" w14:paraId="357402B6" w14:textId="77777777">
        <w:trPr>
          <w:trHeight w:val="1059"/>
        </w:trPr>
        <w:tc>
          <w:tcPr>
            <w:tcW w:w="2950" w:type="dxa"/>
            <w:gridSpan w:val="2"/>
            <w:tcBorders>
              <w:top w:val="nil"/>
              <w:left w:val="single" w:sz="4" w:space="0" w:color="000000"/>
              <w:bottom w:val="single" w:sz="4" w:space="0" w:color="000000"/>
              <w:right w:val="single" w:sz="4" w:space="0" w:color="000000"/>
            </w:tcBorders>
          </w:tcPr>
          <w:p w14:paraId="67783309"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094AC68D" w14:textId="77777777" w:rsidR="006B3FC0" w:rsidRDefault="00000000">
            <w:pPr>
              <w:spacing w:after="0" w:line="259" w:lineRule="auto"/>
              <w:ind w:left="206" w:right="0" w:firstLine="0"/>
              <w:jc w:val="center"/>
            </w:pPr>
            <w:r>
              <w:t>-</w:t>
            </w:r>
            <w:r>
              <w:rPr>
                <w:rFonts w:ascii="Arial" w:eastAsia="Arial" w:hAnsi="Arial" w:cs="Arial"/>
              </w:rPr>
              <w:t xml:space="preserve"> </w:t>
            </w:r>
          </w:p>
        </w:tc>
        <w:tc>
          <w:tcPr>
            <w:tcW w:w="5759" w:type="dxa"/>
            <w:tcBorders>
              <w:top w:val="nil"/>
              <w:left w:val="nil"/>
              <w:bottom w:val="single" w:sz="4" w:space="0" w:color="000000"/>
              <w:right w:val="single" w:sz="4" w:space="0" w:color="000000"/>
            </w:tcBorders>
          </w:tcPr>
          <w:p w14:paraId="14AFC061" w14:textId="77777777" w:rsidR="006B3FC0" w:rsidRDefault="00000000">
            <w:pPr>
              <w:spacing w:after="0" w:line="259" w:lineRule="auto"/>
              <w:ind w:left="0" w:right="74" w:firstLine="0"/>
            </w:pPr>
            <w:r>
              <w:t xml:space="preserve">Implement a sequenced behavioural reinforcement program spanning both digital (SMS/IVR nudges, video reminders, digital media) and community-based channels (peer educators, printed flyers, agent touchpoints), calibrated to beneficiary </w:t>
            </w:r>
          </w:p>
        </w:tc>
      </w:tr>
      <w:tr w:rsidR="006B3FC0" w14:paraId="370A7279" w14:textId="77777777">
        <w:trPr>
          <w:trHeight w:val="548"/>
        </w:trPr>
        <w:tc>
          <w:tcPr>
            <w:tcW w:w="2692" w:type="dxa"/>
            <w:tcBorders>
              <w:top w:val="single" w:sz="4" w:space="0" w:color="000000"/>
              <w:left w:val="single" w:sz="4" w:space="0" w:color="000000"/>
              <w:bottom w:val="single" w:sz="4" w:space="0" w:color="000000"/>
              <w:right w:val="nil"/>
            </w:tcBorders>
          </w:tcPr>
          <w:p w14:paraId="3E98BFCF" w14:textId="77777777" w:rsidR="006B3FC0" w:rsidRDefault="006B3FC0">
            <w:pPr>
              <w:spacing w:after="160" w:line="259" w:lineRule="auto"/>
              <w:ind w:left="0" w:right="0" w:firstLine="0"/>
              <w:jc w:val="left"/>
            </w:pPr>
          </w:p>
        </w:tc>
        <w:tc>
          <w:tcPr>
            <w:tcW w:w="258" w:type="dxa"/>
            <w:tcBorders>
              <w:top w:val="single" w:sz="4" w:space="0" w:color="000000"/>
              <w:left w:val="nil"/>
              <w:bottom w:val="single" w:sz="4" w:space="0" w:color="000000"/>
              <w:right w:val="single" w:sz="4" w:space="0" w:color="000000"/>
            </w:tcBorders>
          </w:tcPr>
          <w:p w14:paraId="05032AD0" w14:textId="77777777" w:rsidR="006B3FC0" w:rsidRDefault="006B3FC0">
            <w:pPr>
              <w:spacing w:after="160" w:line="259" w:lineRule="auto"/>
              <w:ind w:left="0" w:right="0" w:firstLine="0"/>
              <w:jc w:val="left"/>
            </w:pPr>
          </w:p>
        </w:tc>
        <w:tc>
          <w:tcPr>
            <w:tcW w:w="828" w:type="dxa"/>
            <w:tcBorders>
              <w:top w:val="single" w:sz="4" w:space="0" w:color="000000"/>
              <w:left w:val="single" w:sz="4" w:space="0" w:color="000000"/>
              <w:bottom w:val="single" w:sz="4" w:space="0" w:color="000000"/>
              <w:right w:val="nil"/>
            </w:tcBorders>
          </w:tcPr>
          <w:p w14:paraId="658E3365" w14:textId="77777777" w:rsidR="006B3FC0" w:rsidRDefault="006B3FC0">
            <w:pPr>
              <w:spacing w:after="160" w:line="259" w:lineRule="auto"/>
              <w:ind w:left="0" w:right="0" w:firstLine="0"/>
              <w:jc w:val="left"/>
            </w:pPr>
          </w:p>
        </w:tc>
        <w:tc>
          <w:tcPr>
            <w:tcW w:w="5759" w:type="dxa"/>
            <w:tcBorders>
              <w:top w:val="single" w:sz="4" w:space="0" w:color="000000"/>
              <w:left w:val="nil"/>
              <w:bottom w:val="single" w:sz="4" w:space="0" w:color="000000"/>
              <w:right w:val="single" w:sz="4" w:space="0" w:color="000000"/>
            </w:tcBorders>
          </w:tcPr>
          <w:p w14:paraId="1B568E9F" w14:textId="77777777" w:rsidR="006B3FC0" w:rsidRDefault="00000000">
            <w:pPr>
              <w:tabs>
                <w:tab w:val="center" w:pos="1601"/>
                <w:tab w:val="center" w:pos="2791"/>
                <w:tab w:val="center" w:pos="4025"/>
                <w:tab w:val="right" w:pos="5749"/>
              </w:tabs>
              <w:spacing w:after="0" w:line="259" w:lineRule="auto"/>
              <w:ind w:left="0" w:right="0" w:firstLine="0"/>
              <w:jc w:val="left"/>
            </w:pPr>
            <w:r>
              <w:t xml:space="preserve">device </w:t>
            </w:r>
            <w:r>
              <w:tab/>
              <w:t xml:space="preserve">access </w:t>
            </w:r>
            <w:r>
              <w:tab/>
              <w:t xml:space="preserve">and </w:t>
            </w:r>
            <w:r>
              <w:tab/>
              <w:t xml:space="preserve">literacy </w:t>
            </w:r>
            <w:r>
              <w:tab/>
              <w:t xml:space="preserve">levels.  </w:t>
            </w:r>
          </w:p>
          <w:p w14:paraId="62AA36F0" w14:textId="77777777" w:rsidR="006B3FC0" w:rsidRDefault="00000000">
            <w:pPr>
              <w:spacing w:after="0" w:line="259" w:lineRule="auto"/>
              <w:ind w:left="0" w:right="0" w:firstLine="0"/>
              <w:jc w:val="left"/>
            </w:pPr>
            <w:r>
              <w:t xml:space="preserve"> </w:t>
            </w:r>
          </w:p>
        </w:tc>
      </w:tr>
      <w:tr w:rsidR="006B3FC0" w14:paraId="3BAFE842" w14:textId="77777777">
        <w:trPr>
          <w:trHeight w:val="832"/>
        </w:trPr>
        <w:tc>
          <w:tcPr>
            <w:tcW w:w="2692" w:type="dxa"/>
            <w:tcBorders>
              <w:top w:val="single" w:sz="4" w:space="0" w:color="000000"/>
              <w:left w:val="single" w:sz="4" w:space="0" w:color="000000"/>
              <w:bottom w:val="nil"/>
              <w:right w:val="nil"/>
            </w:tcBorders>
          </w:tcPr>
          <w:p w14:paraId="26D66B45" w14:textId="77777777" w:rsidR="006B3FC0" w:rsidRDefault="00000000">
            <w:pPr>
              <w:spacing w:after="0" w:line="259" w:lineRule="auto"/>
              <w:ind w:left="108" w:right="0" w:firstLine="0"/>
              <w:jc w:val="left"/>
            </w:pPr>
            <w:r>
              <w:t xml:space="preserve">Monitoring, </w:t>
            </w:r>
            <w:r>
              <w:tab/>
              <w:t xml:space="preserve">Reporting Endline Assessment </w:t>
            </w:r>
          </w:p>
        </w:tc>
        <w:tc>
          <w:tcPr>
            <w:tcW w:w="258" w:type="dxa"/>
            <w:tcBorders>
              <w:top w:val="single" w:sz="4" w:space="0" w:color="000000"/>
              <w:left w:val="nil"/>
              <w:bottom w:val="nil"/>
              <w:right w:val="single" w:sz="4" w:space="0" w:color="000000"/>
            </w:tcBorders>
          </w:tcPr>
          <w:p w14:paraId="0ADDEB58" w14:textId="77777777" w:rsidR="006B3FC0" w:rsidRDefault="00000000">
            <w:pPr>
              <w:spacing w:after="0" w:line="259" w:lineRule="auto"/>
              <w:ind w:left="0" w:right="0" w:firstLine="0"/>
            </w:pPr>
            <w:r>
              <w:t xml:space="preserve">&amp; </w:t>
            </w:r>
          </w:p>
        </w:tc>
        <w:tc>
          <w:tcPr>
            <w:tcW w:w="828" w:type="dxa"/>
            <w:tcBorders>
              <w:top w:val="single" w:sz="4" w:space="0" w:color="000000"/>
              <w:left w:val="single" w:sz="4" w:space="0" w:color="000000"/>
              <w:bottom w:val="nil"/>
              <w:right w:val="nil"/>
            </w:tcBorders>
          </w:tcPr>
          <w:p w14:paraId="7E9A4810"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single" w:sz="4" w:space="0" w:color="000000"/>
              <w:left w:val="nil"/>
              <w:bottom w:val="nil"/>
              <w:right w:val="single" w:sz="4" w:space="0" w:color="000000"/>
            </w:tcBorders>
          </w:tcPr>
          <w:p w14:paraId="7FCB7762" w14:textId="77777777" w:rsidR="006B3FC0" w:rsidRDefault="00000000">
            <w:pPr>
              <w:spacing w:after="0" w:line="259" w:lineRule="auto"/>
              <w:ind w:left="0" w:right="97" w:firstLine="0"/>
            </w:pPr>
            <w:r>
              <w:t xml:space="preserve"> Conduct </w:t>
            </w:r>
            <w:r w:rsidRPr="00DE021E">
              <w:rPr>
                <w:highlight w:val="yellow"/>
              </w:rPr>
              <w:t>baseline and endline assessments measuring beneficiaries’ ability to perform key tasks, using an indicator framework</w:t>
            </w:r>
            <w:r>
              <w:t xml:space="preserve"> proposed by the firm.  </w:t>
            </w:r>
          </w:p>
        </w:tc>
      </w:tr>
      <w:tr w:rsidR="006B3FC0" w14:paraId="1EB79245" w14:textId="77777777">
        <w:trPr>
          <w:trHeight w:val="805"/>
        </w:trPr>
        <w:tc>
          <w:tcPr>
            <w:tcW w:w="2692" w:type="dxa"/>
            <w:tcBorders>
              <w:top w:val="nil"/>
              <w:left w:val="single" w:sz="4" w:space="0" w:color="000000"/>
              <w:bottom w:val="nil"/>
              <w:right w:val="nil"/>
            </w:tcBorders>
          </w:tcPr>
          <w:p w14:paraId="666DF6FA"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23A8CE35"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1DFB849F"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551B9889" w14:textId="77777777" w:rsidR="006B3FC0" w:rsidRDefault="00000000">
            <w:pPr>
              <w:spacing w:after="0" w:line="259" w:lineRule="auto"/>
              <w:ind w:left="0" w:right="99" w:firstLine="0"/>
            </w:pPr>
            <w:r>
              <w:t xml:space="preserve">Track training quality, participation, and coverage across both physical and digital delivery channels, including classroom attendance and digital reach and engagement metrics. </w:t>
            </w:r>
          </w:p>
        </w:tc>
      </w:tr>
      <w:tr w:rsidR="006B3FC0" w14:paraId="6F061D98" w14:textId="77777777">
        <w:trPr>
          <w:trHeight w:val="1074"/>
        </w:trPr>
        <w:tc>
          <w:tcPr>
            <w:tcW w:w="2692" w:type="dxa"/>
            <w:tcBorders>
              <w:top w:val="nil"/>
              <w:left w:val="single" w:sz="4" w:space="0" w:color="000000"/>
              <w:bottom w:val="nil"/>
              <w:right w:val="nil"/>
            </w:tcBorders>
          </w:tcPr>
          <w:p w14:paraId="03731406"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70D3CB12"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082267C8"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2AF408E6" w14:textId="3D8DB8D7" w:rsidR="006B3FC0" w:rsidRDefault="00000000">
            <w:pPr>
              <w:spacing w:after="0" w:line="259" w:lineRule="auto"/>
              <w:ind w:left="0" w:right="95" w:firstLine="0"/>
            </w:pPr>
            <w:r w:rsidRPr="00E2045B">
              <w:rPr>
                <w:highlight w:val="yellow"/>
              </w:rPr>
              <w:t xml:space="preserve">Measure </w:t>
            </w:r>
            <w:r w:rsidR="00E2045B" w:rsidRPr="00E2045B">
              <w:rPr>
                <w:highlight w:val="yellow"/>
              </w:rPr>
              <w:t>behavioral</w:t>
            </w:r>
            <w:r w:rsidRPr="00E2045B">
              <w:rPr>
                <w:highlight w:val="yellow"/>
              </w:rPr>
              <w:t xml:space="preserve"> outcomes (e.g., transaction completion, reduced reliance on intermediaries, repeat usage) to the extent data-sharing arrangements with BISP/financial institutions permit.</w:t>
            </w:r>
            <w:r>
              <w:t xml:space="preserve"> </w:t>
            </w:r>
          </w:p>
        </w:tc>
      </w:tr>
      <w:tr w:rsidR="006B3FC0" w14:paraId="77049D6B" w14:textId="77777777">
        <w:trPr>
          <w:trHeight w:val="538"/>
        </w:trPr>
        <w:tc>
          <w:tcPr>
            <w:tcW w:w="2692" w:type="dxa"/>
            <w:tcBorders>
              <w:top w:val="nil"/>
              <w:left w:val="single" w:sz="4" w:space="0" w:color="000000"/>
              <w:bottom w:val="nil"/>
              <w:right w:val="nil"/>
            </w:tcBorders>
          </w:tcPr>
          <w:p w14:paraId="58AA3958" w14:textId="77777777" w:rsidR="006B3FC0" w:rsidRDefault="006B3FC0">
            <w:pPr>
              <w:spacing w:after="160" w:line="259" w:lineRule="auto"/>
              <w:ind w:left="0" w:right="0" w:firstLine="0"/>
              <w:jc w:val="left"/>
            </w:pPr>
          </w:p>
        </w:tc>
        <w:tc>
          <w:tcPr>
            <w:tcW w:w="258" w:type="dxa"/>
            <w:tcBorders>
              <w:top w:val="nil"/>
              <w:left w:val="nil"/>
              <w:bottom w:val="nil"/>
              <w:right w:val="single" w:sz="4" w:space="0" w:color="000000"/>
            </w:tcBorders>
          </w:tcPr>
          <w:p w14:paraId="1566B8D1" w14:textId="77777777" w:rsidR="006B3FC0" w:rsidRDefault="006B3FC0">
            <w:pPr>
              <w:spacing w:after="160" w:line="259" w:lineRule="auto"/>
              <w:ind w:left="0" w:right="0" w:firstLine="0"/>
              <w:jc w:val="left"/>
            </w:pPr>
          </w:p>
        </w:tc>
        <w:tc>
          <w:tcPr>
            <w:tcW w:w="828" w:type="dxa"/>
            <w:tcBorders>
              <w:top w:val="nil"/>
              <w:left w:val="single" w:sz="4" w:space="0" w:color="000000"/>
              <w:bottom w:val="nil"/>
              <w:right w:val="nil"/>
            </w:tcBorders>
          </w:tcPr>
          <w:p w14:paraId="20CCE738" w14:textId="77777777" w:rsidR="006B3FC0" w:rsidRDefault="00000000">
            <w:pPr>
              <w:spacing w:after="0" w:line="259" w:lineRule="auto"/>
              <w:ind w:left="186" w:right="0" w:firstLine="0"/>
              <w:jc w:val="center"/>
            </w:pPr>
            <w:r>
              <w:t>-</w:t>
            </w:r>
            <w:r>
              <w:rPr>
                <w:rFonts w:ascii="Arial" w:eastAsia="Arial" w:hAnsi="Arial" w:cs="Arial"/>
              </w:rPr>
              <w:t xml:space="preserve"> </w:t>
            </w:r>
          </w:p>
        </w:tc>
        <w:tc>
          <w:tcPr>
            <w:tcW w:w="5759" w:type="dxa"/>
            <w:tcBorders>
              <w:top w:val="nil"/>
              <w:left w:val="nil"/>
              <w:bottom w:val="nil"/>
              <w:right w:val="single" w:sz="4" w:space="0" w:color="000000"/>
            </w:tcBorders>
          </w:tcPr>
          <w:p w14:paraId="6FCF1925" w14:textId="77777777" w:rsidR="006B3FC0" w:rsidRDefault="00000000">
            <w:pPr>
              <w:spacing w:after="0" w:line="259" w:lineRule="auto"/>
              <w:ind w:left="0" w:right="0" w:firstLine="0"/>
            </w:pPr>
            <w:r>
              <w:t xml:space="preserve">Establish feedback loops to refine curriculum, content formats, and channel deployment across phases. </w:t>
            </w:r>
          </w:p>
        </w:tc>
      </w:tr>
      <w:tr w:rsidR="006B3FC0" w14:paraId="59AA5916" w14:textId="77777777">
        <w:trPr>
          <w:trHeight w:val="1904"/>
        </w:trPr>
        <w:tc>
          <w:tcPr>
            <w:tcW w:w="2692" w:type="dxa"/>
            <w:tcBorders>
              <w:top w:val="nil"/>
              <w:left w:val="single" w:sz="4" w:space="0" w:color="000000"/>
              <w:bottom w:val="single" w:sz="4" w:space="0" w:color="000000"/>
              <w:right w:val="nil"/>
            </w:tcBorders>
          </w:tcPr>
          <w:p w14:paraId="0718112E" w14:textId="77777777" w:rsidR="006B3FC0" w:rsidRDefault="006B3FC0">
            <w:pPr>
              <w:spacing w:after="160" w:line="259" w:lineRule="auto"/>
              <w:ind w:left="0" w:right="0" w:firstLine="0"/>
              <w:jc w:val="left"/>
            </w:pPr>
          </w:p>
        </w:tc>
        <w:tc>
          <w:tcPr>
            <w:tcW w:w="258" w:type="dxa"/>
            <w:tcBorders>
              <w:top w:val="nil"/>
              <w:left w:val="nil"/>
              <w:bottom w:val="single" w:sz="4" w:space="0" w:color="000000"/>
              <w:right w:val="single" w:sz="4" w:space="0" w:color="000000"/>
            </w:tcBorders>
          </w:tcPr>
          <w:p w14:paraId="4157B634" w14:textId="77777777" w:rsidR="006B3FC0" w:rsidRDefault="006B3FC0">
            <w:pPr>
              <w:spacing w:after="160" w:line="259" w:lineRule="auto"/>
              <w:ind w:left="0" w:right="0" w:firstLine="0"/>
              <w:jc w:val="left"/>
            </w:pPr>
          </w:p>
        </w:tc>
        <w:tc>
          <w:tcPr>
            <w:tcW w:w="828" w:type="dxa"/>
            <w:tcBorders>
              <w:top w:val="nil"/>
              <w:left w:val="single" w:sz="4" w:space="0" w:color="000000"/>
              <w:bottom w:val="single" w:sz="4" w:space="0" w:color="000000"/>
              <w:right w:val="nil"/>
            </w:tcBorders>
          </w:tcPr>
          <w:p w14:paraId="5CF5ADF9" w14:textId="77777777" w:rsidR="006B3FC0" w:rsidRDefault="00000000">
            <w:pPr>
              <w:spacing w:after="1366" w:line="259" w:lineRule="auto"/>
              <w:ind w:left="186" w:right="0" w:firstLine="0"/>
              <w:jc w:val="center"/>
            </w:pPr>
            <w:r>
              <w:t>-</w:t>
            </w:r>
            <w:r>
              <w:rPr>
                <w:rFonts w:ascii="Arial" w:eastAsia="Arial" w:hAnsi="Arial" w:cs="Arial"/>
              </w:rPr>
              <w:t xml:space="preserve"> </w:t>
            </w:r>
          </w:p>
          <w:p w14:paraId="5820156D" w14:textId="77777777" w:rsidR="006B3FC0" w:rsidRDefault="00000000">
            <w:pPr>
              <w:spacing w:after="0" w:line="259" w:lineRule="auto"/>
              <w:ind w:left="108" w:right="0" w:firstLine="0"/>
              <w:jc w:val="left"/>
            </w:pPr>
            <w:r>
              <w:t xml:space="preserve"> </w:t>
            </w:r>
          </w:p>
        </w:tc>
        <w:tc>
          <w:tcPr>
            <w:tcW w:w="5759" w:type="dxa"/>
            <w:tcBorders>
              <w:top w:val="nil"/>
              <w:left w:val="nil"/>
              <w:bottom w:val="single" w:sz="4" w:space="0" w:color="000000"/>
              <w:right w:val="single" w:sz="4" w:space="0" w:color="000000"/>
            </w:tcBorders>
          </w:tcPr>
          <w:p w14:paraId="61E2ECFC" w14:textId="77777777" w:rsidR="006B3FC0" w:rsidRDefault="00000000">
            <w:pPr>
              <w:spacing w:after="0" w:line="259" w:lineRule="auto"/>
              <w:ind w:left="0" w:right="95" w:firstLine="0"/>
            </w:pPr>
            <w:r>
              <w:t xml:space="preserve">Provide regular progress reporting and a final evaluation with evidence-based recommendations for national scale-up, including guidance on optimal blended deployment models. All reporting will feed into the independent third-party MEL process; the firm is not responsible for independent outcome verification. </w:t>
            </w:r>
          </w:p>
        </w:tc>
      </w:tr>
    </w:tbl>
    <w:p w14:paraId="77287D27" w14:textId="77777777" w:rsidR="006B3FC0" w:rsidRDefault="00000000">
      <w:pPr>
        <w:spacing w:after="0" w:line="259" w:lineRule="auto"/>
        <w:ind w:left="0" w:right="0" w:firstLine="0"/>
        <w:jc w:val="left"/>
      </w:pPr>
      <w:r>
        <w:t xml:space="preserve"> </w:t>
      </w:r>
    </w:p>
    <w:p w14:paraId="67562B0A" w14:textId="77777777" w:rsidR="006B3FC0" w:rsidRDefault="00000000">
      <w:pPr>
        <w:spacing w:after="0" w:line="259" w:lineRule="auto"/>
        <w:ind w:left="0" w:right="0" w:firstLine="0"/>
        <w:jc w:val="left"/>
        <w:rPr>
          <w:ins w:id="194" w:author="Kamran Khan" w:date="2026-10-07T14:27:00Z" w16du:dateUtc="2026-10-07T09:27:00Z"/>
        </w:rPr>
      </w:pPr>
      <w:r>
        <w:t xml:space="preserve"> </w:t>
      </w:r>
    </w:p>
    <w:p w14:paraId="60556CE9" w14:textId="77777777" w:rsidR="004C3324" w:rsidRDefault="004C3324">
      <w:pPr>
        <w:spacing w:after="0" w:line="259" w:lineRule="auto"/>
        <w:ind w:left="0" w:right="0" w:firstLine="0"/>
        <w:jc w:val="left"/>
      </w:pPr>
    </w:p>
    <w:p w14:paraId="6FBE11CC" w14:textId="77777777" w:rsidR="006B3FC0" w:rsidRDefault="00000000">
      <w:pPr>
        <w:pStyle w:val="Heading2"/>
        <w:shd w:val="clear" w:color="auto" w:fill="1F3863"/>
        <w:tabs>
          <w:tab w:val="center" w:pos="9362"/>
        </w:tabs>
        <w:spacing w:after="84"/>
        <w:ind w:left="-15" w:firstLine="0"/>
      </w:pPr>
      <w:r>
        <w:rPr>
          <w:color w:val="FFFFFF"/>
        </w:rPr>
        <w:lastRenderedPageBreak/>
        <w:t xml:space="preserve"> 3A. Blended Training Deployment Strategy</w:t>
      </w:r>
      <w:r>
        <w:rPr>
          <w:b w:val="0"/>
          <w:color w:val="FFFFFF"/>
          <w:sz w:val="20"/>
        </w:rPr>
        <w:t xml:space="preserve"> </w:t>
      </w:r>
      <w:r>
        <w:rPr>
          <w:b w:val="0"/>
          <w:color w:val="FFFFFF"/>
          <w:sz w:val="20"/>
        </w:rPr>
        <w:tab/>
      </w:r>
      <w:r>
        <w:rPr>
          <w:b w:val="0"/>
        </w:rPr>
        <w:t xml:space="preserve"> </w:t>
      </w:r>
    </w:p>
    <w:p w14:paraId="69BD9FEA" w14:textId="77777777" w:rsidR="006B3FC0" w:rsidRDefault="00000000">
      <w:pPr>
        <w:spacing w:after="0" w:line="259" w:lineRule="auto"/>
        <w:ind w:left="0" w:right="0" w:firstLine="0"/>
        <w:jc w:val="left"/>
      </w:pPr>
      <w:r>
        <w:rPr>
          <w:rFonts w:cs="Calibri"/>
          <w:b/>
        </w:rPr>
        <w:t xml:space="preserve"> </w:t>
      </w:r>
    </w:p>
    <w:p w14:paraId="2AACC7EC" w14:textId="0BA171BB" w:rsidR="006B3FC0" w:rsidRDefault="00000000">
      <w:pPr>
        <w:ind w:left="7" w:right="186"/>
      </w:pPr>
      <w:r>
        <w:t xml:space="preserve">Effective delivery of the </w:t>
      </w:r>
      <w:r w:rsidRPr="00E2045B">
        <w:rPr>
          <w:highlight w:val="yellow"/>
        </w:rPr>
        <w:t>Digital and Financial Capability Building program</w:t>
      </w:r>
      <w:r>
        <w:t xml:space="preserve"> at scale requires a smart designed blended deployment approach that combines </w:t>
      </w:r>
      <w:r w:rsidRPr="00E2045B">
        <w:rPr>
          <w:highlight w:val="yellow"/>
        </w:rPr>
        <w:t>in-person, classroom-based training with digital and technology-enabled methods</w:t>
      </w:r>
      <w:r>
        <w:t xml:space="preserve">. Given the diversity of </w:t>
      </w:r>
      <w:r>
        <w:rPr>
          <w:rFonts w:cs="Calibri"/>
        </w:rPr>
        <w:t xml:space="preserve">BISP’s beneficiary base </w:t>
      </w:r>
      <w:r>
        <w:t xml:space="preserve">- spanning varying literacy levels, geographic locations, digital exposure, and access to devices - a single delivery modality will not be sufficient to ensure inclusive reach, knowledge retention, and </w:t>
      </w:r>
      <w:r w:rsidR="00E2045B">
        <w:t>behavioral</w:t>
      </w:r>
      <w:r>
        <w:t xml:space="preserve"> change. </w:t>
      </w:r>
      <w:ins w:id="195" w:author="Kamran Khan" w:date="2026-10-07T15:07:00Z" w16du:dateUtc="2026-10-07T10:07:00Z">
        <w:r w:rsidR="00F4525A">
          <w:rPr>
            <w:rStyle w:val="FootnoteReference"/>
          </w:rPr>
          <w:footnoteReference w:id="6"/>
        </w:r>
      </w:ins>
    </w:p>
    <w:p w14:paraId="417E8280" w14:textId="77777777" w:rsidR="006B3FC0" w:rsidRDefault="00000000">
      <w:pPr>
        <w:spacing w:after="0" w:line="259" w:lineRule="auto"/>
        <w:ind w:left="0" w:right="0" w:firstLine="0"/>
        <w:jc w:val="left"/>
      </w:pPr>
      <w:r>
        <w:t xml:space="preserve"> </w:t>
      </w:r>
    </w:p>
    <w:p w14:paraId="2D613334" w14:textId="77777777" w:rsidR="006B3FC0" w:rsidRDefault="00000000">
      <w:pPr>
        <w:spacing w:after="150"/>
        <w:ind w:left="7" w:right="186"/>
      </w:pPr>
      <w:r>
        <w:t xml:space="preserve">The selected bidder must therefore propose a context-appropriate blended training model that integrates physical and digital delivery channels in proportions suited to the beneficiary segment. The deployment </w:t>
      </w:r>
      <w:r>
        <w:rPr>
          <w:rFonts w:cs="Calibri"/>
        </w:rPr>
        <w:t xml:space="preserve">strategy should be designed around the principle of </w:t>
      </w:r>
      <w:commentRangeStart w:id="199"/>
      <w:r w:rsidRPr="002A00C2">
        <w:rPr>
          <w:rFonts w:cs="Calibri"/>
          <w:highlight w:val="yellow"/>
        </w:rPr>
        <w:t>“reach through digital, reinforce through human”</w:t>
      </w:r>
      <w:r>
        <w:rPr>
          <w:rFonts w:cs="Calibri"/>
        </w:rPr>
        <w:t xml:space="preserve"> </w:t>
      </w:r>
      <w:commentRangeEnd w:id="199"/>
      <w:r w:rsidR="00F4525A">
        <w:rPr>
          <w:rStyle w:val="CommentReference"/>
          <w:sz w:val="22"/>
          <w:szCs w:val="24"/>
        </w:rPr>
        <w:commentReference w:id="199"/>
      </w:r>
      <w:r>
        <w:t xml:space="preserve">- using digital tools to extend </w:t>
      </w:r>
      <w:commentRangeStart w:id="200"/>
      <w:r>
        <w:t>geographic coverage and sustain engagement</w:t>
      </w:r>
      <w:commentRangeEnd w:id="200"/>
      <w:r w:rsidR="00F4525A">
        <w:rPr>
          <w:rStyle w:val="CommentReference"/>
          <w:sz w:val="22"/>
          <w:szCs w:val="24"/>
        </w:rPr>
        <w:commentReference w:id="200"/>
      </w:r>
      <w:r>
        <w:t xml:space="preserve">, while retaining face-to-face instruction for </w:t>
      </w:r>
      <w:commentRangeStart w:id="201"/>
      <w:r>
        <w:t>foundational skill-building and hands-on practice.</w:t>
      </w:r>
      <w:del w:id="202" w:author="Kamran Khan" w:date="2026-10-07T15:17:00Z" w16du:dateUtc="2026-10-07T10:17:00Z">
        <w:r w:rsidDel="00F4525A">
          <w:delText xml:space="preserve"> </w:delText>
        </w:r>
      </w:del>
      <w:commentRangeEnd w:id="201"/>
      <w:r w:rsidR="00F4525A">
        <w:rPr>
          <w:rStyle w:val="CommentReference"/>
          <w:sz w:val="22"/>
          <w:szCs w:val="24"/>
        </w:rPr>
        <w:commentReference w:id="201"/>
      </w:r>
    </w:p>
    <w:p w14:paraId="04F62F68" w14:textId="77777777" w:rsidR="006B3FC0" w:rsidRDefault="00000000">
      <w:pPr>
        <w:pStyle w:val="Heading3"/>
        <w:spacing w:after="0"/>
        <w:ind w:left="62"/>
      </w:pPr>
      <w:r>
        <w:t>Objectives of the Blended Deployment Strategy</w:t>
      </w:r>
      <w:r>
        <w:rPr>
          <w:b w:val="0"/>
        </w:rPr>
        <w:t xml:space="preserve"> </w:t>
      </w:r>
    </w:p>
    <w:p w14:paraId="73855044" w14:textId="77777777" w:rsidR="006B3FC0" w:rsidRDefault="00000000">
      <w:pPr>
        <w:numPr>
          <w:ilvl w:val="0"/>
          <w:numId w:val="9"/>
        </w:numPr>
        <w:ind w:right="186" w:hanging="360"/>
      </w:pPr>
      <w:r>
        <w:t xml:space="preserve">Maximize geographic reach and beneficiary coverage across urban, peri-urban, and remote rural areas where in-person access is constrained. </w:t>
      </w:r>
    </w:p>
    <w:p w14:paraId="5C653657" w14:textId="77777777" w:rsidR="006B3FC0" w:rsidRDefault="00000000">
      <w:pPr>
        <w:numPr>
          <w:ilvl w:val="0"/>
          <w:numId w:val="9"/>
        </w:numPr>
        <w:ind w:right="186" w:hanging="360"/>
      </w:pPr>
      <w:r>
        <w:t xml:space="preserve">Ensure foundational skill-building for low-literacy, first-time digital users through hands-on, inperson instruction where it is most needed. </w:t>
      </w:r>
    </w:p>
    <w:p w14:paraId="31E28830" w14:textId="77777777" w:rsidR="006B3FC0" w:rsidRDefault="00000000">
      <w:pPr>
        <w:numPr>
          <w:ilvl w:val="0"/>
          <w:numId w:val="9"/>
        </w:numPr>
        <w:ind w:right="186" w:hanging="360"/>
      </w:pPr>
      <w:r>
        <w:t xml:space="preserve">Sustain behavioural reinforcement beyond the initial training session through digital follow-up mechanisms tailored to beneficiary device access and literacy levels. </w:t>
      </w:r>
    </w:p>
    <w:p w14:paraId="5A8F7872" w14:textId="77777777" w:rsidR="006B3FC0" w:rsidRDefault="00000000">
      <w:pPr>
        <w:numPr>
          <w:ilvl w:val="0"/>
          <w:numId w:val="9"/>
        </w:numPr>
        <w:spacing w:after="150"/>
        <w:ind w:right="186" w:hanging="360"/>
      </w:pPr>
      <w:r>
        <w:t xml:space="preserve">Build institutional capacity through a Training of Trainers (ToT) model that leverages digital tools for cascaded, cost-effective delivery at scale. </w:t>
      </w:r>
    </w:p>
    <w:p w14:paraId="4D0C938A" w14:textId="77777777" w:rsidR="006B3FC0" w:rsidRDefault="00000000">
      <w:pPr>
        <w:pStyle w:val="Heading3"/>
        <w:ind w:left="62"/>
      </w:pPr>
      <w:r>
        <w:t>Proposed Delivery Mix: Physical vs. Digital</w:t>
      </w:r>
      <w:r>
        <w:rPr>
          <w:b w:val="0"/>
        </w:rPr>
        <w:t xml:space="preserve"> </w:t>
      </w:r>
    </w:p>
    <w:p w14:paraId="76850513" w14:textId="77777777" w:rsidR="006B3FC0" w:rsidRDefault="00000000">
      <w:pPr>
        <w:ind w:left="7" w:right="186"/>
      </w:pPr>
      <w:r>
        <w:t xml:space="preserve">Given the low-literacy profile of BISP beneficiaries, their limited prior exposure to digital tools, and the </w:t>
      </w:r>
      <w:r>
        <w:rPr>
          <w:rFonts w:cs="Calibri"/>
        </w:rPr>
        <w:t xml:space="preserve">foundational nature of the skills being imparted, the program’s delivery mix should be weighted toward </w:t>
      </w:r>
      <w:r>
        <w:t xml:space="preserve">in-person instruction. The proposed indicative split is as follows: </w:t>
      </w:r>
    </w:p>
    <w:p w14:paraId="682091FA" w14:textId="77777777" w:rsidR="006B3FC0" w:rsidRDefault="00000000">
      <w:pPr>
        <w:spacing w:after="0" w:line="259" w:lineRule="auto"/>
        <w:ind w:left="0" w:right="0" w:firstLine="0"/>
        <w:jc w:val="left"/>
      </w:pPr>
      <w:r>
        <w:t xml:space="preserve"> </w:t>
      </w:r>
    </w:p>
    <w:tbl>
      <w:tblPr>
        <w:tblStyle w:val="TableGrid"/>
        <w:tblW w:w="9624" w:type="dxa"/>
        <w:tblInd w:w="6" w:type="dxa"/>
        <w:tblCellMar>
          <w:top w:w="47" w:type="dxa"/>
          <w:left w:w="107" w:type="dxa"/>
          <w:right w:w="56" w:type="dxa"/>
        </w:tblCellMar>
        <w:tblLook w:val="04A0" w:firstRow="1" w:lastRow="0" w:firstColumn="1" w:lastColumn="0" w:noHBand="0" w:noVBand="1"/>
      </w:tblPr>
      <w:tblGrid>
        <w:gridCol w:w="2399"/>
        <w:gridCol w:w="2400"/>
        <w:gridCol w:w="4825"/>
      </w:tblGrid>
      <w:tr w:rsidR="006B3FC0" w14:paraId="4D4D7734" w14:textId="77777777">
        <w:trPr>
          <w:trHeight w:val="276"/>
        </w:trPr>
        <w:tc>
          <w:tcPr>
            <w:tcW w:w="2399" w:type="dxa"/>
            <w:tcBorders>
              <w:top w:val="single" w:sz="4" w:space="0" w:color="000000"/>
              <w:left w:val="single" w:sz="4" w:space="0" w:color="000000"/>
              <w:bottom w:val="single" w:sz="4" w:space="0" w:color="000000"/>
              <w:right w:val="single" w:sz="4" w:space="0" w:color="000000"/>
            </w:tcBorders>
            <w:shd w:val="clear" w:color="auto" w:fill="1F3863"/>
          </w:tcPr>
          <w:p w14:paraId="448D0933" w14:textId="77777777" w:rsidR="006B3FC0" w:rsidRDefault="00000000">
            <w:pPr>
              <w:spacing w:after="0" w:line="259" w:lineRule="auto"/>
              <w:ind w:left="0" w:right="0" w:firstLine="0"/>
              <w:jc w:val="left"/>
            </w:pPr>
            <w:r>
              <w:rPr>
                <w:b/>
                <w:color w:val="FFFFFF"/>
              </w:rPr>
              <w:t xml:space="preserve">Modality </w:t>
            </w:r>
          </w:p>
        </w:tc>
        <w:tc>
          <w:tcPr>
            <w:tcW w:w="2400" w:type="dxa"/>
            <w:tcBorders>
              <w:top w:val="single" w:sz="4" w:space="0" w:color="000000"/>
              <w:left w:val="single" w:sz="4" w:space="0" w:color="000000"/>
              <w:bottom w:val="single" w:sz="4" w:space="0" w:color="000000"/>
              <w:right w:val="single" w:sz="4" w:space="0" w:color="000000"/>
            </w:tcBorders>
            <w:shd w:val="clear" w:color="auto" w:fill="1F3863"/>
          </w:tcPr>
          <w:p w14:paraId="71A6BA26" w14:textId="77777777" w:rsidR="006B3FC0" w:rsidRDefault="00000000">
            <w:pPr>
              <w:spacing w:after="0" w:line="259" w:lineRule="auto"/>
              <w:ind w:left="1" w:right="0" w:firstLine="0"/>
              <w:jc w:val="left"/>
            </w:pPr>
            <w:r>
              <w:rPr>
                <w:b/>
                <w:color w:val="FFFFFF"/>
              </w:rPr>
              <w:t xml:space="preserve">Indicative Share </w:t>
            </w:r>
          </w:p>
        </w:tc>
        <w:tc>
          <w:tcPr>
            <w:tcW w:w="4825" w:type="dxa"/>
            <w:tcBorders>
              <w:top w:val="single" w:sz="4" w:space="0" w:color="000000"/>
              <w:left w:val="single" w:sz="4" w:space="0" w:color="000000"/>
              <w:bottom w:val="single" w:sz="4" w:space="0" w:color="000000"/>
              <w:right w:val="single" w:sz="4" w:space="0" w:color="000000"/>
            </w:tcBorders>
            <w:shd w:val="clear" w:color="auto" w:fill="1F3863"/>
          </w:tcPr>
          <w:p w14:paraId="24402EBB" w14:textId="77777777" w:rsidR="006B3FC0" w:rsidRDefault="00000000">
            <w:pPr>
              <w:spacing w:after="0" w:line="259" w:lineRule="auto"/>
              <w:ind w:left="1" w:right="0" w:firstLine="0"/>
              <w:jc w:val="left"/>
            </w:pPr>
            <w:r>
              <w:rPr>
                <w:b/>
                <w:color w:val="FFFFFF"/>
              </w:rPr>
              <w:t xml:space="preserve">Rationale </w:t>
            </w:r>
          </w:p>
        </w:tc>
      </w:tr>
      <w:tr w:rsidR="006B3FC0" w14:paraId="0F5700CD" w14:textId="77777777">
        <w:trPr>
          <w:trHeight w:val="1352"/>
        </w:trPr>
        <w:tc>
          <w:tcPr>
            <w:tcW w:w="2399" w:type="dxa"/>
            <w:tcBorders>
              <w:top w:val="single" w:sz="4" w:space="0" w:color="000000"/>
              <w:left w:val="single" w:sz="4" w:space="0" w:color="000000"/>
              <w:bottom w:val="single" w:sz="4" w:space="0" w:color="000000"/>
              <w:right w:val="single" w:sz="4" w:space="0" w:color="000000"/>
            </w:tcBorders>
          </w:tcPr>
          <w:p w14:paraId="2FE2D35E" w14:textId="00F8F111" w:rsidR="006B3FC0" w:rsidRDefault="00000000">
            <w:pPr>
              <w:spacing w:after="0" w:line="259" w:lineRule="auto"/>
              <w:ind w:left="0" w:right="0" w:firstLine="0"/>
              <w:jc w:val="left"/>
            </w:pPr>
            <w:r>
              <w:rPr>
                <w:b/>
              </w:rPr>
              <w:t xml:space="preserve">Physical </w:t>
            </w:r>
            <w:r>
              <w:rPr>
                <w:b/>
              </w:rPr>
              <w:tab/>
              <w:t xml:space="preserve">/ Classroom (In-Person) </w:t>
            </w:r>
          </w:p>
        </w:tc>
        <w:tc>
          <w:tcPr>
            <w:tcW w:w="2400" w:type="dxa"/>
            <w:tcBorders>
              <w:top w:val="single" w:sz="4" w:space="0" w:color="000000"/>
              <w:left w:val="single" w:sz="4" w:space="0" w:color="000000"/>
              <w:bottom w:val="single" w:sz="4" w:space="0" w:color="000000"/>
              <w:right w:val="single" w:sz="4" w:space="0" w:color="000000"/>
            </w:tcBorders>
          </w:tcPr>
          <w:p w14:paraId="2BD38FF2" w14:textId="77777777" w:rsidR="006B3FC0" w:rsidRDefault="00000000">
            <w:pPr>
              <w:spacing w:after="0" w:line="259" w:lineRule="auto"/>
              <w:ind w:left="0" w:right="52" w:firstLine="0"/>
              <w:jc w:val="center"/>
            </w:pPr>
            <w:r>
              <w:t xml:space="preserve">~65–70% </w:t>
            </w:r>
          </w:p>
        </w:tc>
        <w:tc>
          <w:tcPr>
            <w:tcW w:w="4825" w:type="dxa"/>
            <w:tcBorders>
              <w:top w:val="single" w:sz="4" w:space="0" w:color="000000"/>
              <w:left w:val="single" w:sz="4" w:space="0" w:color="000000"/>
              <w:bottom w:val="single" w:sz="4" w:space="0" w:color="000000"/>
              <w:right w:val="single" w:sz="4" w:space="0" w:color="000000"/>
            </w:tcBorders>
          </w:tcPr>
          <w:p w14:paraId="6E4605BC" w14:textId="16887240" w:rsidR="006B3FC0" w:rsidRDefault="00000000">
            <w:pPr>
              <w:spacing w:after="0" w:line="259" w:lineRule="auto"/>
              <w:ind w:left="1" w:right="47" w:firstLine="0"/>
            </w:pPr>
            <w:r>
              <w:t xml:space="preserve">Core skill-building, hands-on practice, and </w:t>
            </w:r>
            <w:r w:rsidR="00D079CE">
              <w:t>trust building</w:t>
            </w:r>
            <w:r>
              <w:t xml:space="preserve"> require direct human interaction. Essential for first-time digital users and low-literacy beneficiaries who need guided repetition and immediate feedback. </w:t>
            </w:r>
          </w:p>
        </w:tc>
      </w:tr>
      <w:tr w:rsidR="006B3FC0" w14:paraId="3D4918A3" w14:textId="77777777">
        <w:trPr>
          <w:trHeight w:val="1623"/>
        </w:trPr>
        <w:tc>
          <w:tcPr>
            <w:tcW w:w="2399" w:type="dxa"/>
            <w:tcBorders>
              <w:top w:val="single" w:sz="4" w:space="0" w:color="000000"/>
              <w:left w:val="single" w:sz="4" w:space="0" w:color="000000"/>
              <w:bottom w:val="single" w:sz="4" w:space="0" w:color="000000"/>
              <w:right w:val="single" w:sz="4" w:space="0" w:color="000000"/>
            </w:tcBorders>
          </w:tcPr>
          <w:p w14:paraId="17C6638F" w14:textId="77777777" w:rsidR="006B3FC0" w:rsidRDefault="00000000">
            <w:pPr>
              <w:spacing w:after="0" w:line="259" w:lineRule="auto"/>
              <w:ind w:left="0" w:right="0" w:firstLine="0"/>
              <w:jc w:val="left"/>
            </w:pPr>
            <w:r>
              <w:rPr>
                <w:b/>
              </w:rPr>
              <w:t xml:space="preserve">Digital / TechnologyEnabled </w:t>
            </w:r>
          </w:p>
        </w:tc>
        <w:tc>
          <w:tcPr>
            <w:tcW w:w="2400" w:type="dxa"/>
            <w:tcBorders>
              <w:top w:val="single" w:sz="4" w:space="0" w:color="000000"/>
              <w:left w:val="single" w:sz="4" w:space="0" w:color="000000"/>
              <w:bottom w:val="single" w:sz="4" w:space="0" w:color="000000"/>
              <w:right w:val="single" w:sz="4" w:space="0" w:color="000000"/>
            </w:tcBorders>
          </w:tcPr>
          <w:p w14:paraId="30E6296F" w14:textId="77777777" w:rsidR="006B3FC0" w:rsidRDefault="00000000">
            <w:pPr>
              <w:spacing w:after="0" w:line="259" w:lineRule="auto"/>
              <w:ind w:left="0" w:right="52" w:firstLine="0"/>
              <w:jc w:val="center"/>
            </w:pPr>
            <w:r>
              <w:t xml:space="preserve">~30–35% </w:t>
            </w:r>
          </w:p>
        </w:tc>
        <w:tc>
          <w:tcPr>
            <w:tcW w:w="4825" w:type="dxa"/>
            <w:tcBorders>
              <w:top w:val="single" w:sz="4" w:space="0" w:color="000000"/>
              <w:left w:val="single" w:sz="4" w:space="0" w:color="000000"/>
              <w:bottom w:val="single" w:sz="4" w:space="0" w:color="000000"/>
              <w:right w:val="single" w:sz="4" w:space="0" w:color="000000"/>
            </w:tcBorders>
          </w:tcPr>
          <w:p w14:paraId="08D061EB" w14:textId="77777777" w:rsidR="006B3FC0" w:rsidRDefault="00000000">
            <w:pPr>
              <w:spacing w:after="0" w:line="259" w:lineRule="auto"/>
              <w:ind w:left="1" w:right="48" w:firstLine="0"/>
            </w:pPr>
            <w:r>
              <w:t xml:space="preserve">Used for reach extension, pre-training awareness, post-training reinforcement, and supplementary engagement. Appropriate for beneficiaries with basic phone access and where digital content can be delivered via IVR, SMS, or shared community viewing. </w:t>
            </w:r>
          </w:p>
        </w:tc>
      </w:tr>
    </w:tbl>
    <w:p w14:paraId="3842FBC2" w14:textId="77777777" w:rsidR="006B3FC0" w:rsidRDefault="00000000">
      <w:pPr>
        <w:spacing w:after="0" w:line="259" w:lineRule="auto"/>
        <w:ind w:left="0" w:right="0" w:firstLine="0"/>
        <w:jc w:val="left"/>
      </w:pPr>
      <w:r>
        <w:t xml:space="preserve"> </w:t>
      </w:r>
    </w:p>
    <w:p w14:paraId="7CC11372" w14:textId="77777777" w:rsidR="006B3FC0" w:rsidRDefault="00000000">
      <w:pPr>
        <w:spacing w:after="150"/>
        <w:ind w:left="7" w:right="186"/>
      </w:pPr>
      <w:r>
        <w:lastRenderedPageBreak/>
        <w:t xml:space="preserve">The exact modality split must be proposed by bidders based on their baseline assessment findings, the geographic profile of target cohorts, and available digital infrastructure. Firms are encouraged to propose differentiated splits for distinct </w:t>
      </w:r>
      <w:commentRangeStart w:id="203"/>
      <w:r>
        <w:t>beneficiary segments (</w:t>
      </w:r>
      <w:commentRangeEnd w:id="203"/>
      <w:r w:rsidR="00D079CE">
        <w:rPr>
          <w:rStyle w:val="CommentReference"/>
          <w:sz w:val="22"/>
          <w:szCs w:val="24"/>
        </w:rPr>
        <w:commentReference w:id="203"/>
      </w:r>
      <w:r>
        <w:t xml:space="preserve">e.g., urban vs. remote rural) where justified by evidence. </w:t>
      </w:r>
    </w:p>
    <w:p w14:paraId="1613F1AE" w14:textId="77777777" w:rsidR="006B3FC0" w:rsidRDefault="00000000">
      <w:pPr>
        <w:pStyle w:val="Heading3"/>
        <w:spacing w:after="0"/>
        <w:ind w:left="62"/>
      </w:pPr>
      <w:r>
        <w:t>Training Content by Channel</w:t>
      </w:r>
      <w:r>
        <w:rPr>
          <w:b w:val="0"/>
        </w:rPr>
        <w:t xml:space="preserve"> </w:t>
      </w:r>
    </w:p>
    <w:p w14:paraId="162B5E08" w14:textId="77777777" w:rsidR="006B3FC0" w:rsidRDefault="00000000">
      <w:pPr>
        <w:spacing w:after="111"/>
        <w:ind w:left="7" w:right="186"/>
      </w:pPr>
      <w:r>
        <w:t xml:space="preserve">The firm must develop and deploy a suite of training content across both physical and digital channels. Content must be designed for low-literacy audiences using visual, audio, and task-based formats, and appropriately localized by language, dialect, and geography. The following content types are expected across each channel: </w:t>
      </w:r>
    </w:p>
    <w:p w14:paraId="18C306C4" w14:textId="400B7151" w:rsidR="006B3FC0" w:rsidRDefault="00000000">
      <w:pPr>
        <w:pStyle w:val="Heading2"/>
        <w:spacing w:after="3"/>
        <w:ind w:left="-5"/>
      </w:pPr>
      <w:r>
        <w:rPr>
          <w:u w:val="single" w:color="000000"/>
        </w:rPr>
        <w:t>A. Physical / Classroom Channel Content</w:t>
      </w:r>
      <w:r>
        <w:rPr>
          <w:b w:val="0"/>
        </w:rPr>
        <w:t xml:space="preserve"> </w:t>
      </w:r>
    </w:p>
    <w:p w14:paraId="0CE746FA" w14:textId="77777777" w:rsidR="006B3FC0" w:rsidRDefault="00000000">
      <w:pPr>
        <w:numPr>
          <w:ilvl w:val="0"/>
          <w:numId w:val="10"/>
        </w:numPr>
        <w:ind w:right="186" w:hanging="360"/>
      </w:pPr>
      <w:r>
        <w:rPr>
          <w:rFonts w:cs="Calibri"/>
          <w:b/>
        </w:rPr>
        <w:t xml:space="preserve">Facilitator / Trainer Guides: </w:t>
      </w:r>
      <w:r>
        <w:t xml:space="preserve">Structured session plans with learning objectives, step-by-step facilitation instructions, demonstration scripts, and tips for managing low-literacy groups. Available in Urdu and relevant regional languages. </w:t>
      </w:r>
    </w:p>
    <w:p w14:paraId="1F9A9A06" w14:textId="77777777" w:rsidR="006B3FC0" w:rsidRDefault="00000000">
      <w:pPr>
        <w:numPr>
          <w:ilvl w:val="0"/>
          <w:numId w:val="10"/>
        </w:numPr>
        <w:ind w:right="186" w:hanging="360"/>
      </w:pPr>
      <w:r>
        <w:rPr>
          <w:rFonts w:cs="Calibri"/>
          <w:b/>
        </w:rPr>
        <w:t xml:space="preserve">Participant Booklets / Job Aids: </w:t>
      </w:r>
      <w:r>
        <w:t xml:space="preserve">Simplified, picture-based take-home reference materials covering key tasks (PIN use, SIM registration, cash withdrawal, balance check, fraud awareness). Designed for minimal-literacy users with iconography and visual step-by-step sequences. </w:t>
      </w:r>
    </w:p>
    <w:p w14:paraId="09138A4F" w14:textId="77777777" w:rsidR="006B3FC0" w:rsidRDefault="00000000">
      <w:pPr>
        <w:numPr>
          <w:ilvl w:val="0"/>
          <w:numId w:val="10"/>
        </w:numPr>
        <w:ind w:right="186" w:hanging="360"/>
      </w:pPr>
      <w:r>
        <w:rPr>
          <w:rFonts w:cs="Calibri"/>
          <w:b/>
        </w:rPr>
        <w:t xml:space="preserve">Printed Flyers: </w:t>
      </w:r>
      <w:r>
        <w:t xml:space="preserve">Single-page awareness and reminder materials distributed at training venues and BISP payment points. Content to cover BISP digital account benefits, fraud warning signs, and grievance redressal steps. Produced in high-contrast, large-font, visual formats. </w:t>
      </w:r>
    </w:p>
    <w:p w14:paraId="4DADC008" w14:textId="77777777" w:rsidR="006B3FC0" w:rsidRDefault="00000000">
      <w:pPr>
        <w:numPr>
          <w:ilvl w:val="0"/>
          <w:numId w:val="10"/>
        </w:numPr>
        <w:ind w:right="186" w:hanging="360"/>
      </w:pPr>
      <w:r>
        <w:rPr>
          <w:rFonts w:cs="Calibri"/>
          <w:b/>
        </w:rPr>
        <w:t xml:space="preserve">Training of Trainers (ToT) Materials: </w:t>
      </w:r>
      <w:r>
        <w:t xml:space="preserve">A dedicated package for the BISP master trainers, including adult learning methodology guides, facilitation competency checklists, quality assurance </w:t>
      </w:r>
      <w:r>
        <w:rPr>
          <w:rFonts w:cs="Calibri"/>
        </w:rPr>
        <w:t xml:space="preserve">observation tools, and trainer certification criteria. The firm’s proposal must ensure training and </w:t>
      </w:r>
      <w:r>
        <w:t xml:space="preserve">certification of at least 1,200 BISP master trainers, consistent with the minimum threshold set out in the Success Measurement criteria in this TOR; the firm may propose a higher number based on its assessed need.  </w:t>
      </w:r>
    </w:p>
    <w:p w14:paraId="1DACC9C0" w14:textId="77777777" w:rsidR="006B3FC0" w:rsidRDefault="00000000">
      <w:pPr>
        <w:numPr>
          <w:ilvl w:val="0"/>
          <w:numId w:val="10"/>
        </w:numPr>
        <w:spacing w:after="111"/>
        <w:ind w:right="186" w:hanging="360"/>
      </w:pPr>
      <w:r>
        <w:rPr>
          <w:rFonts w:cs="Calibri"/>
          <w:b/>
        </w:rPr>
        <w:t xml:space="preserve">Demonstration Toolkits: </w:t>
      </w:r>
      <w:r>
        <w:t xml:space="preserve">Physical props and mock transaction aids (e.g., dummy SIM cards, printed wallet interface cards, demo transaction flow charts) for use in classroom demonstrations where live devices may not be available for all participants. </w:t>
      </w:r>
    </w:p>
    <w:p w14:paraId="08C4923C" w14:textId="77777777" w:rsidR="006B3FC0" w:rsidRDefault="00000000">
      <w:pPr>
        <w:pStyle w:val="Heading2"/>
        <w:spacing w:after="3"/>
        <w:ind w:left="-5"/>
      </w:pPr>
      <w:r>
        <w:rPr>
          <w:u w:val="single" w:color="000000"/>
        </w:rPr>
        <w:t>B. Digital / Technology-Enabled Channel Content</w:t>
      </w:r>
      <w:r>
        <w:rPr>
          <w:b w:val="0"/>
        </w:rPr>
        <w:t xml:space="preserve"> </w:t>
      </w:r>
    </w:p>
    <w:p w14:paraId="782AC636" w14:textId="77777777" w:rsidR="006B3FC0" w:rsidRDefault="00000000">
      <w:pPr>
        <w:numPr>
          <w:ilvl w:val="0"/>
          <w:numId w:val="11"/>
        </w:numPr>
        <w:ind w:right="186" w:hanging="360"/>
      </w:pPr>
      <w:r>
        <w:rPr>
          <w:rFonts w:cs="Calibri"/>
          <w:b/>
        </w:rPr>
        <w:t xml:space="preserve">IVR (Interactive Voice Response) Messages: </w:t>
      </w:r>
      <w:r>
        <w:t xml:space="preserve">Pre-recorded voice messages in local languages delivered via outbound IVR calls or integrated with the BISP helpline. Content to include payment notifications, PIN safety reminders, fraud alerts, and prompts to complete initial transactions. Optimised for basic handsets without smartphone dependency. </w:t>
      </w:r>
    </w:p>
    <w:p w14:paraId="1C02EB39" w14:textId="77777777" w:rsidR="006B3FC0" w:rsidRDefault="00000000">
      <w:pPr>
        <w:numPr>
          <w:ilvl w:val="0"/>
          <w:numId w:val="11"/>
        </w:numPr>
        <w:ind w:right="186" w:hanging="360"/>
      </w:pPr>
      <w:r>
        <w:rPr>
          <w:rFonts w:cs="Calibri"/>
          <w:b/>
        </w:rPr>
        <w:t xml:space="preserve">SMS Nudges and Reminders: </w:t>
      </w:r>
      <w:r>
        <w:t xml:space="preserve">Short, Urdu-language SMS messages sent at key behavioral moments (post-training, pre-payment cycle, post-disbursement) to reinforce learning, prompt action, and reduce dormancy. Messages to cover transaction reminders, safety tips, and grievance redressal information. </w:t>
      </w:r>
    </w:p>
    <w:p w14:paraId="3706A8DF" w14:textId="77777777" w:rsidR="006B3FC0" w:rsidRDefault="00000000">
      <w:pPr>
        <w:numPr>
          <w:ilvl w:val="0"/>
          <w:numId w:val="11"/>
        </w:numPr>
        <w:ind w:right="186" w:hanging="360"/>
      </w:pPr>
      <w:r>
        <w:rPr>
          <w:rFonts w:cs="Calibri"/>
          <w:b/>
        </w:rPr>
        <w:t xml:space="preserve">Short Instructional Videos: </w:t>
      </w:r>
      <w:r>
        <w:t xml:space="preserve">Brief animated or live-action videos demonstrating core tasks stepby-step (e.g., checking balance, completing a withdrawal, reporting fraud). Designed for community group viewing on shared smartphones, projected at training venues, or shared via WhatsApp group networks where applicable. Videos to be produced in Urdu and key regional languages. </w:t>
      </w:r>
    </w:p>
    <w:p w14:paraId="15895193" w14:textId="77777777" w:rsidR="006B3FC0" w:rsidRDefault="00000000">
      <w:pPr>
        <w:numPr>
          <w:ilvl w:val="0"/>
          <w:numId w:val="11"/>
        </w:numPr>
        <w:ind w:right="186" w:hanging="360"/>
      </w:pPr>
      <w:r>
        <w:rPr>
          <w:rFonts w:cs="Calibri"/>
          <w:b/>
        </w:rPr>
        <w:t xml:space="preserve">Digital Media and Social Awareness Content: </w:t>
      </w:r>
      <w:r>
        <w:t xml:space="preserve">Short-form content (infographics, audio clips, short video reels) for dissemination through digital media channels including WhatsApp community </w:t>
      </w:r>
      <w:r>
        <w:lastRenderedPageBreak/>
        <w:t xml:space="preserve">groups, YouTube, and radio. Content to raise awareness of the BISP digital account program and reinforce key safety messages at a population level. </w:t>
      </w:r>
    </w:p>
    <w:p w14:paraId="500B30B8" w14:textId="77777777" w:rsidR="006B3FC0" w:rsidRDefault="00000000">
      <w:pPr>
        <w:numPr>
          <w:ilvl w:val="0"/>
          <w:numId w:val="11"/>
        </w:numPr>
        <w:spacing w:after="152"/>
        <w:ind w:right="186" w:hanging="360"/>
      </w:pPr>
      <w:r>
        <w:rPr>
          <w:rFonts w:cs="Calibri"/>
          <w:b/>
        </w:rPr>
        <w:t xml:space="preserve">Digital Training Guides (e-Versions): </w:t>
      </w:r>
      <w:r>
        <w:t xml:space="preserve">Electronic versions of the participant booklets and facilitator guides formatted for distribution via mobile devices or tablets used by field trainers. These support offline use in low-connectivity environments and reduce the print burden at scale. </w:t>
      </w:r>
    </w:p>
    <w:p w14:paraId="5858E526" w14:textId="77777777" w:rsidR="006B3FC0" w:rsidRDefault="00000000">
      <w:pPr>
        <w:pStyle w:val="Heading3"/>
        <w:spacing w:after="0"/>
        <w:ind w:left="62"/>
      </w:pPr>
      <w:r>
        <w:t>Integration, Sequencing, and Quality Requirements</w:t>
      </w:r>
      <w:r>
        <w:rPr>
          <w:b w:val="0"/>
        </w:rPr>
        <w:t xml:space="preserve"> </w:t>
      </w:r>
    </w:p>
    <w:p w14:paraId="655BC8A1" w14:textId="77777777" w:rsidR="006B3FC0" w:rsidRDefault="00000000">
      <w:pPr>
        <w:numPr>
          <w:ilvl w:val="0"/>
          <w:numId w:val="12"/>
        </w:numPr>
        <w:ind w:right="186" w:hanging="360"/>
      </w:pPr>
      <w:r>
        <w:t xml:space="preserve">The blended model must be sequenced coherently: digital awareness content (IVR, SMS, video) should precede or accompany in-person sessions to prime beneficiaries, with digital reinforcement mechanisms activated immediately after classroom training to sustain momentum. </w:t>
      </w:r>
    </w:p>
    <w:p w14:paraId="0D2CC2ED" w14:textId="77777777" w:rsidR="006B3FC0" w:rsidRDefault="00000000">
      <w:pPr>
        <w:numPr>
          <w:ilvl w:val="0"/>
          <w:numId w:val="12"/>
        </w:numPr>
        <w:ind w:right="186" w:hanging="360"/>
      </w:pPr>
      <w:r>
        <w:t xml:space="preserve">All content </w:t>
      </w:r>
      <w:r>
        <w:rPr>
          <w:rFonts w:cs="Calibri"/>
        </w:rPr>
        <w:t>—</w:t>
      </w:r>
      <w:r>
        <w:t xml:space="preserve"> physical and digital </w:t>
      </w:r>
      <w:r>
        <w:rPr>
          <w:rFonts w:cs="Calibri"/>
        </w:rPr>
        <w:t>—</w:t>
      </w:r>
      <w:r>
        <w:t xml:space="preserve"> must be reviewed and approved by Karandaaz and BISP before deployment. The firm must submit a content matrix mapping each content type to the relevant learning objective, target beneficiary segment, channel, and deployment timeline. </w:t>
      </w:r>
    </w:p>
    <w:p w14:paraId="093EA9EF" w14:textId="77777777" w:rsidR="006B3FC0" w:rsidRDefault="00000000">
      <w:pPr>
        <w:numPr>
          <w:ilvl w:val="0"/>
          <w:numId w:val="12"/>
        </w:numPr>
        <w:ind w:right="186" w:hanging="360"/>
      </w:pPr>
      <w:r>
        <w:t xml:space="preserve">The firm must demonstrate that the proposed blended model is technically feasible given prevailing connectivity, device access, and literacy conditions across the target geographies, and must include contingency approaches where digital delivery is constrained. </w:t>
      </w:r>
    </w:p>
    <w:p w14:paraId="4409F344" w14:textId="77777777" w:rsidR="006B3FC0" w:rsidRDefault="00000000">
      <w:pPr>
        <w:numPr>
          <w:ilvl w:val="0"/>
          <w:numId w:val="12"/>
        </w:numPr>
        <w:ind w:right="186" w:hanging="360"/>
      </w:pPr>
      <w:r>
        <w:t xml:space="preserve">The technical proposal must include a dedicated section articulating the blended deployment strategy, with clear justification of the proposed modality split, a channel-by-channel content plan, and a sequencing map illustrating how physical and digital touchpoints interact across the beneficiary journey from mobilization through to sustained usage. </w:t>
      </w:r>
    </w:p>
    <w:p w14:paraId="4CC64F72" w14:textId="77777777" w:rsidR="006B3FC0" w:rsidRDefault="00000000">
      <w:pPr>
        <w:spacing w:after="0" w:line="259" w:lineRule="auto"/>
        <w:ind w:left="0" w:right="0" w:firstLine="0"/>
        <w:jc w:val="left"/>
      </w:pPr>
      <w:r>
        <w:t xml:space="preserve"> </w:t>
      </w:r>
    </w:p>
    <w:p w14:paraId="6EE296C9" w14:textId="77777777" w:rsidR="006B3FC0" w:rsidRDefault="00000000">
      <w:pPr>
        <w:pStyle w:val="Heading4"/>
        <w:tabs>
          <w:tab w:val="center" w:pos="9362"/>
        </w:tabs>
        <w:ind w:left="-15" w:firstLine="0"/>
      </w:pPr>
      <w:r>
        <w:t xml:space="preserve"> 4. Success Measurements  </w:t>
      </w:r>
      <w:r>
        <w:rPr>
          <w:b w:val="0"/>
          <w:sz w:val="20"/>
        </w:rPr>
        <w:t xml:space="preserve"> </w:t>
      </w:r>
      <w:r>
        <w:rPr>
          <w:b w:val="0"/>
          <w:sz w:val="20"/>
        </w:rPr>
        <w:tab/>
      </w:r>
      <w:r>
        <w:rPr>
          <w:b w:val="0"/>
          <w:color w:val="000000"/>
        </w:rPr>
        <w:t xml:space="preserve"> </w:t>
      </w:r>
    </w:p>
    <w:p w14:paraId="05BF9D13" w14:textId="77777777" w:rsidR="006B3FC0" w:rsidRDefault="00000000">
      <w:pPr>
        <w:ind w:left="7" w:right="186"/>
      </w:pPr>
      <w:r>
        <w:t xml:space="preserve">The project will be assessed through flowing objective and the success indicators against each of the following:   </w:t>
      </w:r>
    </w:p>
    <w:p w14:paraId="22F9A5B7" w14:textId="77777777" w:rsidR="006B3FC0" w:rsidRDefault="00000000">
      <w:pPr>
        <w:spacing w:after="0" w:line="259" w:lineRule="auto"/>
        <w:ind w:left="0" w:right="0" w:firstLine="0"/>
        <w:jc w:val="left"/>
      </w:pPr>
      <w:r>
        <w:t xml:space="preserve"> </w:t>
      </w:r>
    </w:p>
    <w:tbl>
      <w:tblPr>
        <w:tblStyle w:val="TableGrid"/>
        <w:tblW w:w="9352" w:type="dxa"/>
        <w:tblInd w:w="5" w:type="dxa"/>
        <w:tblCellMar>
          <w:top w:w="48" w:type="dxa"/>
          <w:right w:w="42" w:type="dxa"/>
        </w:tblCellMar>
        <w:tblLook w:val="04A0" w:firstRow="1" w:lastRow="0" w:firstColumn="1" w:lastColumn="0" w:noHBand="0" w:noVBand="1"/>
      </w:tblPr>
      <w:tblGrid>
        <w:gridCol w:w="1358"/>
        <w:gridCol w:w="860"/>
        <w:gridCol w:w="7134"/>
      </w:tblGrid>
      <w:tr w:rsidR="006B3FC0" w14:paraId="32C8B055" w14:textId="77777777">
        <w:trPr>
          <w:trHeight w:val="278"/>
        </w:trPr>
        <w:tc>
          <w:tcPr>
            <w:tcW w:w="1358" w:type="dxa"/>
            <w:tcBorders>
              <w:top w:val="single" w:sz="4" w:space="0" w:color="000000"/>
              <w:left w:val="single" w:sz="4" w:space="0" w:color="000000"/>
              <w:bottom w:val="single" w:sz="4" w:space="0" w:color="000000"/>
              <w:right w:val="nil"/>
            </w:tcBorders>
          </w:tcPr>
          <w:p w14:paraId="5E571FB7" w14:textId="77777777" w:rsidR="006B3FC0" w:rsidRDefault="00000000">
            <w:pPr>
              <w:spacing w:after="0" w:line="259" w:lineRule="auto"/>
              <w:ind w:left="108" w:right="0" w:firstLine="0"/>
              <w:jc w:val="left"/>
            </w:pPr>
            <w:r>
              <w:rPr>
                <w:b/>
              </w:rPr>
              <w:t xml:space="preserve">Objective </w:t>
            </w:r>
          </w:p>
        </w:tc>
        <w:tc>
          <w:tcPr>
            <w:tcW w:w="859" w:type="dxa"/>
            <w:tcBorders>
              <w:top w:val="single" w:sz="4" w:space="0" w:color="000000"/>
              <w:left w:val="nil"/>
              <w:bottom w:val="single" w:sz="4" w:space="0" w:color="000000"/>
              <w:right w:val="single" w:sz="4" w:space="0" w:color="000000"/>
            </w:tcBorders>
          </w:tcPr>
          <w:p w14:paraId="4F689F33" w14:textId="77777777" w:rsidR="006B3FC0" w:rsidRDefault="006B3FC0">
            <w:pPr>
              <w:spacing w:after="160" w:line="259" w:lineRule="auto"/>
              <w:ind w:left="0" w:right="0" w:firstLine="0"/>
              <w:jc w:val="left"/>
            </w:pPr>
          </w:p>
        </w:tc>
        <w:tc>
          <w:tcPr>
            <w:tcW w:w="7134" w:type="dxa"/>
            <w:tcBorders>
              <w:top w:val="single" w:sz="4" w:space="0" w:color="000000"/>
              <w:left w:val="single" w:sz="4" w:space="0" w:color="000000"/>
              <w:bottom w:val="single" w:sz="4" w:space="0" w:color="000000"/>
              <w:right w:val="single" w:sz="4" w:space="0" w:color="000000"/>
            </w:tcBorders>
          </w:tcPr>
          <w:p w14:paraId="7BB03AB2" w14:textId="77777777" w:rsidR="006B3FC0" w:rsidRDefault="00000000">
            <w:pPr>
              <w:spacing w:after="0" w:line="259" w:lineRule="auto"/>
              <w:ind w:left="108" w:right="0" w:firstLine="0"/>
              <w:jc w:val="left"/>
            </w:pPr>
            <w:r>
              <w:rPr>
                <w:b/>
              </w:rPr>
              <w:t xml:space="preserve">Success Measurement </w:t>
            </w:r>
          </w:p>
        </w:tc>
      </w:tr>
      <w:tr w:rsidR="006B3FC0" w14:paraId="732C8E8E" w14:textId="77777777">
        <w:trPr>
          <w:trHeight w:val="1082"/>
        </w:trPr>
        <w:tc>
          <w:tcPr>
            <w:tcW w:w="1358" w:type="dxa"/>
            <w:tcBorders>
              <w:top w:val="single" w:sz="4" w:space="0" w:color="000000"/>
              <w:left w:val="single" w:sz="4" w:space="0" w:color="000000"/>
              <w:bottom w:val="single" w:sz="4" w:space="0" w:color="000000"/>
              <w:right w:val="nil"/>
            </w:tcBorders>
          </w:tcPr>
          <w:p w14:paraId="5821757C" w14:textId="77777777" w:rsidR="006B3FC0" w:rsidRDefault="00000000">
            <w:pPr>
              <w:spacing w:after="0" w:line="259" w:lineRule="auto"/>
              <w:ind w:left="108" w:right="0" w:firstLine="0"/>
              <w:jc w:val="left"/>
            </w:pPr>
            <w:r>
              <w:t xml:space="preserve">Beneficiaries demonstrate functional readiness </w:t>
            </w:r>
          </w:p>
        </w:tc>
        <w:tc>
          <w:tcPr>
            <w:tcW w:w="859" w:type="dxa"/>
            <w:tcBorders>
              <w:top w:val="single" w:sz="4" w:space="0" w:color="000000"/>
              <w:left w:val="nil"/>
              <w:bottom w:val="single" w:sz="4" w:space="0" w:color="000000"/>
              <w:right w:val="single" w:sz="4" w:space="0" w:color="000000"/>
            </w:tcBorders>
            <w:vAlign w:val="bottom"/>
          </w:tcPr>
          <w:p w14:paraId="16A4F043" w14:textId="77777777" w:rsidR="006B3FC0" w:rsidRDefault="00000000">
            <w:pPr>
              <w:spacing w:after="0" w:line="259" w:lineRule="auto"/>
              <w:ind w:left="0" w:right="63" w:firstLine="0"/>
              <w:jc w:val="right"/>
            </w:pPr>
            <w:r>
              <w:t xml:space="preserve">digital </w:t>
            </w:r>
          </w:p>
        </w:tc>
        <w:tc>
          <w:tcPr>
            <w:tcW w:w="7134" w:type="dxa"/>
            <w:tcBorders>
              <w:top w:val="single" w:sz="4" w:space="0" w:color="000000"/>
              <w:left w:val="single" w:sz="4" w:space="0" w:color="000000"/>
              <w:bottom w:val="single" w:sz="4" w:space="0" w:color="000000"/>
              <w:right w:val="single" w:sz="4" w:space="0" w:color="000000"/>
            </w:tcBorders>
          </w:tcPr>
          <w:p w14:paraId="50A2087D" w14:textId="77777777" w:rsidR="006B3FC0" w:rsidRDefault="00000000">
            <w:pPr>
              <w:spacing w:after="0" w:line="259" w:lineRule="auto"/>
              <w:ind w:left="108" w:right="68" w:firstLine="0"/>
            </w:pPr>
            <w:r>
              <w:rPr>
                <w:b/>
              </w:rPr>
              <w:t>At least 60%</w:t>
            </w:r>
            <w:r>
              <w:t xml:space="preserve"> of targeted beneficiaries demonstrate the ability to independently perform basic mobile operations, use a SIM registered in their own name, and complete basic digital transactions safely and correctly, as measured through a standardized digital readiness assessment. </w:t>
            </w:r>
          </w:p>
        </w:tc>
      </w:tr>
      <w:tr w:rsidR="006B3FC0" w14:paraId="3F741014" w14:textId="77777777">
        <w:trPr>
          <w:trHeight w:val="550"/>
        </w:trPr>
        <w:tc>
          <w:tcPr>
            <w:tcW w:w="1358" w:type="dxa"/>
            <w:tcBorders>
              <w:top w:val="single" w:sz="4" w:space="0" w:color="000000"/>
              <w:left w:val="single" w:sz="4" w:space="0" w:color="000000"/>
              <w:bottom w:val="single" w:sz="4" w:space="0" w:color="000000"/>
              <w:right w:val="nil"/>
            </w:tcBorders>
          </w:tcPr>
          <w:p w14:paraId="0F65D40D" w14:textId="77777777" w:rsidR="006B3FC0" w:rsidRDefault="00000000">
            <w:pPr>
              <w:spacing w:after="0" w:line="259" w:lineRule="auto"/>
              <w:ind w:left="108" w:right="0" w:firstLine="0"/>
              <w:jc w:val="left"/>
            </w:pPr>
            <w:r>
              <w:t xml:space="preserve">Beneficiaries improved </w:t>
            </w:r>
          </w:p>
        </w:tc>
        <w:tc>
          <w:tcPr>
            <w:tcW w:w="859" w:type="dxa"/>
            <w:tcBorders>
              <w:top w:val="single" w:sz="4" w:space="0" w:color="000000"/>
              <w:left w:val="nil"/>
              <w:bottom w:val="single" w:sz="4" w:space="0" w:color="000000"/>
              <w:right w:val="single" w:sz="4" w:space="0" w:color="000000"/>
            </w:tcBorders>
          </w:tcPr>
          <w:p w14:paraId="5084B0F1" w14:textId="77777777" w:rsidR="006B3FC0" w:rsidRDefault="00000000">
            <w:pPr>
              <w:spacing w:after="0" w:line="259" w:lineRule="auto"/>
              <w:ind w:left="0" w:right="0" w:firstLine="142"/>
              <w:jc w:val="left"/>
            </w:pPr>
            <w:r>
              <w:t xml:space="preserve">exhibit financial </w:t>
            </w:r>
          </w:p>
        </w:tc>
        <w:tc>
          <w:tcPr>
            <w:tcW w:w="7134" w:type="dxa"/>
            <w:tcBorders>
              <w:top w:val="single" w:sz="4" w:space="0" w:color="000000"/>
              <w:left w:val="single" w:sz="4" w:space="0" w:color="000000"/>
              <w:bottom w:val="single" w:sz="4" w:space="0" w:color="000000"/>
              <w:right w:val="single" w:sz="4" w:space="0" w:color="000000"/>
            </w:tcBorders>
          </w:tcPr>
          <w:p w14:paraId="0D84EC90" w14:textId="77777777" w:rsidR="006B3FC0" w:rsidRDefault="00000000">
            <w:pPr>
              <w:spacing w:after="0" w:line="259" w:lineRule="auto"/>
              <w:ind w:left="108" w:right="0" w:firstLine="0"/>
            </w:pPr>
            <w:r>
              <w:rPr>
                <w:b/>
              </w:rPr>
              <w:t>At least 70%</w:t>
            </w:r>
            <w:r>
              <w:t xml:space="preserve"> of trained beneficiaries achieve a minimum </w:t>
            </w:r>
            <w:r>
              <w:rPr>
                <w:b/>
              </w:rPr>
              <w:t>20% improvement</w:t>
            </w:r>
            <w:r>
              <w:t xml:space="preserve"> in financial and digital knowledge scores between baseline and post-training </w:t>
            </w:r>
          </w:p>
        </w:tc>
      </w:tr>
      <w:tr w:rsidR="006B3FC0" w14:paraId="28DBA521" w14:textId="77777777">
        <w:trPr>
          <w:trHeight w:val="816"/>
        </w:trPr>
        <w:tc>
          <w:tcPr>
            <w:tcW w:w="2218" w:type="dxa"/>
            <w:gridSpan w:val="2"/>
            <w:tcBorders>
              <w:top w:val="single" w:sz="4" w:space="0" w:color="000000"/>
              <w:left w:val="single" w:sz="4" w:space="0" w:color="000000"/>
              <w:bottom w:val="single" w:sz="4" w:space="0" w:color="000000"/>
              <w:right w:val="single" w:sz="4" w:space="0" w:color="000000"/>
            </w:tcBorders>
          </w:tcPr>
          <w:p w14:paraId="629998D8" w14:textId="77777777" w:rsidR="006B3FC0" w:rsidRDefault="00000000">
            <w:pPr>
              <w:tabs>
                <w:tab w:val="right" w:pos="2176"/>
              </w:tabs>
              <w:spacing w:after="0" w:line="259" w:lineRule="auto"/>
              <w:ind w:left="0" w:right="0" w:firstLine="0"/>
              <w:jc w:val="left"/>
            </w:pPr>
            <w:r>
              <w:t xml:space="preserve">knowledge </w:t>
            </w:r>
            <w:r>
              <w:tab/>
              <w:t xml:space="preserve">and </w:t>
            </w:r>
          </w:p>
          <w:p w14:paraId="39897E8B" w14:textId="77777777" w:rsidR="006B3FC0" w:rsidRDefault="00000000">
            <w:pPr>
              <w:spacing w:after="0" w:line="259" w:lineRule="auto"/>
              <w:ind w:left="0" w:right="0" w:firstLine="0"/>
              <w:jc w:val="left"/>
            </w:pPr>
            <w:r>
              <w:t xml:space="preserve">capability </w:t>
            </w:r>
          </w:p>
        </w:tc>
        <w:tc>
          <w:tcPr>
            <w:tcW w:w="7134" w:type="dxa"/>
            <w:tcBorders>
              <w:top w:val="single" w:sz="4" w:space="0" w:color="000000"/>
              <w:left w:val="single" w:sz="4" w:space="0" w:color="000000"/>
              <w:bottom w:val="single" w:sz="4" w:space="0" w:color="000000"/>
              <w:right w:val="single" w:sz="4" w:space="0" w:color="000000"/>
            </w:tcBorders>
          </w:tcPr>
          <w:p w14:paraId="6AC87FCC" w14:textId="77777777" w:rsidR="006B3FC0" w:rsidRDefault="00000000">
            <w:pPr>
              <w:spacing w:after="0" w:line="259" w:lineRule="auto"/>
              <w:ind w:left="0" w:right="50" w:firstLine="0"/>
            </w:pPr>
            <w:r>
              <w:t xml:space="preserve">assessment, covering digital accounts, payments, savings, fraud prevention, financial safety, and grievance redressal. </w:t>
            </w:r>
            <w:r>
              <w:rPr>
                <w:b/>
              </w:rPr>
              <w:t>At least 60%</w:t>
            </w:r>
            <w:r>
              <w:t xml:space="preserve"> report increased confidence in using formal financial services. </w:t>
            </w:r>
          </w:p>
        </w:tc>
      </w:tr>
      <w:tr w:rsidR="006B3FC0" w14:paraId="1EF10442" w14:textId="77777777">
        <w:trPr>
          <w:trHeight w:val="1085"/>
        </w:trPr>
        <w:tc>
          <w:tcPr>
            <w:tcW w:w="2218" w:type="dxa"/>
            <w:gridSpan w:val="2"/>
            <w:tcBorders>
              <w:top w:val="single" w:sz="4" w:space="0" w:color="000000"/>
              <w:left w:val="single" w:sz="4" w:space="0" w:color="000000"/>
              <w:bottom w:val="single" w:sz="4" w:space="0" w:color="000000"/>
              <w:right w:val="single" w:sz="4" w:space="0" w:color="000000"/>
            </w:tcBorders>
          </w:tcPr>
          <w:p w14:paraId="0D5AABBF" w14:textId="77777777" w:rsidR="006B3FC0" w:rsidRDefault="00000000">
            <w:pPr>
              <w:spacing w:after="0" w:line="259" w:lineRule="auto"/>
              <w:ind w:left="0" w:right="0" w:firstLine="0"/>
              <w:jc w:val="left"/>
            </w:pPr>
            <w:r>
              <w:t xml:space="preserve">Beneficiaries successfully onboard and complete initial digital transactions </w:t>
            </w:r>
          </w:p>
        </w:tc>
        <w:tc>
          <w:tcPr>
            <w:tcW w:w="7134" w:type="dxa"/>
            <w:tcBorders>
              <w:top w:val="single" w:sz="4" w:space="0" w:color="000000"/>
              <w:left w:val="single" w:sz="4" w:space="0" w:color="000000"/>
              <w:bottom w:val="single" w:sz="4" w:space="0" w:color="000000"/>
              <w:right w:val="single" w:sz="4" w:space="0" w:color="000000"/>
            </w:tcBorders>
          </w:tcPr>
          <w:p w14:paraId="6A7B802C" w14:textId="77777777" w:rsidR="006B3FC0" w:rsidRDefault="00000000">
            <w:pPr>
              <w:spacing w:after="0" w:line="259" w:lineRule="auto"/>
              <w:ind w:left="0" w:right="50" w:firstLine="0"/>
            </w:pPr>
            <w:r>
              <w:rPr>
                <w:b/>
              </w:rPr>
              <w:t>At least 40%</w:t>
            </w:r>
            <w:r>
              <w:t xml:space="preserve"> of successfully onboarded beneficiaries successfully activate/access a full-mandate account and </w:t>
            </w:r>
            <w:r>
              <w:rPr>
                <w:b/>
              </w:rPr>
              <w:t xml:space="preserve">at least 40% independently complete at least one successful transaction, </w:t>
            </w:r>
            <w:r>
              <w:t xml:space="preserve">such as balance inquiry, cash withdrawal, or digital payment, within </w:t>
            </w:r>
            <w:r>
              <w:rPr>
                <w:b/>
              </w:rPr>
              <w:t>30 days of onboarding/training</w:t>
            </w:r>
            <w:r>
              <w:t xml:space="preserve">. </w:t>
            </w:r>
          </w:p>
        </w:tc>
      </w:tr>
      <w:tr w:rsidR="006B3FC0" w14:paraId="1EC495BC" w14:textId="77777777">
        <w:trPr>
          <w:trHeight w:val="1351"/>
        </w:trPr>
        <w:tc>
          <w:tcPr>
            <w:tcW w:w="2218" w:type="dxa"/>
            <w:gridSpan w:val="2"/>
            <w:tcBorders>
              <w:top w:val="single" w:sz="4" w:space="0" w:color="000000"/>
              <w:left w:val="single" w:sz="4" w:space="0" w:color="000000"/>
              <w:bottom w:val="single" w:sz="4" w:space="0" w:color="000000"/>
              <w:right w:val="single" w:sz="4" w:space="0" w:color="000000"/>
            </w:tcBorders>
          </w:tcPr>
          <w:p w14:paraId="1F3D1D83" w14:textId="77777777" w:rsidR="006B3FC0" w:rsidRDefault="00000000">
            <w:pPr>
              <w:spacing w:after="0" w:line="245" w:lineRule="auto"/>
              <w:ind w:left="0" w:right="0" w:firstLine="0"/>
              <w:jc w:val="left"/>
            </w:pPr>
            <w:r>
              <w:lastRenderedPageBreak/>
              <w:t xml:space="preserve">Beneficiaries transition from access to </w:t>
            </w:r>
            <w:r>
              <w:tab/>
              <w:t xml:space="preserve">active </w:t>
            </w:r>
            <w:r>
              <w:tab/>
              <w:t xml:space="preserve">and </w:t>
            </w:r>
          </w:p>
          <w:p w14:paraId="06A1F3A6" w14:textId="77777777" w:rsidR="006B3FC0" w:rsidRDefault="00000000">
            <w:pPr>
              <w:spacing w:after="0" w:line="259" w:lineRule="auto"/>
              <w:ind w:left="0" w:right="0" w:firstLine="0"/>
              <w:jc w:val="left"/>
            </w:pPr>
            <w:r>
              <w:t xml:space="preserve">sustained usage </w:t>
            </w:r>
          </w:p>
        </w:tc>
        <w:tc>
          <w:tcPr>
            <w:tcW w:w="7134" w:type="dxa"/>
            <w:tcBorders>
              <w:top w:val="single" w:sz="4" w:space="0" w:color="000000"/>
              <w:left w:val="single" w:sz="4" w:space="0" w:color="000000"/>
              <w:bottom w:val="single" w:sz="4" w:space="0" w:color="000000"/>
              <w:right w:val="single" w:sz="4" w:space="0" w:color="000000"/>
            </w:tcBorders>
          </w:tcPr>
          <w:p w14:paraId="0E0CDE9B" w14:textId="77777777" w:rsidR="006B3FC0" w:rsidRDefault="00000000">
            <w:pPr>
              <w:spacing w:after="0" w:line="259" w:lineRule="auto"/>
              <w:ind w:left="0" w:right="49" w:firstLine="0"/>
            </w:pPr>
            <w:r>
              <w:rPr>
                <w:b/>
              </w:rPr>
              <w:t>At least 50% of beneficiaries who complete an initial transaction</w:t>
            </w:r>
            <w:r>
              <w:t xml:space="preserve"> conduct </w:t>
            </w:r>
            <w:r>
              <w:rPr>
                <w:b/>
              </w:rPr>
              <w:t>at least two additional transactions within 90 days</w:t>
            </w:r>
            <w:r>
              <w:t xml:space="preserve">, with </w:t>
            </w:r>
            <w:r>
              <w:rPr>
                <w:b/>
              </w:rPr>
              <w:t>at least 30% demonstrating use of two or more account use cases</w:t>
            </w:r>
            <w:r>
              <w:t xml:space="preserve"> (e.g., savings, bill payment, P2P transfer). </w:t>
            </w:r>
            <w:r>
              <w:rPr>
                <w:b/>
              </w:rPr>
              <w:t>At least 50%</w:t>
            </w:r>
            <w:r>
              <w:t xml:space="preserve"> of beneficiaries who encounter a service issue demonstrate awareness of the appropriate grievance mechanism. </w:t>
            </w:r>
          </w:p>
        </w:tc>
      </w:tr>
      <w:tr w:rsidR="006B3FC0" w14:paraId="13E44BE0" w14:textId="77777777">
        <w:trPr>
          <w:trHeight w:val="1085"/>
        </w:trPr>
        <w:tc>
          <w:tcPr>
            <w:tcW w:w="2218" w:type="dxa"/>
            <w:gridSpan w:val="2"/>
            <w:tcBorders>
              <w:top w:val="single" w:sz="4" w:space="0" w:color="000000"/>
              <w:left w:val="single" w:sz="4" w:space="0" w:color="000000"/>
              <w:bottom w:val="single" w:sz="4" w:space="0" w:color="000000"/>
              <w:right w:val="single" w:sz="4" w:space="0" w:color="000000"/>
            </w:tcBorders>
          </w:tcPr>
          <w:p w14:paraId="76B11453" w14:textId="77777777" w:rsidR="006B3FC0" w:rsidRDefault="00000000">
            <w:pPr>
              <w:spacing w:after="0" w:line="259" w:lineRule="auto"/>
              <w:ind w:left="0" w:right="0" w:firstLine="0"/>
              <w:jc w:val="left"/>
            </w:pPr>
            <w:r>
              <w:t xml:space="preserve">BISP </w:t>
            </w:r>
            <w:r>
              <w:tab/>
              <w:t xml:space="preserve">develops institutional capacity for ongoing capability building </w:t>
            </w:r>
          </w:p>
        </w:tc>
        <w:tc>
          <w:tcPr>
            <w:tcW w:w="7134" w:type="dxa"/>
            <w:tcBorders>
              <w:top w:val="single" w:sz="4" w:space="0" w:color="000000"/>
              <w:left w:val="single" w:sz="4" w:space="0" w:color="000000"/>
              <w:bottom w:val="single" w:sz="4" w:space="0" w:color="000000"/>
              <w:right w:val="single" w:sz="4" w:space="0" w:color="000000"/>
            </w:tcBorders>
          </w:tcPr>
          <w:p w14:paraId="0265BBDA" w14:textId="77777777" w:rsidR="006B3FC0" w:rsidRDefault="00000000">
            <w:pPr>
              <w:spacing w:after="0" w:line="259" w:lineRule="auto"/>
              <w:ind w:left="0" w:right="50" w:firstLine="0"/>
            </w:pPr>
            <w:r>
              <w:rPr>
                <w:b/>
              </w:rPr>
              <w:t>At least 1,200 BISP master trainers</w:t>
            </w:r>
            <w:r>
              <w:t xml:space="preserve"> are trained and certified, with </w:t>
            </w:r>
            <w:r>
              <w:rPr>
                <w:b/>
              </w:rPr>
              <w:t>at least 80% achieving the required competency threshold</w:t>
            </w:r>
            <w:r>
              <w:t xml:space="preserve"> in post-training assessments. </w:t>
            </w:r>
            <w:r>
              <w:rPr>
                <w:b/>
              </w:rPr>
              <w:t>At least 80% of certified trainers</w:t>
            </w:r>
            <w:r>
              <w:t xml:space="preserve"> subsequently deliver at least one beneficiary training session within the implementation period. </w:t>
            </w:r>
          </w:p>
        </w:tc>
      </w:tr>
      <w:tr w:rsidR="006B3FC0" w14:paraId="5F601363" w14:textId="77777777">
        <w:trPr>
          <w:trHeight w:val="1354"/>
        </w:trPr>
        <w:tc>
          <w:tcPr>
            <w:tcW w:w="2218" w:type="dxa"/>
            <w:gridSpan w:val="2"/>
            <w:tcBorders>
              <w:top w:val="single" w:sz="4" w:space="0" w:color="000000"/>
              <w:left w:val="single" w:sz="4" w:space="0" w:color="000000"/>
              <w:bottom w:val="single" w:sz="4" w:space="0" w:color="000000"/>
              <w:right w:val="single" w:sz="4" w:space="0" w:color="000000"/>
            </w:tcBorders>
          </w:tcPr>
          <w:p w14:paraId="383F9443" w14:textId="77777777" w:rsidR="006B3FC0" w:rsidRDefault="00000000">
            <w:pPr>
              <w:spacing w:after="0" w:line="259" w:lineRule="auto"/>
              <w:ind w:left="0" w:right="0" w:firstLine="0"/>
              <w:jc w:val="left"/>
            </w:pPr>
            <w:r>
              <w:t xml:space="preserve">A context-appropriate blended </w:t>
            </w:r>
            <w:r>
              <w:tab/>
              <w:t xml:space="preserve">training model is designed and deployed </w:t>
            </w:r>
          </w:p>
        </w:tc>
        <w:tc>
          <w:tcPr>
            <w:tcW w:w="7134" w:type="dxa"/>
            <w:tcBorders>
              <w:top w:val="single" w:sz="4" w:space="0" w:color="000000"/>
              <w:left w:val="single" w:sz="4" w:space="0" w:color="000000"/>
              <w:bottom w:val="single" w:sz="4" w:space="0" w:color="000000"/>
              <w:right w:val="single" w:sz="4" w:space="0" w:color="000000"/>
            </w:tcBorders>
          </w:tcPr>
          <w:p w14:paraId="7A27AE8B" w14:textId="77777777" w:rsidR="006B3FC0" w:rsidRDefault="00000000">
            <w:pPr>
              <w:spacing w:after="0" w:line="259" w:lineRule="auto"/>
              <w:ind w:left="0" w:right="46" w:firstLine="0"/>
            </w:pPr>
            <w:r>
              <w:t xml:space="preserve">A standardized blended training model is developed and deployed across </w:t>
            </w:r>
            <w:r>
              <w:rPr>
                <w:b/>
              </w:rPr>
              <w:t>100% of targeted implementation areas</w:t>
            </w:r>
            <w:r>
              <w:t xml:space="preserve">, combining physical and digital delivery. </w:t>
            </w:r>
            <w:r>
              <w:rPr>
                <w:b/>
              </w:rPr>
              <w:t>At least 70% of targeted beneficiaries</w:t>
            </w:r>
            <w:r>
              <w:t xml:space="preserve"> complete the required training content, with </w:t>
            </w:r>
            <w:r>
              <w:rPr>
                <w:b/>
              </w:rPr>
              <w:t>at least 20% of training engagement</w:t>
            </w:r>
            <w:r>
              <w:t xml:space="preserve"> delivered through appropriate digital channels where feasible. </w:t>
            </w:r>
          </w:p>
        </w:tc>
      </w:tr>
      <w:tr w:rsidR="006B3FC0" w14:paraId="5DCD0A82" w14:textId="77777777">
        <w:trPr>
          <w:trHeight w:val="1352"/>
        </w:trPr>
        <w:tc>
          <w:tcPr>
            <w:tcW w:w="2218" w:type="dxa"/>
            <w:gridSpan w:val="2"/>
            <w:tcBorders>
              <w:top w:val="single" w:sz="4" w:space="0" w:color="000000"/>
              <w:left w:val="single" w:sz="4" w:space="0" w:color="000000"/>
              <w:bottom w:val="single" w:sz="4" w:space="0" w:color="000000"/>
              <w:right w:val="single" w:sz="4" w:space="0" w:color="000000"/>
            </w:tcBorders>
          </w:tcPr>
          <w:p w14:paraId="03D4B7C7" w14:textId="77777777" w:rsidR="006B3FC0" w:rsidRDefault="00000000">
            <w:pPr>
              <w:spacing w:after="0" w:line="259" w:lineRule="auto"/>
              <w:ind w:left="0" w:right="47" w:firstLine="0"/>
            </w:pPr>
            <w:r>
              <w:t xml:space="preserve">High-quality, largescale training delivery is achieved </w:t>
            </w:r>
          </w:p>
        </w:tc>
        <w:tc>
          <w:tcPr>
            <w:tcW w:w="7134" w:type="dxa"/>
            <w:tcBorders>
              <w:top w:val="single" w:sz="4" w:space="0" w:color="000000"/>
              <w:left w:val="single" w:sz="4" w:space="0" w:color="000000"/>
              <w:bottom w:val="single" w:sz="4" w:space="0" w:color="000000"/>
              <w:right w:val="single" w:sz="4" w:space="0" w:color="000000"/>
            </w:tcBorders>
          </w:tcPr>
          <w:p w14:paraId="129AF59C" w14:textId="77777777" w:rsidR="006B3FC0" w:rsidRDefault="00000000">
            <w:pPr>
              <w:spacing w:after="0" w:line="259" w:lineRule="auto"/>
              <w:ind w:left="0" w:right="47" w:firstLine="0"/>
            </w:pPr>
            <w:r>
              <w:rPr>
                <w:b/>
              </w:rPr>
              <w:t>At least 1 million beneficiaries</w:t>
            </w:r>
            <w:r>
              <w:t xml:space="preserve"> are reached through structured digital and financial capability interventions, with </w:t>
            </w:r>
            <w:r>
              <w:rPr>
                <w:b/>
              </w:rPr>
              <w:t>at least 60% completing the defined minimum training dosage</w:t>
            </w:r>
            <w:r>
              <w:t>. At least 6</w:t>
            </w:r>
            <w:r>
              <w:rPr>
                <w:b/>
              </w:rPr>
              <w:t>0% of training sessions</w:t>
            </w:r>
            <w:r>
              <w:t xml:space="preserve"> meet established quality standards based on trainer performance, attendance, content delivery, and beneficiary feedback. </w:t>
            </w:r>
          </w:p>
        </w:tc>
      </w:tr>
      <w:tr w:rsidR="006B3FC0" w14:paraId="45B1D88D" w14:textId="77777777">
        <w:trPr>
          <w:trHeight w:val="1622"/>
        </w:trPr>
        <w:tc>
          <w:tcPr>
            <w:tcW w:w="2218" w:type="dxa"/>
            <w:gridSpan w:val="2"/>
            <w:tcBorders>
              <w:top w:val="single" w:sz="4" w:space="0" w:color="000000"/>
              <w:left w:val="single" w:sz="4" w:space="0" w:color="000000"/>
              <w:bottom w:val="single" w:sz="4" w:space="0" w:color="000000"/>
              <w:right w:val="single" w:sz="4" w:space="0" w:color="000000"/>
            </w:tcBorders>
          </w:tcPr>
          <w:p w14:paraId="1E18F6D8" w14:textId="77777777" w:rsidR="006B3FC0" w:rsidRDefault="00000000">
            <w:pPr>
              <w:spacing w:after="0" w:line="259" w:lineRule="auto"/>
              <w:ind w:left="0" w:right="48" w:firstLine="0"/>
            </w:pPr>
            <w:r>
              <w:t xml:space="preserve">Actionable evidence is generated to inform national scale-up </w:t>
            </w:r>
          </w:p>
        </w:tc>
        <w:tc>
          <w:tcPr>
            <w:tcW w:w="7134" w:type="dxa"/>
            <w:tcBorders>
              <w:top w:val="single" w:sz="4" w:space="0" w:color="000000"/>
              <w:left w:val="single" w:sz="4" w:space="0" w:color="000000"/>
              <w:bottom w:val="single" w:sz="4" w:space="0" w:color="000000"/>
              <w:right w:val="single" w:sz="4" w:space="0" w:color="000000"/>
            </w:tcBorders>
          </w:tcPr>
          <w:p w14:paraId="3EC2793C" w14:textId="77777777" w:rsidR="006B3FC0" w:rsidRDefault="00000000">
            <w:pPr>
              <w:spacing w:after="0" w:line="259" w:lineRule="auto"/>
              <w:ind w:left="0" w:right="47" w:firstLine="0"/>
            </w:pPr>
            <w:r>
              <w:t xml:space="preserve">A comprehensive monitoring and learning system is established covering </w:t>
            </w:r>
            <w:r>
              <w:rPr>
                <w:b/>
              </w:rPr>
              <w:t>100% of implementation areas</w:t>
            </w:r>
            <w:r>
              <w:t xml:space="preserve">, with </w:t>
            </w:r>
            <w:r>
              <w:rPr>
                <w:b/>
              </w:rPr>
              <w:t>quarterly reporting</w:t>
            </w:r>
            <w:r>
              <w:t xml:space="preserve"> on reach, completion, knowledge gains, digital readiness, onboarding, transaction activity, sustained usage, and beneficiary feedback. </w:t>
            </w:r>
            <w:r>
              <w:rPr>
                <w:b/>
              </w:rPr>
              <w:t>At least 3 actionable learning reports/recommendations</w:t>
            </w:r>
            <w:r>
              <w:t xml:space="preserve"> are produced and formally presented to BISP to inform national scale-up. </w:t>
            </w:r>
          </w:p>
        </w:tc>
      </w:tr>
    </w:tbl>
    <w:p w14:paraId="52CD6653" w14:textId="77777777" w:rsidR="006B3FC0" w:rsidRDefault="00000000">
      <w:pPr>
        <w:spacing w:after="0" w:line="259" w:lineRule="auto"/>
        <w:ind w:left="0" w:right="0" w:firstLine="0"/>
        <w:jc w:val="left"/>
      </w:pPr>
      <w:r>
        <w:t xml:space="preserve"> </w:t>
      </w:r>
    </w:p>
    <w:p w14:paraId="2CDB5479" w14:textId="77777777" w:rsidR="006B3FC0" w:rsidRDefault="00000000">
      <w:pPr>
        <w:spacing w:after="0" w:line="259" w:lineRule="auto"/>
        <w:ind w:left="0" w:right="0" w:firstLine="0"/>
        <w:jc w:val="left"/>
      </w:pPr>
      <w:r>
        <w:t xml:space="preserve"> </w:t>
      </w:r>
    </w:p>
    <w:p w14:paraId="75446305" w14:textId="77777777" w:rsidR="006B3FC0" w:rsidRDefault="00000000">
      <w:pPr>
        <w:pStyle w:val="Heading4"/>
        <w:tabs>
          <w:tab w:val="center" w:pos="9362"/>
        </w:tabs>
        <w:ind w:left="-15" w:firstLine="0"/>
      </w:pPr>
      <w:r>
        <w:t xml:space="preserve"> 5. Project Timeline and Deliverables</w:t>
      </w:r>
      <w:r>
        <w:rPr>
          <w:b w:val="0"/>
          <w:sz w:val="20"/>
        </w:rPr>
        <w:t xml:space="preserve"> </w:t>
      </w:r>
      <w:r>
        <w:rPr>
          <w:b w:val="0"/>
          <w:sz w:val="20"/>
        </w:rPr>
        <w:tab/>
      </w:r>
      <w:r>
        <w:rPr>
          <w:b w:val="0"/>
          <w:color w:val="000000"/>
        </w:rPr>
        <w:t xml:space="preserve"> </w:t>
      </w:r>
    </w:p>
    <w:p w14:paraId="5B97B871" w14:textId="77777777" w:rsidR="006B3FC0" w:rsidRDefault="00000000">
      <w:pPr>
        <w:spacing w:after="0" w:line="259" w:lineRule="auto"/>
        <w:ind w:left="0" w:right="0" w:firstLine="0"/>
        <w:jc w:val="left"/>
      </w:pPr>
      <w:r>
        <w:t xml:space="preserve"> </w:t>
      </w:r>
    </w:p>
    <w:p w14:paraId="668BAA07" w14:textId="77777777" w:rsidR="006B3FC0" w:rsidRDefault="00000000">
      <w:pPr>
        <w:ind w:left="7" w:right="186"/>
      </w:pPr>
      <w:r>
        <w:t xml:space="preserve">The indicative deliverables and payment schedule reflecting complete physical rollout are as follows </w:t>
      </w:r>
      <w:r>
        <w:rPr>
          <w:rFonts w:cs="Calibri"/>
        </w:rPr>
        <w:t>–</w:t>
      </w:r>
      <w:r>
        <w:t xml:space="preserve">  </w:t>
      </w:r>
    </w:p>
    <w:tbl>
      <w:tblPr>
        <w:tblStyle w:val="TableGrid"/>
        <w:tblW w:w="9350" w:type="dxa"/>
        <w:tblInd w:w="11" w:type="dxa"/>
        <w:tblCellMar>
          <w:top w:w="47" w:type="dxa"/>
          <w:left w:w="107" w:type="dxa"/>
          <w:right w:w="57" w:type="dxa"/>
        </w:tblCellMar>
        <w:tblLook w:val="04A0" w:firstRow="1" w:lastRow="0" w:firstColumn="1" w:lastColumn="0" w:noHBand="0" w:noVBand="1"/>
      </w:tblPr>
      <w:tblGrid>
        <w:gridCol w:w="2324"/>
        <w:gridCol w:w="5453"/>
        <w:gridCol w:w="1573"/>
      </w:tblGrid>
      <w:tr w:rsidR="006B3FC0" w14:paraId="167B3AAC" w14:textId="77777777">
        <w:trPr>
          <w:trHeight w:val="814"/>
        </w:trPr>
        <w:tc>
          <w:tcPr>
            <w:tcW w:w="2324"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1706CCBA" w14:textId="77777777" w:rsidR="006B3FC0" w:rsidRDefault="00000000">
            <w:pPr>
              <w:spacing w:after="0" w:line="259" w:lineRule="auto"/>
              <w:ind w:left="0" w:right="0" w:firstLine="0"/>
              <w:jc w:val="left"/>
            </w:pPr>
            <w:r>
              <w:rPr>
                <w:b/>
                <w:color w:val="FFFFFF"/>
              </w:rPr>
              <w:t xml:space="preserve">Deliverable </w:t>
            </w:r>
          </w:p>
        </w:tc>
        <w:tc>
          <w:tcPr>
            <w:tcW w:w="5452" w:type="dxa"/>
            <w:tcBorders>
              <w:top w:val="single" w:sz="4" w:space="0" w:color="000000"/>
              <w:left w:val="single" w:sz="4" w:space="0" w:color="000000"/>
              <w:bottom w:val="single" w:sz="4" w:space="0" w:color="000000"/>
              <w:right w:val="single" w:sz="4" w:space="0" w:color="000000"/>
            </w:tcBorders>
            <w:shd w:val="clear" w:color="auto" w:fill="1F3863"/>
            <w:vAlign w:val="center"/>
          </w:tcPr>
          <w:p w14:paraId="7AE8AA8C" w14:textId="77777777" w:rsidR="006B3FC0" w:rsidRDefault="00000000">
            <w:pPr>
              <w:spacing w:after="0" w:line="259" w:lineRule="auto"/>
              <w:ind w:left="2" w:right="0" w:firstLine="0"/>
              <w:jc w:val="left"/>
            </w:pPr>
            <w:r>
              <w:rPr>
                <w:b/>
                <w:color w:val="FFFFFF"/>
              </w:rPr>
              <w:t xml:space="preserve">Description </w:t>
            </w:r>
          </w:p>
        </w:tc>
        <w:tc>
          <w:tcPr>
            <w:tcW w:w="1573" w:type="dxa"/>
            <w:tcBorders>
              <w:top w:val="single" w:sz="4" w:space="0" w:color="000000"/>
              <w:left w:val="single" w:sz="4" w:space="0" w:color="000000"/>
              <w:bottom w:val="single" w:sz="4" w:space="0" w:color="000000"/>
              <w:right w:val="single" w:sz="4" w:space="0" w:color="000000"/>
            </w:tcBorders>
            <w:shd w:val="clear" w:color="auto" w:fill="1F3863"/>
          </w:tcPr>
          <w:p w14:paraId="4AE3B8CA" w14:textId="77777777" w:rsidR="006B3FC0" w:rsidRDefault="00000000">
            <w:pPr>
              <w:spacing w:after="0" w:line="259" w:lineRule="auto"/>
              <w:ind w:left="1" w:right="0" w:firstLine="0"/>
              <w:jc w:val="left"/>
            </w:pPr>
            <w:r>
              <w:rPr>
                <w:b/>
                <w:color w:val="FFFFFF"/>
              </w:rPr>
              <w:t xml:space="preserve">Tentative </w:t>
            </w:r>
          </w:p>
          <w:p w14:paraId="1D3507DC" w14:textId="77777777" w:rsidR="006B3FC0" w:rsidRDefault="00000000">
            <w:pPr>
              <w:spacing w:after="0" w:line="259" w:lineRule="auto"/>
              <w:ind w:left="1" w:right="0" w:firstLine="0"/>
              <w:jc w:val="left"/>
            </w:pPr>
            <w:r>
              <w:rPr>
                <w:b/>
                <w:color w:val="FFFFFF"/>
              </w:rPr>
              <w:t xml:space="preserve">Timeline </w:t>
            </w:r>
            <w:r>
              <w:rPr>
                <w:b/>
                <w:color w:val="FFFFFF"/>
              </w:rPr>
              <w:tab/>
              <w:t xml:space="preserve">&amp; Payment </w:t>
            </w:r>
          </w:p>
        </w:tc>
      </w:tr>
      <w:tr w:rsidR="006B3FC0" w14:paraId="175EB602" w14:textId="77777777">
        <w:trPr>
          <w:trHeight w:val="1890"/>
        </w:trPr>
        <w:tc>
          <w:tcPr>
            <w:tcW w:w="2324" w:type="dxa"/>
            <w:tcBorders>
              <w:top w:val="single" w:sz="4" w:space="0" w:color="000000"/>
              <w:left w:val="single" w:sz="4" w:space="0" w:color="000000"/>
              <w:bottom w:val="single" w:sz="4" w:space="0" w:color="000000"/>
              <w:right w:val="single" w:sz="4" w:space="0" w:color="000000"/>
            </w:tcBorders>
          </w:tcPr>
          <w:p w14:paraId="1086915C" w14:textId="4522AF8E" w:rsidR="00435BEC" w:rsidRDefault="00000000" w:rsidP="00435BEC">
            <w:pPr>
              <w:spacing w:after="0" w:line="259" w:lineRule="auto"/>
              <w:ind w:left="0" w:right="0" w:firstLine="0"/>
            </w:pPr>
            <w:r>
              <w:lastRenderedPageBreak/>
              <w:t xml:space="preserve">D1. Inception Report &amp; Baseline Diagnostic </w:t>
            </w:r>
          </w:p>
        </w:tc>
        <w:tc>
          <w:tcPr>
            <w:tcW w:w="5452" w:type="dxa"/>
            <w:tcBorders>
              <w:top w:val="single" w:sz="4" w:space="0" w:color="000000"/>
              <w:left w:val="single" w:sz="4" w:space="0" w:color="000000"/>
              <w:bottom w:val="single" w:sz="4" w:space="0" w:color="000000"/>
              <w:right w:val="single" w:sz="4" w:space="0" w:color="000000"/>
            </w:tcBorders>
          </w:tcPr>
          <w:p w14:paraId="158324BB" w14:textId="77777777" w:rsidR="006B3FC0" w:rsidRDefault="00000000">
            <w:pPr>
              <w:spacing w:after="0" w:line="259" w:lineRule="auto"/>
              <w:ind w:left="2" w:right="48" w:firstLine="0"/>
            </w:pPr>
            <w:r>
              <w:t xml:space="preserve">Detailed inception report covering implementation methodology, governance, staffing, BISP field coordination mechanisms, and risk mitigation. Includes the proposed baseline diagnostic methodology and tools, beneficiary segmentation framework (including device access and digital connectivity profiling to inform modality mix), reporting approach, and initial assessment of beneficiary </w:t>
            </w:r>
          </w:p>
        </w:tc>
        <w:tc>
          <w:tcPr>
            <w:tcW w:w="1573" w:type="dxa"/>
            <w:tcBorders>
              <w:top w:val="single" w:sz="4" w:space="0" w:color="000000"/>
              <w:left w:val="single" w:sz="4" w:space="0" w:color="000000"/>
              <w:bottom w:val="single" w:sz="4" w:space="0" w:color="000000"/>
              <w:right w:val="single" w:sz="4" w:space="0" w:color="000000"/>
            </w:tcBorders>
          </w:tcPr>
          <w:p w14:paraId="6324D726" w14:textId="337DB0A4" w:rsidR="006B3FC0" w:rsidRDefault="00000000">
            <w:pPr>
              <w:spacing w:after="0" w:line="259" w:lineRule="auto"/>
              <w:ind w:left="1" w:right="0" w:firstLine="0"/>
              <w:jc w:val="left"/>
            </w:pPr>
            <w:r>
              <w:t>Month 1</w:t>
            </w:r>
            <w:ins w:id="204" w:author="Kamran Khan" w:date="2026-10-07T16:03:00Z" w16du:dateUtc="2026-10-07T11:03:00Z">
              <w:r w:rsidR="00435BEC">
                <w:rPr>
                  <w:rStyle w:val="FootnoteReference"/>
                </w:rPr>
                <w:footnoteReference w:id="7"/>
              </w:r>
            </w:ins>
            <w:r>
              <w:t xml:space="preserve">–2 | 10% </w:t>
            </w:r>
          </w:p>
        </w:tc>
      </w:tr>
    </w:tbl>
    <w:p w14:paraId="27791F1A" w14:textId="77777777" w:rsidR="006B3FC0" w:rsidRDefault="006B3FC0" w:rsidP="002769F2">
      <w:pPr>
        <w:spacing w:after="0" w:line="259" w:lineRule="auto"/>
        <w:ind w:left="0" w:right="196" w:firstLine="0"/>
        <w:jc w:val="left"/>
      </w:pPr>
    </w:p>
    <w:tbl>
      <w:tblPr>
        <w:tblStyle w:val="TableGrid"/>
        <w:tblW w:w="9352" w:type="dxa"/>
        <w:tblInd w:w="10" w:type="dxa"/>
        <w:tblCellMar>
          <w:top w:w="48" w:type="dxa"/>
          <w:left w:w="108" w:type="dxa"/>
          <w:right w:w="58" w:type="dxa"/>
        </w:tblCellMar>
        <w:tblLook w:val="04A0" w:firstRow="1" w:lastRow="0" w:firstColumn="1" w:lastColumn="0" w:noHBand="0" w:noVBand="1"/>
      </w:tblPr>
      <w:tblGrid>
        <w:gridCol w:w="2326"/>
        <w:gridCol w:w="5452"/>
        <w:gridCol w:w="1574"/>
      </w:tblGrid>
      <w:tr w:rsidR="006B3FC0" w14:paraId="2569DB87" w14:textId="77777777">
        <w:trPr>
          <w:trHeight w:val="1085"/>
        </w:trPr>
        <w:tc>
          <w:tcPr>
            <w:tcW w:w="2326" w:type="dxa"/>
            <w:tcBorders>
              <w:top w:val="single" w:sz="4" w:space="0" w:color="000000"/>
              <w:left w:val="single" w:sz="4" w:space="0" w:color="000000"/>
              <w:bottom w:val="single" w:sz="4" w:space="0" w:color="000000"/>
              <w:right w:val="single" w:sz="4" w:space="0" w:color="000000"/>
            </w:tcBorders>
          </w:tcPr>
          <w:p w14:paraId="6CAB0102"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77529E63" w14:textId="77777777" w:rsidR="006B3FC0" w:rsidRDefault="00000000">
            <w:pPr>
              <w:spacing w:after="0" w:line="259" w:lineRule="auto"/>
              <w:ind w:left="1" w:right="50" w:firstLine="0"/>
            </w:pPr>
            <w:r>
              <w:t xml:space="preserve">digital readiness, transaction behaviours, and contextual barriers. The report should also include the firm's initial view on the proposed blended delivery modality split per geography and beneficiary segment. </w:t>
            </w:r>
          </w:p>
        </w:tc>
        <w:tc>
          <w:tcPr>
            <w:tcW w:w="1574" w:type="dxa"/>
            <w:tcBorders>
              <w:top w:val="single" w:sz="4" w:space="0" w:color="000000"/>
              <w:left w:val="single" w:sz="4" w:space="0" w:color="000000"/>
              <w:bottom w:val="single" w:sz="4" w:space="0" w:color="000000"/>
              <w:right w:val="single" w:sz="4" w:space="0" w:color="000000"/>
            </w:tcBorders>
          </w:tcPr>
          <w:p w14:paraId="37933520" w14:textId="77777777" w:rsidR="006B3FC0" w:rsidRDefault="006B3FC0">
            <w:pPr>
              <w:spacing w:after="160" w:line="259" w:lineRule="auto"/>
              <w:ind w:left="0" w:right="0" w:firstLine="0"/>
              <w:jc w:val="left"/>
            </w:pPr>
          </w:p>
        </w:tc>
      </w:tr>
      <w:tr w:rsidR="006B3FC0" w14:paraId="0394994A" w14:textId="77777777">
        <w:trPr>
          <w:trHeight w:val="4037"/>
        </w:trPr>
        <w:tc>
          <w:tcPr>
            <w:tcW w:w="2326" w:type="dxa"/>
            <w:tcBorders>
              <w:top w:val="single" w:sz="4" w:space="0" w:color="000000"/>
              <w:left w:val="single" w:sz="4" w:space="0" w:color="000000"/>
              <w:bottom w:val="single" w:sz="4" w:space="0" w:color="000000"/>
              <w:right w:val="single" w:sz="4" w:space="0" w:color="000000"/>
            </w:tcBorders>
          </w:tcPr>
          <w:p w14:paraId="691787C8" w14:textId="77777777" w:rsidR="006B3FC0" w:rsidRDefault="00000000">
            <w:pPr>
              <w:tabs>
                <w:tab w:val="center" w:pos="152"/>
                <w:tab w:val="center" w:pos="839"/>
                <w:tab w:val="center" w:pos="1743"/>
              </w:tabs>
              <w:spacing w:after="0" w:line="259" w:lineRule="auto"/>
              <w:ind w:left="0" w:right="0" w:firstLine="0"/>
              <w:jc w:val="left"/>
            </w:pPr>
            <w:r>
              <w:tab/>
              <w:t xml:space="preserve">D2. </w:t>
            </w:r>
            <w:r>
              <w:tab/>
              <w:t xml:space="preserve">GTM, </w:t>
            </w:r>
            <w:r>
              <w:tab/>
              <w:t xml:space="preserve">Blended </w:t>
            </w:r>
          </w:p>
          <w:p w14:paraId="46C0F745" w14:textId="77777777" w:rsidR="006B3FC0" w:rsidRDefault="00000000">
            <w:pPr>
              <w:tabs>
                <w:tab w:val="center" w:pos="552"/>
                <w:tab w:val="center" w:pos="1532"/>
                <w:tab w:val="center" w:pos="2035"/>
              </w:tabs>
              <w:spacing w:after="0" w:line="259" w:lineRule="auto"/>
              <w:ind w:left="0" w:right="0" w:firstLine="0"/>
              <w:jc w:val="left"/>
            </w:pPr>
            <w:r>
              <w:tab/>
              <w:t xml:space="preserve">Deployment </w:t>
            </w:r>
            <w:r>
              <w:tab/>
              <w:t xml:space="preserve">Plan </w:t>
            </w:r>
            <w:r>
              <w:tab/>
              <w:t xml:space="preserve">&amp; </w:t>
            </w:r>
          </w:p>
          <w:p w14:paraId="73DAF651" w14:textId="77777777" w:rsidR="006B3FC0" w:rsidRDefault="00000000">
            <w:pPr>
              <w:spacing w:after="0" w:line="259" w:lineRule="auto"/>
              <w:ind w:left="0" w:right="0" w:firstLine="0"/>
              <w:jc w:val="left"/>
            </w:pPr>
            <w:r>
              <w:t xml:space="preserve">Roll-Out Strategy </w:t>
            </w:r>
          </w:p>
        </w:tc>
        <w:tc>
          <w:tcPr>
            <w:tcW w:w="5452" w:type="dxa"/>
            <w:tcBorders>
              <w:top w:val="single" w:sz="4" w:space="0" w:color="000000"/>
              <w:left w:val="single" w:sz="4" w:space="0" w:color="000000"/>
              <w:bottom w:val="single" w:sz="4" w:space="0" w:color="000000"/>
              <w:right w:val="single" w:sz="4" w:space="0" w:color="000000"/>
            </w:tcBorders>
          </w:tcPr>
          <w:p w14:paraId="322882FA" w14:textId="77777777" w:rsidR="006B3FC0" w:rsidRDefault="00000000">
            <w:pPr>
              <w:spacing w:after="0" w:line="239" w:lineRule="auto"/>
              <w:ind w:left="1" w:right="48" w:firstLine="0"/>
            </w:pPr>
            <w:r>
              <w:t>Comprehensive nationwide rollout and engagement strategy covering phased regional deployment, cohort prioritization, trainer allocation, field coordination, training schedules, venue planning, mobilization approach, and integration with payment touchpoints. Must include a dedicated Blended Training Deployment Plan (per sub-</w:t>
            </w:r>
          </w:p>
          <w:p w14:paraId="57358CE8" w14:textId="1B951E7D" w:rsidR="006B3FC0" w:rsidRDefault="00000000">
            <w:pPr>
              <w:spacing w:after="0" w:line="259" w:lineRule="auto"/>
              <w:ind w:left="1" w:right="47" w:firstLine="0"/>
            </w:pPr>
            <w:r>
              <w:t>section 3A) articulating: (i) the justified physical-to-digital modality split by segment and geography; (ii) a channel-</w:t>
            </w:r>
            <w:del w:id="219" w:author="Kamran Khan" w:date="2026-10-07T16:02:00Z" w16du:dateUtc="2026-10-07T11:02:00Z">
              <w:r w:rsidDel="00435BEC">
                <w:delText>bychannel</w:delText>
              </w:r>
            </w:del>
            <w:ins w:id="220" w:author="Kamran Khan" w:date="2026-10-07T16:02:00Z" w16du:dateUtc="2026-10-07T11:02:00Z">
              <w:r w:rsidR="00435BEC">
                <w:t>by channel</w:t>
              </w:r>
            </w:ins>
            <w:r>
              <w:t xml:space="preserve"> content deployment map (classroom, IVR, SMS, video, print, digital media); and (iii) a sequencing framework for in-person and digital touchpoints across the beneficiary journey from mobilization through sustained usage. Also covers quality assurance protocols, governance structures, and risk mitigation for operational and sociocultural barriers affecting women beneficiaries. </w:t>
            </w:r>
          </w:p>
        </w:tc>
        <w:tc>
          <w:tcPr>
            <w:tcW w:w="1574" w:type="dxa"/>
            <w:tcBorders>
              <w:top w:val="single" w:sz="4" w:space="0" w:color="000000"/>
              <w:left w:val="single" w:sz="4" w:space="0" w:color="000000"/>
              <w:bottom w:val="single" w:sz="4" w:space="0" w:color="000000"/>
              <w:right w:val="single" w:sz="4" w:space="0" w:color="000000"/>
            </w:tcBorders>
          </w:tcPr>
          <w:p w14:paraId="3C6B8330" w14:textId="77777777" w:rsidR="006B3FC0" w:rsidRDefault="00000000">
            <w:pPr>
              <w:spacing w:after="0" w:line="259" w:lineRule="auto"/>
              <w:ind w:left="0" w:right="0" w:firstLine="0"/>
              <w:jc w:val="left"/>
            </w:pPr>
            <w:r>
              <w:t xml:space="preserve">Month 2–3 | 10% </w:t>
            </w:r>
          </w:p>
        </w:tc>
      </w:tr>
      <w:tr w:rsidR="006B3FC0" w14:paraId="26BB61DB" w14:textId="77777777">
        <w:trPr>
          <w:trHeight w:val="3502"/>
        </w:trPr>
        <w:tc>
          <w:tcPr>
            <w:tcW w:w="2326" w:type="dxa"/>
            <w:tcBorders>
              <w:top w:val="single" w:sz="4" w:space="0" w:color="000000"/>
              <w:left w:val="single" w:sz="4" w:space="0" w:color="000000"/>
              <w:bottom w:val="single" w:sz="4" w:space="0" w:color="000000"/>
              <w:right w:val="single" w:sz="4" w:space="0" w:color="000000"/>
            </w:tcBorders>
          </w:tcPr>
          <w:p w14:paraId="76C95EFB" w14:textId="77777777" w:rsidR="006B3FC0" w:rsidRDefault="00000000">
            <w:pPr>
              <w:spacing w:after="0" w:line="239" w:lineRule="auto"/>
              <w:ind w:left="0" w:right="0" w:firstLine="0"/>
            </w:pPr>
            <w:r>
              <w:lastRenderedPageBreak/>
              <w:t xml:space="preserve">D3. Curriculum &amp; Training Materials </w:t>
            </w:r>
          </w:p>
          <w:p w14:paraId="264DBEBE" w14:textId="77777777" w:rsidR="006B3FC0" w:rsidRDefault="00000000">
            <w:pPr>
              <w:spacing w:after="0" w:line="259" w:lineRule="auto"/>
              <w:ind w:left="0" w:right="0" w:firstLine="0"/>
              <w:jc w:val="left"/>
            </w:pPr>
            <w:r>
              <w:t xml:space="preserve">Package </w:t>
            </w:r>
          </w:p>
        </w:tc>
        <w:tc>
          <w:tcPr>
            <w:tcW w:w="5452" w:type="dxa"/>
            <w:tcBorders>
              <w:top w:val="single" w:sz="4" w:space="0" w:color="000000"/>
              <w:left w:val="single" w:sz="4" w:space="0" w:color="000000"/>
              <w:bottom w:val="single" w:sz="4" w:space="0" w:color="000000"/>
              <w:right w:val="single" w:sz="4" w:space="0" w:color="000000"/>
            </w:tcBorders>
          </w:tcPr>
          <w:p w14:paraId="0F9B46BC" w14:textId="77777777" w:rsidR="006B3FC0" w:rsidRDefault="00000000">
            <w:pPr>
              <w:spacing w:after="0" w:line="259" w:lineRule="auto"/>
              <w:ind w:left="1" w:right="48" w:firstLine="0"/>
            </w:pPr>
            <w:r>
              <w:t xml:space="preserve">Approved, fully localized blended training content package covering both physical and digital channels. Physical content: facilitator and trainer guides, participant booklets and job aids, printed flyers, and demonstration toolkits. Digital content: IVR scripts, SMS nudge sequences, short instructional videos, digital media awareness materials, and e-guide versions of key training materials. All content must be designed for low-literacy audiences using visual and audio formats, localized across languages and geographies, and integrate gender-intentional modules on women's financial rights, fraud awareness, and household dynamics. Full approval from Karandaaz and BISP required before rollout. </w:t>
            </w:r>
          </w:p>
        </w:tc>
        <w:tc>
          <w:tcPr>
            <w:tcW w:w="1574" w:type="dxa"/>
            <w:tcBorders>
              <w:top w:val="single" w:sz="4" w:space="0" w:color="000000"/>
              <w:left w:val="single" w:sz="4" w:space="0" w:color="000000"/>
              <w:bottom w:val="single" w:sz="4" w:space="0" w:color="000000"/>
              <w:right w:val="single" w:sz="4" w:space="0" w:color="000000"/>
            </w:tcBorders>
          </w:tcPr>
          <w:p w14:paraId="52F54741" w14:textId="77777777" w:rsidR="006B3FC0" w:rsidRDefault="00000000">
            <w:pPr>
              <w:spacing w:after="0" w:line="259" w:lineRule="auto"/>
              <w:ind w:left="0" w:right="0" w:firstLine="0"/>
              <w:jc w:val="left"/>
            </w:pPr>
            <w:r>
              <w:t xml:space="preserve">Month 3–4 | 10% </w:t>
            </w:r>
          </w:p>
        </w:tc>
      </w:tr>
      <w:tr w:rsidR="006B3FC0" w14:paraId="7508348A" w14:textId="77777777">
        <w:trPr>
          <w:trHeight w:val="2427"/>
        </w:trPr>
        <w:tc>
          <w:tcPr>
            <w:tcW w:w="2326" w:type="dxa"/>
            <w:tcBorders>
              <w:top w:val="single" w:sz="4" w:space="0" w:color="000000"/>
              <w:left w:val="single" w:sz="4" w:space="0" w:color="000000"/>
              <w:bottom w:val="single" w:sz="4" w:space="0" w:color="000000"/>
              <w:right w:val="single" w:sz="4" w:space="0" w:color="000000"/>
            </w:tcBorders>
          </w:tcPr>
          <w:p w14:paraId="7DA5CED8" w14:textId="77777777" w:rsidR="006B3FC0" w:rsidRDefault="00000000">
            <w:pPr>
              <w:spacing w:after="0" w:line="259" w:lineRule="auto"/>
              <w:ind w:left="0" w:right="0" w:firstLine="0"/>
              <w:jc w:val="left"/>
            </w:pPr>
            <w:r>
              <w:t xml:space="preserve">D4. Training of Trainers </w:t>
            </w:r>
          </w:p>
          <w:p w14:paraId="5CFD2ED3" w14:textId="77777777" w:rsidR="006B3FC0" w:rsidRDefault="00000000">
            <w:pPr>
              <w:tabs>
                <w:tab w:val="center" w:pos="232"/>
                <w:tab w:val="center" w:pos="1590"/>
              </w:tabs>
              <w:spacing w:after="0" w:line="259" w:lineRule="auto"/>
              <w:ind w:left="0" w:right="0" w:firstLine="0"/>
              <w:jc w:val="left"/>
            </w:pPr>
            <w:r>
              <w:tab/>
              <w:t xml:space="preserve">(ToT) </w:t>
            </w:r>
            <w:r>
              <w:tab/>
              <w:t xml:space="preserve">Completion </w:t>
            </w:r>
          </w:p>
          <w:p w14:paraId="77FA4651" w14:textId="77777777" w:rsidR="006B3FC0" w:rsidRDefault="00000000">
            <w:pPr>
              <w:spacing w:after="0" w:line="259" w:lineRule="auto"/>
              <w:ind w:left="0" w:right="0" w:firstLine="0"/>
              <w:jc w:val="left"/>
            </w:pPr>
            <w:r>
              <w:t xml:space="preserve">Report </w:t>
            </w:r>
          </w:p>
        </w:tc>
        <w:tc>
          <w:tcPr>
            <w:tcW w:w="5452" w:type="dxa"/>
            <w:tcBorders>
              <w:top w:val="single" w:sz="4" w:space="0" w:color="000000"/>
              <w:left w:val="single" w:sz="4" w:space="0" w:color="000000"/>
              <w:bottom w:val="single" w:sz="4" w:space="0" w:color="000000"/>
              <w:right w:val="single" w:sz="4" w:space="0" w:color="000000"/>
            </w:tcBorders>
          </w:tcPr>
          <w:p w14:paraId="57688052" w14:textId="77777777" w:rsidR="006B3FC0" w:rsidRDefault="00000000">
            <w:pPr>
              <w:spacing w:after="0" w:line="259" w:lineRule="auto"/>
              <w:ind w:left="1" w:right="49" w:firstLine="0"/>
            </w:pPr>
            <w:r>
              <w:t xml:space="preserve">Completion of the ToT program and certification of appropriate number of BISP master trainers, equipping them to deliver both in-person classroom sessions and to support beneficiaries in engaging with digital training content. The report should include training schedules, attendance records, trainer competency assessments, certification results, peer educator onboarding, and deployment readiness documentation. Trainers must be certified before any beneficiary rollout phase commences. </w:t>
            </w:r>
          </w:p>
        </w:tc>
        <w:tc>
          <w:tcPr>
            <w:tcW w:w="1574" w:type="dxa"/>
            <w:tcBorders>
              <w:top w:val="single" w:sz="4" w:space="0" w:color="000000"/>
              <w:left w:val="single" w:sz="4" w:space="0" w:color="000000"/>
              <w:bottom w:val="single" w:sz="4" w:space="0" w:color="000000"/>
              <w:right w:val="single" w:sz="4" w:space="0" w:color="000000"/>
            </w:tcBorders>
          </w:tcPr>
          <w:p w14:paraId="5F0F9D08" w14:textId="77777777" w:rsidR="006B3FC0" w:rsidRDefault="00000000">
            <w:pPr>
              <w:spacing w:after="0" w:line="259" w:lineRule="auto"/>
              <w:ind w:left="0" w:right="0" w:firstLine="0"/>
              <w:jc w:val="left"/>
            </w:pPr>
            <w:r>
              <w:t xml:space="preserve">Month 4–5 | 10% </w:t>
            </w:r>
          </w:p>
        </w:tc>
      </w:tr>
      <w:tr w:rsidR="006B3FC0" w14:paraId="3360C960" w14:textId="77777777">
        <w:trPr>
          <w:trHeight w:val="1891"/>
        </w:trPr>
        <w:tc>
          <w:tcPr>
            <w:tcW w:w="2326" w:type="dxa"/>
            <w:tcBorders>
              <w:top w:val="single" w:sz="4" w:space="0" w:color="000000"/>
              <w:left w:val="single" w:sz="4" w:space="0" w:color="000000"/>
              <w:bottom w:val="single" w:sz="4" w:space="0" w:color="000000"/>
              <w:right w:val="single" w:sz="4" w:space="0" w:color="000000"/>
            </w:tcBorders>
          </w:tcPr>
          <w:p w14:paraId="56D47CE8" w14:textId="77777777" w:rsidR="006B3FC0" w:rsidRDefault="00000000">
            <w:pPr>
              <w:spacing w:after="0" w:line="259" w:lineRule="auto"/>
              <w:ind w:left="0" w:right="0" w:firstLine="0"/>
              <w:jc w:val="left"/>
            </w:pPr>
            <w:r>
              <w:t xml:space="preserve">D5. Beneficiary Rollout </w:t>
            </w:r>
          </w:p>
          <w:p w14:paraId="30C8A3FA" w14:textId="77777777" w:rsidR="006B3FC0" w:rsidRDefault="00000000">
            <w:pPr>
              <w:tabs>
                <w:tab w:val="center" w:pos="34"/>
                <w:tab w:val="center" w:pos="645"/>
                <w:tab w:val="center" w:pos="1309"/>
                <w:tab w:val="center" w:pos="1908"/>
              </w:tabs>
              <w:spacing w:after="0" w:line="259" w:lineRule="auto"/>
              <w:ind w:left="0" w:right="0" w:firstLine="0"/>
              <w:jc w:val="left"/>
            </w:pPr>
            <w:r>
              <w:tab/>
              <w:t xml:space="preserve">- </w:t>
            </w:r>
            <w:r>
              <w:tab/>
              <w:t xml:space="preserve">Phase </w:t>
            </w:r>
            <w:r>
              <w:tab/>
              <w:t xml:space="preserve">1: </w:t>
            </w:r>
            <w:r>
              <w:tab/>
              <w:t xml:space="preserve">Pilot </w:t>
            </w:r>
          </w:p>
          <w:p w14:paraId="1C47838A" w14:textId="77777777" w:rsidR="006B3FC0" w:rsidRDefault="00000000">
            <w:pPr>
              <w:spacing w:after="0" w:line="259" w:lineRule="auto"/>
              <w:ind w:left="0" w:right="0" w:firstLine="0"/>
              <w:jc w:val="left"/>
            </w:pPr>
            <w:r>
              <w:t xml:space="preserve">(~250,000 </w:t>
            </w:r>
          </w:p>
          <w:p w14:paraId="7E8E172D"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2C1C1595" w14:textId="0270A47E" w:rsidR="006B3FC0" w:rsidRDefault="00000000">
            <w:pPr>
              <w:spacing w:after="0" w:line="259" w:lineRule="auto"/>
              <w:ind w:left="1" w:right="50" w:firstLine="0"/>
            </w:pPr>
            <w:r>
              <w:t xml:space="preserve">Delivery of the first rollout phase targeting approximately 250,000 beneficiaries across two to three pilot provinces/regions, selected to represent a mix of urban, peri-urban, and rural contexts. Activities include community mobilization, beneficiary registration and attendance, in-person classroom training sessions, practical demonstrations, distribution of printed materials, </w:t>
            </w:r>
            <w:ins w:id="221" w:author="Kamran Khan" w:date="2026-10-06T20:17:00Z" w16du:dateUtc="2026-10-06T15:17:00Z">
              <w:r w:rsidR="00F411F2">
                <w:rPr>
                  <w:rStyle w:val="FootnoteReference"/>
                </w:rPr>
                <w:footnoteReference w:id="8"/>
              </w:r>
            </w:ins>
          </w:p>
        </w:tc>
        <w:tc>
          <w:tcPr>
            <w:tcW w:w="1574" w:type="dxa"/>
            <w:tcBorders>
              <w:top w:val="single" w:sz="4" w:space="0" w:color="000000"/>
              <w:left w:val="single" w:sz="4" w:space="0" w:color="000000"/>
              <w:bottom w:val="single" w:sz="4" w:space="0" w:color="000000"/>
              <w:right w:val="single" w:sz="4" w:space="0" w:color="000000"/>
            </w:tcBorders>
          </w:tcPr>
          <w:p w14:paraId="4C74AEC0" w14:textId="77777777" w:rsidR="006B3FC0" w:rsidRDefault="00000000">
            <w:pPr>
              <w:spacing w:after="0" w:line="259" w:lineRule="auto"/>
              <w:ind w:left="0" w:right="0" w:firstLine="0"/>
              <w:jc w:val="left"/>
            </w:pPr>
            <w:r>
              <w:t xml:space="preserve">Month 5–7 | 15% </w:t>
            </w:r>
          </w:p>
        </w:tc>
      </w:tr>
    </w:tbl>
    <w:p w14:paraId="231A489C" w14:textId="77777777" w:rsidR="006B3FC0" w:rsidRDefault="006B3FC0">
      <w:pPr>
        <w:spacing w:after="0" w:line="259" w:lineRule="auto"/>
        <w:ind w:left="-1440" w:right="196" w:firstLine="0"/>
        <w:jc w:val="left"/>
      </w:pPr>
    </w:p>
    <w:tbl>
      <w:tblPr>
        <w:tblStyle w:val="TableGrid"/>
        <w:tblW w:w="9352" w:type="dxa"/>
        <w:tblInd w:w="10" w:type="dxa"/>
        <w:tblCellMar>
          <w:top w:w="48" w:type="dxa"/>
          <w:left w:w="108" w:type="dxa"/>
          <w:right w:w="58" w:type="dxa"/>
        </w:tblCellMar>
        <w:tblLook w:val="04A0" w:firstRow="1" w:lastRow="0" w:firstColumn="1" w:lastColumn="0" w:noHBand="0" w:noVBand="1"/>
      </w:tblPr>
      <w:tblGrid>
        <w:gridCol w:w="2326"/>
        <w:gridCol w:w="5452"/>
        <w:gridCol w:w="1574"/>
      </w:tblGrid>
      <w:tr w:rsidR="006B3FC0" w14:paraId="7561FC0B" w14:textId="77777777">
        <w:trPr>
          <w:trHeight w:val="1889"/>
        </w:trPr>
        <w:tc>
          <w:tcPr>
            <w:tcW w:w="2326" w:type="dxa"/>
            <w:tcBorders>
              <w:top w:val="single" w:sz="4" w:space="0" w:color="000000"/>
              <w:left w:val="single" w:sz="4" w:space="0" w:color="000000"/>
              <w:bottom w:val="single" w:sz="4" w:space="0" w:color="000000"/>
              <w:right w:val="single" w:sz="4" w:space="0" w:color="000000"/>
            </w:tcBorders>
          </w:tcPr>
          <w:p w14:paraId="42604F41"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03CD4E81" w14:textId="77777777" w:rsidR="006B3FC0" w:rsidRDefault="00000000">
            <w:pPr>
              <w:spacing w:after="0" w:line="259" w:lineRule="auto"/>
              <w:ind w:left="1" w:right="49" w:firstLine="0"/>
            </w:pPr>
            <w:r>
              <w:t xml:space="preserve">activation of digital reinforcement channels (IVR calls, SMS nudges, video screening at venues), SIM and onboarding readiness support, and readiness for integration with BISP payment touchpoints. A Phase 1 Pilot Summary documenting early operational findings, modality performance, and ag reed course corrections must accompany this deliverable. </w:t>
            </w:r>
          </w:p>
        </w:tc>
        <w:tc>
          <w:tcPr>
            <w:tcW w:w="1574" w:type="dxa"/>
            <w:tcBorders>
              <w:top w:val="single" w:sz="4" w:space="0" w:color="000000"/>
              <w:left w:val="single" w:sz="4" w:space="0" w:color="000000"/>
              <w:bottom w:val="single" w:sz="4" w:space="0" w:color="000000"/>
              <w:right w:val="single" w:sz="4" w:space="0" w:color="000000"/>
            </w:tcBorders>
          </w:tcPr>
          <w:p w14:paraId="76494ED3" w14:textId="77777777" w:rsidR="006B3FC0" w:rsidRDefault="006B3FC0">
            <w:pPr>
              <w:spacing w:after="160" w:line="259" w:lineRule="auto"/>
              <w:ind w:left="0" w:right="0" w:firstLine="0"/>
              <w:jc w:val="left"/>
            </w:pPr>
          </w:p>
        </w:tc>
      </w:tr>
      <w:tr w:rsidR="006B3FC0" w14:paraId="30FCB658" w14:textId="77777777">
        <w:trPr>
          <w:trHeight w:val="2698"/>
        </w:trPr>
        <w:tc>
          <w:tcPr>
            <w:tcW w:w="2326" w:type="dxa"/>
            <w:tcBorders>
              <w:top w:val="single" w:sz="4" w:space="0" w:color="000000"/>
              <w:left w:val="single" w:sz="4" w:space="0" w:color="000000"/>
              <w:bottom w:val="single" w:sz="4" w:space="0" w:color="000000"/>
              <w:right w:val="single" w:sz="4" w:space="0" w:color="000000"/>
            </w:tcBorders>
          </w:tcPr>
          <w:p w14:paraId="4B0F3AE4" w14:textId="77777777" w:rsidR="006B3FC0" w:rsidRDefault="00000000">
            <w:pPr>
              <w:spacing w:after="2" w:line="237" w:lineRule="auto"/>
              <w:ind w:left="0" w:right="0" w:firstLine="0"/>
            </w:pPr>
            <w:r>
              <w:lastRenderedPageBreak/>
              <w:t xml:space="preserve">D6. Phase 1 Review &amp; Course Correction </w:t>
            </w:r>
          </w:p>
          <w:p w14:paraId="22531146" w14:textId="77777777" w:rsidR="006B3FC0" w:rsidRDefault="00000000">
            <w:pPr>
              <w:spacing w:after="0" w:line="259" w:lineRule="auto"/>
              <w:ind w:left="0" w:right="0" w:firstLine="0"/>
              <w:jc w:val="left"/>
            </w:pPr>
            <w:r>
              <w:t xml:space="preserve">Report </w:t>
            </w:r>
          </w:p>
        </w:tc>
        <w:tc>
          <w:tcPr>
            <w:tcW w:w="5452" w:type="dxa"/>
            <w:tcBorders>
              <w:top w:val="single" w:sz="4" w:space="0" w:color="000000"/>
              <w:left w:val="single" w:sz="4" w:space="0" w:color="000000"/>
              <w:bottom w:val="single" w:sz="4" w:space="0" w:color="000000"/>
              <w:right w:val="single" w:sz="4" w:space="0" w:color="000000"/>
            </w:tcBorders>
          </w:tcPr>
          <w:p w14:paraId="67CA791A" w14:textId="77777777" w:rsidR="006B3FC0" w:rsidRDefault="00000000">
            <w:pPr>
              <w:spacing w:after="0" w:line="259" w:lineRule="auto"/>
              <w:ind w:left="1" w:right="48" w:firstLine="0"/>
            </w:pPr>
            <w:r>
              <w:t xml:space="preserve">Structured review of Phase 1 implementation findings covering training quality, beneficiary attendance and participation, channel effectiveness (physical vs. digital reach and engagement), early behavioral indicators, operational bottlenecks, and trainer performance. Must include a course correction plan with specific, agreed adjustments to the curriculum, modality mix, digital content, mobilization approach, or field logistics before Phase 2 commences. This deliverable acts as a quality gate prior to scale-up. </w:t>
            </w:r>
          </w:p>
        </w:tc>
        <w:tc>
          <w:tcPr>
            <w:tcW w:w="1574" w:type="dxa"/>
            <w:tcBorders>
              <w:top w:val="single" w:sz="4" w:space="0" w:color="000000"/>
              <w:left w:val="single" w:sz="4" w:space="0" w:color="000000"/>
              <w:bottom w:val="single" w:sz="4" w:space="0" w:color="000000"/>
              <w:right w:val="single" w:sz="4" w:space="0" w:color="000000"/>
            </w:tcBorders>
          </w:tcPr>
          <w:p w14:paraId="5D94D002" w14:textId="77777777" w:rsidR="006B3FC0" w:rsidRDefault="00000000">
            <w:pPr>
              <w:spacing w:after="0" w:line="259" w:lineRule="auto"/>
              <w:ind w:left="0" w:right="0" w:firstLine="0"/>
              <w:jc w:val="left"/>
            </w:pPr>
            <w:r>
              <w:t xml:space="preserve">Month 7 | 5% </w:t>
            </w:r>
          </w:p>
        </w:tc>
      </w:tr>
      <w:tr w:rsidR="006B3FC0" w14:paraId="3CED6C05" w14:textId="77777777">
        <w:trPr>
          <w:trHeight w:val="2964"/>
        </w:trPr>
        <w:tc>
          <w:tcPr>
            <w:tcW w:w="2326" w:type="dxa"/>
            <w:tcBorders>
              <w:top w:val="single" w:sz="4" w:space="0" w:color="000000"/>
              <w:left w:val="single" w:sz="4" w:space="0" w:color="000000"/>
              <w:bottom w:val="single" w:sz="4" w:space="0" w:color="000000"/>
              <w:right w:val="single" w:sz="4" w:space="0" w:color="000000"/>
            </w:tcBorders>
          </w:tcPr>
          <w:p w14:paraId="69EC0ABC" w14:textId="77777777" w:rsidR="006B3FC0" w:rsidRDefault="00000000">
            <w:pPr>
              <w:spacing w:after="0" w:line="239" w:lineRule="auto"/>
              <w:ind w:left="0" w:right="0" w:firstLine="0"/>
            </w:pPr>
            <w:r>
              <w:t xml:space="preserve">D7. Beneficiary Rollout — Phase 2: Scale-Up </w:t>
            </w:r>
          </w:p>
          <w:p w14:paraId="1F64B40D" w14:textId="77777777" w:rsidR="006B3FC0" w:rsidRDefault="00000000">
            <w:pPr>
              <w:spacing w:after="0" w:line="259" w:lineRule="auto"/>
              <w:ind w:left="0" w:right="0" w:firstLine="0"/>
              <w:jc w:val="left"/>
            </w:pPr>
            <w:r>
              <w:t xml:space="preserve">(~400,000 </w:t>
            </w:r>
          </w:p>
          <w:p w14:paraId="755C23D2"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6AD72BF8" w14:textId="77777777" w:rsidR="006B3FC0" w:rsidRDefault="00000000">
            <w:pPr>
              <w:spacing w:after="0" w:line="259" w:lineRule="auto"/>
              <w:ind w:left="1" w:right="48" w:firstLine="0"/>
            </w:pPr>
            <w:r>
              <w:t xml:space="preserve">Delivery of the second rollout phase targeting approximately 400,000 beneficiaries across an expanded set of provinces and districts, incorporating course corrections identified in D6. Activities mirror Phase 1 with refined modality deployment, improved digital channel activation where Phase 1 evidence supports it, and full operation of the behavioural reinforcement program (SMS/IVR nudge sequences, peer educator follow-up, printed take-home materials). Progress against cumulative coverage, quality, and behavioural targets must be tracked throughout. </w:t>
            </w:r>
          </w:p>
        </w:tc>
        <w:tc>
          <w:tcPr>
            <w:tcW w:w="1574" w:type="dxa"/>
            <w:tcBorders>
              <w:top w:val="single" w:sz="4" w:space="0" w:color="000000"/>
              <w:left w:val="single" w:sz="4" w:space="0" w:color="000000"/>
              <w:bottom w:val="single" w:sz="4" w:space="0" w:color="000000"/>
              <w:right w:val="single" w:sz="4" w:space="0" w:color="000000"/>
            </w:tcBorders>
          </w:tcPr>
          <w:p w14:paraId="5BBEAC86" w14:textId="77777777" w:rsidR="006B3FC0" w:rsidRDefault="00000000">
            <w:pPr>
              <w:spacing w:after="0" w:line="259" w:lineRule="auto"/>
              <w:ind w:left="0" w:right="0" w:firstLine="0"/>
              <w:jc w:val="left"/>
            </w:pPr>
            <w:r>
              <w:t xml:space="preserve">Month 7–10 | 15% </w:t>
            </w:r>
          </w:p>
        </w:tc>
      </w:tr>
      <w:tr w:rsidR="006B3FC0" w14:paraId="73B77B87" w14:textId="77777777">
        <w:trPr>
          <w:trHeight w:val="3500"/>
        </w:trPr>
        <w:tc>
          <w:tcPr>
            <w:tcW w:w="2326" w:type="dxa"/>
            <w:tcBorders>
              <w:top w:val="single" w:sz="4" w:space="0" w:color="000000"/>
              <w:left w:val="single" w:sz="4" w:space="0" w:color="000000"/>
              <w:bottom w:val="single" w:sz="4" w:space="0" w:color="000000"/>
              <w:right w:val="single" w:sz="4" w:space="0" w:color="000000"/>
            </w:tcBorders>
          </w:tcPr>
          <w:p w14:paraId="7B55BF66" w14:textId="77777777" w:rsidR="006B3FC0" w:rsidRDefault="00000000">
            <w:pPr>
              <w:spacing w:after="0" w:line="259" w:lineRule="auto"/>
              <w:ind w:left="0" w:right="0" w:firstLine="0"/>
              <w:jc w:val="left"/>
            </w:pPr>
            <w:r>
              <w:t xml:space="preserve">D8. Midline Progress Report </w:t>
            </w:r>
          </w:p>
        </w:tc>
        <w:tc>
          <w:tcPr>
            <w:tcW w:w="5452" w:type="dxa"/>
            <w:tcBorders>
              <w:top w:val="single" w:sz="4" w:space="0" w:color="000000"/>
              <w:left w:val="single" w:sz="4" w:space="0" w:color="000000"/>
              <w:bottom w:val="single" w:sz="4" w:space="0" w:color="000000"/>
              <w:right w:val="single" w:sz="4" w:space="0" w:color="000000"/>
            </w:tcBorders>
          </w:tcPr>
          <w:p w14:paraId="239CA61D" w14:textId="77777777" w:rsidR="006B3FC0" w:rsidRDefault="00000000">
            <w:pPr>
              <w:spacing w:after="0" w:line="259" w:lineRule="auto"/>
              <w:ind w:left="1" w:right="48" w:firstLine="0"/>
            </w:pPr>
            <w:r>
              <w:t xml:space="preserve">Structured midline report submitted at the conclusion of Phase 2, summarizing cumulative program performance across both rollout phases. Must cover: total beneficiary reach and coverage by region; participation and attendance rates; training quality scores; channel effectiveness metrics (in-person attendance, IVR call completion, SMS open/response rates, video reach); preliminary behavioural outcomes (e.g., transaction completion rates, PIN usage, reduction in intermediary reliance); operational performance against the GTM plan; and early assessment findings. Should also include updated risk register and recommendations for Phase 3 deployment. </w:t>
            </w:r>
          </w:p>
        </w:tc>
        <w:tc>
          <w:tcPr>
            <w:tcW w:w="1574" w:type="dxa"/>
            <w:tcBorders>
              <w:top w:val="single" w:sz="4" w:space="0" w:color="000000"/>
              <w:left w:val="single" w:sz="4" w:space="0" w:color="000000"/>
              <w:bottom w:val="single" w:sz="4" w:space="0" w:color="000000"/>
              <w:right w:val="single" w:sz="4" w:space="0" w:color="000000"/>
            </w:tcBorders>
          </w:tcPr>
          <w:p w14:paraId="4B9D7C54" w14:textId="77777777" w:rsidR="006B3FC0" w:rsidRDefault="00000000">
            <w:pPr>
              <w:spacing w:after="0" w:line="259" w:lineRule="auto"/>
              <w:ind w:left="0" w:right="0" w:firstLine="0"/>
              <w:jc w:val="left"/>
            </w:pPr>
            <w:r>
              <w:t xml:space="preserve">Month 10 | 5% </w:t>
            </w:r>
          </w:p>
        </w:tc>
      </w:tr>
      <w:tr w:rsidR="006B3FC0" w14:paraId="69CBB2CD" w14:textId="77777777">
        <w:trPr>
          <w:trHeight w:val="1891"/>
        </w:trPr>
        <w:tc>
          <w:tcPr>
            <w:tcW w:w="2326" w:type="dxa"/>
            <w:tcBorders>
              <w:top w:val="single" w:sz="4" w:space="0" w:color="000000"/>
              <w:left w:val="single" w:sz="4" w:space="0" w:color="000000"/>
              <w:bottom w:val="single" w:sz="4" w:space="0" w:color="000000"/>
              <w:right w:val="single" w:sz="4" w:space="0" w:color="000000"/>
            </w:tcBorders>
          </w:tcPr>
          <w:p w14:paraId="610AE227" w14:textId="77777777" w:rsidR="006B3FC0" w:rsidRDefault="00000000">
            <w:pPr>
              <w:spacing w:after="2" w:line="237" w:lineRule="auto"/>
              <w:ind w:left="0" w:right="0" w:firstLine="0"/>
            </w:pPr>
            <w:r>
              <w:t xml:space="preserve">D9. Beneficiary Rollout — Phase 3: Completion </w:t>
            </w:r>
          </w:p>
          <w:p w14:paraId="7992D299" w14:textId="77777777" w:rsidR="006B3FC0" w:rsidRDefault="00000000">
            <w:pPr>
              <w:spacing w:after="0" w:line="259" w:lineRule="auto"/>
              <w:ind w:left="0" w:right="0" w:firstLine="0"/>
              <w:jc w:val="left"/>
            </w:pPr>
            <w:r>
              <w:t xml:space="preserve">(~350,000 </w:t>
            </w:r>
          </w:p>
          <w:p w14:paraId="10A62F05" w14:textId="77777777" w:rsidR="006B3FC0" w:rsidRDefault="00000000">
            <w:pPr>
              <w:spacing w:after="0" w:line="259" w:lineRule="auto"/>
              <w:ind w:left="0" w:right="0" w:firstLine="0"/>
              <w:jc w:val="left"/>
            </w:pPr>
            <w:r>
              <w:t xml:space="preserve">Beneficiaries) </w:t>
            </w:r>
          </w:p>
        </w:tc>
        <w:tc>
          <w:tcPr>
            <w:tcW w:w="5452" w:type="dxa"/>
            <w:tcBorders>
              <w:top w:val="single" w:sz="4" w:space="0" w:color="000000"/>
              <w:left w:val="single" w:sz="4" w:space="0" w:color="000000"/>
              <w:bottom w:val="single" w:sz="4" w:space="0" w:color="000000"/>
              <w:right w:val="single" w:sz="4" w:space="0" w:color="000000"/>
            </w:tcBorders>
          </w:tcPr>
          <w:p w14:paraId="52669AD2" w14:textId="77777777" w:rsidR="006B3FC0" w:rsidRDefault="00000000">
            <w:pPr>
              <w:spacing w:after="0" w:line="259" w:lineRule="auto"/>
              <w:ind w:left="1" w:right="47" w:firstLine="0"/>
            </w:pPr>
            <w:r>
              <w:t xml:space="preserve">Delivery of the final rollout phase targeting the remaining approximately 350,000 beneficiaries, completing nationwide coverage. Geographic focus to prioritize remaining underserved and hard-to-reach areas including remote rural districts. Full blended delivery model to be operational, with the physical-to-digital mix calibrated based on evidence from Phases 1 and 2. Digital </w:t>
            </w:r>
          </w:p>
        </w:tc>
        <w:tc>
          <w:tcPr>
            <w:tcW w:w="1574" w:type="dxa"/>
            <w:tcBorders>
              <w:top w:val="single" w:sz="4" w:space="0" w:color="000000"/>
              <w:left w:val="single" w:sz="4" w:space="0" w:color="000000"/>
              <w:bottom w:val="single" w:sz="4" w:space="0" w:color="000000"/>
              <w:right w:val="single" w:sz="4" w:space="0" w:color="000000"/>
            </w:tcBorders>
          </w:tcPr>
          <w:p w14:paraId="454E597C" w14:textId="77777777" w:rsidR="006B3FC0" w:rsidRDefault="00000000">
            <w:pPr>
              <w:spacing w:after="0" w:line="259" w:lineRule="auto"/>
              <w:ind w:left="0" w:right="0" w:firstLine="0"/>
              <w:jc w:val="left"/>
            </w:pPr>
            <w:r>
              <w:t xml:space="preserve">Month 10–13 | 15% </w:t>
            </w:r>
          </w:p>
        </w:tc>
      </w:tr>
      <w:tr w:rsidR="006B3FC0" w14:paraId="4A1FBFE4" w14:textId="77777777">
        <w:trPr>
          <w:trHeight w:val="1354"/>
        </w:trPr>
        <w:tc>
          <w:tcPr>
            <w:tcW w:w="2326" w:type="dxa"/>
            <w:tcBorders>
              <w:top w:val="single" w:sz="4" w:space="0" w:color="000000"/>
              <w:left w:val="single" w:sz="4" w:space="0" w:color="000000"/>
              <w:bottom w:val="single" w:sz="4" w:space="0" w:color="000000"/>
              <w:right w:val="single" w:sz="4" w:space="0" w:color="000000"/>
            </w:tcBorders>
          </w:tcPr>
          <w:p w14:paraId="46974A9F" w14:textId="77777777" w:rsidR="006B3FC0" w:rsidRDefault="006B3FC0">
            <w:pPr>
              <w:spacing w:after="160" w:line="259" w:lineRule="auto"/>
              <w:ind w:left="0" w:right="0" w:firstLine="0"/>
              <w:jc w:val="left"/>
            </w:pPr>
          </w:p>
        </w:tc>
        <w:tc>
          <w:tcPr>
            <w:tcW w:w="5452" w:type="dxa"/>
            <w:tcBorders>
              <w:top w:val="single" w:sz="4" w:space="0" w:color="000000"/>
              <w:left w:val="single" w:sz="4" w:space="0" w:color="000000"/>
              <w:bottom w:val="single" w:sz="4" w:space="0" w:color="000000"/>
              <w:right w:val="single" w:sz="4" w:space="0" w:color="000000"/>
            </w:tcBorders>
          </w:tcPr>
          <w:p w14:paraId="3516A209" w14:textId="77777777" w:rsidR="006B3FC0" w:rsidRDefault="00000000">
            <w:pPr>
              <w:spacing w:after="0" w:line="259" w:lineRule="auto"/>
              <w:ind w:left="1" w:right="49" w:firstLine="0"/>
            </w:pPr>
            <w:r>
              <w:t xml:space="preserve">reinforcement sequences must be sustained for all Phase 3 cohorts post-training. Cumulative beneficiary training completion records, attendance documentation, and toolkit distribution confirmation to be submitted as part of this deliverable. </w:t>
            </w:r>
          </w:p>
        </w:tc>
        <w:tc>
          <w:tcPr>
            <w:tcW w:w="1574" w:type="dxa"/>
            <w:tcBorders>
              <w:top w:val="single" w:sz="4" w:space="0" w:color="000000"/>
              <w:left w:val="single" w:sz="4" w:space="0" w:color="000000"/>
              <w:bottom w:val="single" w:sz="4" w:space="0" w:color="000000"/>
              <w:right w:val="single" w:sz="4" w:space="0" w:color="000000"/>
            </w:tcBorders>
          </w:tcPr>
          <w:p w14:paraId="4052F8CE" w14:textId="77777777" w:rsidR="006B3FC0" w:rsidRDefault="006B3FC0">
            <w:pPr>
              <w:spacing w:after="160" w:line="259" w:lineRule="auto"/>
              <w:ind w:left="0" w:right="0" w:firstLine="0"/>
              <w:jc w:val="left"/>
            </w:pPr>
          </w:p>
        </w:tc>
      </w:tr>
      <w:tr w:rsidR="006B3FC0" w14:paraId="48A6D448" w14:textId="77777777">
        <w:trPr>
          <w:trHeight w:val="3771"/>
        </w:trPr>
        <w:tc>
          <w:tcPr>
            <w:tcW w:w="2326" w:type="dxa"/>
            <w:tcBorders>
              <w:top w:val="single" w:sz="4" w:space="0" w:color="000000"/>
              <w:left w:val="single" w:sz="4" w:space="0" w:color="000000"/>
              <w:bottom w:val="single" w:sz="4" w:space="0" w:color="000000"/>
              <w:right w:val="single" w:sz="4" w:space="0" w:color="000000"/>
            </w:tcBorders>
          </w:tcPr>
          <w:p w14:paraId="3F116B7D" w14:textId="77777777" w:rsidR="006B3FC0" w:rsidRDefault="00000000">
            <w:pPr>
              <w:spacing w:after="0" w:line="259" w:lineRule="auto"/>
              <w:ind w:left="0" w:right="0" w:firstLine="0"/>
            </w:pPr>
            <w:r>
              <w:t xml:space="preserve">D10. Final Evaluation &amp; Close-Out Report </w:t>
            </w:r>
          </w:p>
        </w:tc>
        <w:tc>
          <w:tcPr>
            <w:tcW w:w="5452" w:type="dxa"/>
            <w:tcBorders>
              <w:top w:val="single" w:sz="4" w:space="0" w:color="000000"/>
              <w:left w:val="single" w:sz="4" w:space="0" w:color="000000"/>
              <w:bottom w:val="single" w:sz="4" w:space="0" w:color="000000"/>
              <w:right w:val="single" w:sz="4" w:space="0" w:color="000000"/>
            </w:tcBorders>
          </w:tcPr>
          <w:p w14:paraId="1A557633" w14:textId="77777777" w:rsidR="006B3FC0" w:rsidRDefault="00000000">
            <w:pPr>
              <w:spacing w:after="0" w:line="259" w:lineRule="auto"/>
              <w:ind w:left="1" w:right="48" w:firstLine="0"/>
            </w:pPr>
            <w:r>
              <w:t xml:space="preserve">Comprehensive final evaluation report capturing overall program performance against all objectives. Must include: total beneficiary reach across all three rollout phases; endline capability and behavioural assessment findings; channel effectiveness analysis comparing physical and digital modality outcomes by segment and geography; training quality and trainer performance summary; report dataset and analysis; implementation lessons learned; operational challenges encountered; and evidence-based recommendations for national scale-up, including optimal blended deployment models for future programming. The report must include all supporting documentation, attendance records, assessment data, and final close-out materials. </w:t>
            </w:r>
          </w:p>
        </w:tc>
        <w:tc>
          <w:tcPr>
            <w:tcW w:w="1574" w:type="dxa"/>
            <w:tcBorders>
              <w:top w:val="single" w:sz="4" w:space="0" w:color="000000"/>
              <w:left w:val="single" w:sz="4" w:space="0" w:color="000000"/>
              <w:bottom w:val="single" w:sz="4" w:space="0" w:color="000000"/>
              <w:right w:val="single" w:sz="4" w:space="0" w:color="000000"/>
            </w:tcBorders>
          </w:tcPr>
          <w:p w14:paraId="5BA4498F" w14:textId="77777777" w:rsidR="006B3FC0" w:rsidRDefault="00000000">
            <w:pPr>
              <w:spacing w:after="0" w:line="259" w:lineRule="auto"/>
              <w:ind w:left="0" w:right="0" w:firstLine="0"/>
              <w:jc w:val="left"/>
            </w:pPr>
            <w:r>
              <w:t xml:space="preserve">Month 14 | 5% </w:t>
            </w:r>
          </w:p>
        </w:tc>
      </w:tr>
    </w:tbl>
    <w:p w14:paraId="432AA61F" w14:textId="77777777" w:rsidR="006B3FC0" w:rsidRDefault="00000000">
      <w:pPr>
        <w:spacing w:after="0" w:line="239" w:lineRule="auto"/>
        <w:ind w:left="0" w:right="193" w:firstLine="0"/>
      </w:pPr>
      <w:r>
        <w:rPr>
          <w:rFonts w:cs="Calibri"/>
          <w:i/>
        </w:rPr>
        <w:t xml:space="preserve">*The duration of the project can be proposed according to firm’s own assessment. The illustrative schedule above reflects an approximately 14-month base scenario; consistent with the assignment duration of approximately 18–24 months indicated at EOI stage (Ref. EOI-27), firms proposing a longer duration should rescale the phasing, deliverables, and payment milestones above accordingly in their technical and financial proposals. </w:t>
      </w:r>
    </w:p>
    <w:p w14:paraId="5633D68A" w14:textId="77777777" w:rsidR="006B3FC0" w:rsidRDefault="00000000">
      <w:pPr>
        <w:spacing w:after="19" w:line="259" w:lineRule="auto"/>
        <w:ind w:left="0" w:right="0" w:firstLine="0"/>
        <w:jc w:val="left"/>
      </w:pPr>
      <w:r>
        <w:t xml:space="preserve"> </w:t>
      </w:r>
    </w:p>
    <w:p w14:paraId="1DBA5FD3" w14:textId="77777777" w:rsidR="006B3FC0" w:rsidRDefault="00000000">
      <w:pPr>
        <w:shd w:val="clear" w:color="auto" w:fill="1F4E79"/>
        <w:spacing w:after="57" w:line="259" w:lineRule="auto"/>
        <w:ind w:left="-5" w:right="0"/>
        <w:jc w:val="left"/>
      </w:pPr>
      <w:r>
        <w:rPr>
          <w:rFonts w:cs="Calibri"/>
          <w:b/>
          <w:color w:val="FFFFFF"/>
        </w:rPr>
        <w:t xml:space="preserve">The Bidder:  </w:t>
      </w:r>
    </w:p>
    <w:p w14:paraId="11FAE684" w14:textId="77777777" w:rsidR="006B3FC0" w:rsidRDefault="00000000">
      <w:pPr>
        <w:ind w:left="7" w:right="186"/>
      </w:pPr>
      <w:r>
        <w:t xml:space="preserve">Karandaaz Pakistan intends to solicit proposals from consultancy firms/companies and/or joint ventures/consortiums. The bidder may be nationally or internationally based; however, international bidders must have a local presence in the form of a partner or be registered in Pakistan, have a valid National Tax Number (NTN), and can travel and work across Pakistan.  </w:t>
      </w:r>
    </w:p>
    <w:p w14:paraId="616A06A8" w14:textId="77777777" w:rsidR="006B3FC0" w:rsidRDefault="00000000">
      <w:pPr>
        <w:numPr>
          <w:ilvl w:val="0"/>
          <w:numId w:val="13"/>
        </w:numPr>
        <w:ind w:right="185" w:hanging="360"/>
      </w:pPr>
      <w:r>
        <w:t xml:space="preserve">Individuals who are nationals, permanent residents of India or Israel, or who originate from India and/or Israel will not be engaged for the project team or project steering team. </w:t>
      </w:r>
    </w:p>
    <w:p w14:paraId="3B8E376B" w14:textId="77777777" w:rsidR="006B3FC0" w:rsidRDefault="00000000">
      <w:pPr>
        <w:numPr>
          <w:ilvl w:val="0"/>
          <w:numId w:val="13"/>
        </w:numPr>
        <w:ind w:right="185" w:hanging="360"/>
      </w:pPr>
      <w:r>
        <w:rPr>
          <w:rFonts w:cs="Calibri"/>
        </w:rPr>
        <w:t xml:space="preserve">Bidders which are based in India and/or Israel or in countries against which the U.S. maintains a comprehensive embargo are not eligible to participate in the RFP. </w:t>
      </w:r>
      <w:r>
        <w:t xml:space="preserve"> </w:t>
      </w:r>
    </w:p>
    <w:p w14:paraId="59F0DC49" w14:textId="77777777" w:rsidR="006B3FC0" w:rsidRDefault="00000000">
      <w:pPr>
        <w:numPr>
          <w:ilvl w:val="0"/>
          <w:numId w:val="13"/>
        </w:numPr>
        <w:ind w:right="185" w:hanging="360"/>
      </w:pPr>
      <w:r>
        <w:rPr>
          <w:rFonts w:cs="Calibri"/>
        </w:rPr>
        <w:t>The successful bidder must comply with all relevant laws, rules and regulations prevailing under Pakistani Laws.</w:t>
      </w:r>
      <w:r>
        <w:t xml:space="preserve"> </w:t>
      </w:r>
    </w:p>
    <w:p w14:paraId="083FC340" w14:textId="77777777" w:rsidR="006B3FC0" w:rsidRDefault="00000000">
      <w:pPr>
        <w:numPr>
          <w:ilvl w:val="0"/>
          <w:numId w:val="13"/>
        </w:numPr>
        <w:ind w:right="185" w:hanging="360"/>
      </w:pPr>
      <w:r>
        <w:rPr>
          <w:rFonts w:cs="Calibri"/>
        </w:rPr>
        <w:t>The responses submitted by the bidder to the RFP represents a firm offer to contract on the terms and condition described herein.</w:t>
      </w:r>
      <w:r>
        <w:t xml:space="preserve"> </w:t>
      </w:r>
    </w:p>
    <w:p w14:paraId="113222DA" w14:textId="77777777" w:rsidR="006B3FC0" w:rsidRDefault="00000000">
      <w:pPr>
        <w:numPr>
          <w:ilvl w:val="0"/>
          <w:numId w:val="13"/>
        </w:numPr>
        <w:ind w:right="185" w:hanging="360"/>
      </w:pPr>
      <w:r>
        <w:rPr>
          <w:rFonts w:cs="Calibri"/>
        </w:rPr>
        <w:t>The proposal must be signed by the authorized person, according to the laws of the jurisdiction of its incorporation/registration and according to the laws of Pakistan, to commit the bidder to the terms and conditions of the RFP, who shall have full authority to sign the proposal documents on behalf of all the bidders/members of the joint venture/consortium.</w:t>
      </w:r>
      <w:r>
        <w:t xml:space="preserve"> </w:t>
      </w:r>
    </w:p>
    <w:p w14:paraId="4B6FCC4D" w14:textId="77777777" w:rsidR="006B3FC0" w:rsidRDefault="00000000">
      <w:pPr>
        <w:numPr>
          <w:ilvl w:val="0"/>
          <w:numId w:val="13"/>
        </w:numPr>
        <w:ind w:right="185" w:hanging="360"/>
      </w:pPr>
      <w:r>
        <w:rPr>
          <w:rFonts w:cs="Calibri"/>
        </w:rPr>
        <w:t>The bidder must disclose at the earliest of any actual or potential conflict of interest with Karandaaz Pakistan as referenced above.</w:t>
      </w:r>
      <w:r>
        <w:t xml:space="preserve"> </w:t>
      </w:r>
    </w:p>
    <w:p w14:paraId="1AFD8E47" w14:textId="77777777" w:rsidR="006B3FC0" w:rsidRDefault="00000000">
      <w:pPr>
        <w:numPr>
          <w:ilvl w:val="0"/>
          <w:numId w:val="13"/>
        </w:numPr>
        <w:ind w:right="185" w:hanging="360"/>
      </w:pPr>
      <w:r>
        <w:rPr>
          <w:rFonts w:cs="Calibri"/>
        </w:rPr>
        <w:lastRenderedPageBreak/>
        <w:t xml:space="preserve">The members of the joint venture/consortium shall be jointly and severally liable to Karandaaz Pakistan for the execution of the project in accordance with the terms of the RFP document and a statement to this effect shall be included in the joint venture/consortium agreement, which should be submitted with the Proposal. </w:t>
      </w:r>
      <w:r>
        <w:rPr>
          <w:rFonts w:cs="Calibri"/>
          <w:b/>
        </w:rPr>
        <w:t xml:space="preserve"> </w:t>
      </w:r>
    </w:p>
    <w:p w14:paraId="0C47E747" w14:textId="77777777" w:rsidR="006B3FC0" w:rsidRDefault="00000000">
      <w:pPr>
        <w:numPr>
          <w:ilvl w:val="0"/>
          <w:numId w:val="13"/>
        </w:numPr>
        <w:ind w:right="185" w:hanging="360"/>
      </w:pPr>
      <w:r>
        <w:t xml:space="preserve">The bidder shall be deemed to have carefully examined the RFP document to its satisfaction. Any lack of information shall not in any way relive the bidder of its responsibility to fulfil their obligations under the RFP. </w:t>
      </w:r>
    </w:p>
    <w:p w14:paraId="3D804C16" w14:textId="77777777" w:rsidR="006B3FC0" w:rsidRDefault="00000000">
      <w:pPr>
        <w:spacing w:after="0" w:line="259" w:lineRule="auto"/>
        <w:ind w:left="708" w:right="0" w:firstLine="0"/>
        <w:jc w:val="left"/>
      </w:pPr>
      <w:r>
        <w:rPr>
          <w:rFonts w:cs="Calibri"/>
          <w:b/>
        </w:rPr>
        <w:t xml:space="preserve"> </w:t>
      </w:r>
    </w:p>
    <w:p w14:paraId="7DF3B1CB" w14:textId="77777777" w:rsidR="006B3FC0" w:rsidRDefault="00000000">
      <w:pPr>
        <w:spacing w:after="0" w:line="259" w:lineRule="auto"/>
        <w:ind w:left="0" w:right="0" w:firstLine="0"/>
        <w:jc w:val="left"/>
      </w:pPr>
      <w:r>
        <w:t xml:space="preserve"> </w:t>
      </w:r>
    </w:p>
    <w:p w14:paraId="08F8B5BB" w14:textId="77777777" w:rsidR="006B3FC0" w:rsidRDefault="00000000">
      <w:pPr>
        <w:spacing w:after="0" w:line="259" w:lineRule="auto"/>
        <w:ind w:left="0" w:right="0" w:firstLine="0"/>
        <w:jc w:val="left"/>
      </w:pPr>
      <w:r>
        <w:rPr>
          <w:rFonts w:cs="Calibri"/>
          <w:b/>
        </w:rPr>
        <w:t xml:space="preserve"> </w:t>
      </w:r>
    </w:p>
    <w:p w14:paraId="48607983" w14:textId="77777777" w:rsidR="006B3FC0" w:rsidRDefault="00000000">
      <w:pPr>
        <w:spacing w:after="0" w:line="259" w:lineRule="auto"/>
        <w:ind w:left="0" w:right="147" w:firstLine="0"/>
        <w:jc w:val="center"/>
      </w:pPr>
      <w:r>
        <w:rPr>
          <w:rFonts w:cs="Calibri"/>
          <w:b/>
        </w:rPr>
        <w:t xml:space="preserve"> </w:t>
      </w:r>
    </w:p>
    <w:p w14:paraId="3822615E" w14:textId="77777777" w:rsidR="006B3FC0" w:rsidRDefault="00000000">
      <w:pPr>
        <w:spacing w:after="0" w:line="259" w:lineRule="auto"/>
        <w:ind w:left="0" w:right="147" w:firstLine="0"/>
        <w:jc w:val="center"/>
      </w:pPr>
      <w:r>
        <w:rPr>
          <w:rFonts w:cs="Calibri"/>
          <w:b/>
        </w:rPr>
        <w:t xml:space="preserve"> </w:t>
      </w:r>
    </w:p>
    <w:p w14:paraId="19FE37A1" w14:textId="77777777" w:rsidR="006B3FC0" w:rsidRDefault="00000000">
      <w:pPr>
        <w:spacing w:after="0" w:line="259" w:lineRule="auto"/>
        <w:ind w:left="0" w:right="147" w:firstLine="0"/>
        <w:jc w:val="center"/>
      </w:pPr>
      <w:r>
        <w:rPr>
          <w:rFonts w:cs="Calibri"/>
          <w:b/>
        </w:rPr>
        <w:t xml:space="preserve"> </w:t>
      </w:r>
    </w:p>
    <w:p w14:paraId="48A8E538" w14:textId="77777777" w:rsidR="006B3FC0" w:rsidRDefault="00000000">
      <w:pPr>
        <w:spacing w:after="0" w:line="259" w:lineRule="auto"/>
        <w:ind w:left="0" w:right="147" w:firstLine="0"/>
        <w:jc w:val="center"/>
      </w:pPr>
      <w:r>
        <w:rPr>
          <w:rFonts w:cs="Calibri"/>
          <w:b/>
        </w:rPr>
        <w:t xml:space="preserve"> </w:t>
      </w:r>
    </w:p>
    <w:p w14:paraId="126E64FF" w14:textId="77777777" w:rsidR="006B3FC0" w:rsidRDefault="00000000">
      <w:pPr>
        <w:spacing w:after="0" w:line="259" w:lineRule="auto"/>
        <w:ind w:left="0" w:right="147" w:firstLine="0"/>
        <w:jc w:val="center"/>
      </w:pPr>
      <w:r>
        <w:rPr>
          <w:rFonts w:cs="Calibri"/>
          <w:b/>
        </w:rPr>
        <w:t xml:space="preserve"> </w:t>
      </w:r>
    </w:p>
    <w:p w14:paraId="30254156" w14:textId="77777777" w:rsidR="006B3FC0" w:rsidRDefault="00000000">
      <w:pPr>
        <w:spacing w:after="0" w:line="259" w:lineRule="auto"/>
        <w:ind w:left="0" w:right="147" w:firstLine="0"/>
        <w:jc w:val="center"/>
      </w:pPr>
      <w:r>
        <w:rPr>
          <w:rFonts w:cs="Calibri"/>
          <w:b/>
        </w:rPr>
        <w:t xml:space="preserve"> </w:t>
      </w:r>
    </w:p>
    <w:p w14:paraId="20484AA6" w14:textId="77777777" w:rsidR="006B3FC0" w:rsidRDefault="00000000">
      <w:pPr>
        <w:spacing w:after="0" w:line="259" w:lineRule="auto"/>
        <w:ind w:left="0" w:right="147" w:firstLine="0"/>
        <w:jc w:val="center"/>
      </w:pPr>
      <w:r>
        <w:rPr>
          <w:rFonts w:cs="Calibri"/>
          <w:b/>
        </w:rPr>
        <w:t xml:space="preserve"> </w:t>
      </w:r>
    </w:p>
    <w:p w14:paraId="106483F2" w14:textId="77777777" w:rsidR="006B3FC0" w:rsidRDefault="00000000">
      <w:pPr>
        <w:spacing w:after="0" w:line="259" w:lineRule="auto"/>
        <w:ind w:left="0" w:right="147" w:firstLine="0"/>
        <w:jc w:val="center"/>
      </w:pPr>
      <w:r>
        <w:rPr>
          <w:rFonts w:cs="Calibri"/>
          <w:b/>
        </w:rPr>
        <w:t xml:space="preserve"> </w:t>
      </w:r>
    </w:p>
    <w:p w14:paraId="7B2692E2" w14:textId="77777777" w:rsidR="006B3FC0" w:rsidRDefault="00000000">
      <w:pPr>
        <w:spacing w:after="0" w:line="259" w:lineRule="auto"/>
        <w:ind w:left="0" w:right="147" w:firstLine="0"/>
        <w:jc w:val="center"/>
      </w:pPr>
      <w:r>
        <w:rPr>
          <w:rFonts w:cs="Calibri"/>
          <w:b/>
        </w:rPr>
        <w:t xml:space="preserve"> </w:t>
      </w:r>
    </w:p>
    <w:p w14:paraId="11DDDC3E" w14:textId="77777777" w:rsidR="006B3FC0" w:rsidRDefault="00000000">
      <w:pPr>
        <w:spacing w:after="0" w:line="259" w:lineRule="auto"/>
        <w:ind w:left="0" w:right="147" w:firstLine="0"/>
        <w:jc w:val="center"/>
      </w:pPr>
      <w:r>
        <w:rPr>
          <w:rFonts w:cs="Calibri"/>
          <w:b/>
        </w:rPr>
        <w:t xml:space="preserve"> </w:t>
      </w:r>
    </w:p>
    <w:p w14:paraId="0756FED5" w14:textId="77777777" w:rsidR="006B3FC0" w:rsidRDefault="00000000">
      <w:pPr>
        <w:spacing w:after="0" w:line="259" w:lineRule="auto"/>
        <w:ind w:left="0" w:right="147" w:firstLine="0"/>
        <w:jc w:val="center"/>
      </w:pPr>
      <w:r>
        <w:rPr>
          <w:rFonts w:cs="Calibri"/>
          <w:b/>
        </w:rPr>
        <w:t xml:space="preserve"> </w:t>
      </w:r>
    </w:p>
    <w:p w14:paraId="2F7AEFB8" w14:textId="77777777" w:rsidR="006B3FC0" w:rsidRDefault="00000000">
      <w:pPr>
        <w:spacing w:after="0" w:line="259" w:lineRule="auto"/>
        <w:ind w:left="0" w:right="147" w:firstLine="0"/>
        <w:jc w:val="center"/>
      </w:pPr>
      <w:r>
        <w:rPr>
          <w:rFonts w:cs="Calibri"/>
          <w:b/>
        </w:rPr>
        <w:t xml:space="preserve"> </w:t>
      </w:r>
    </w:p>
    <w:p w14:paraId="1A4B447B" w14:textId="77777777" w:rsidR="006B3FC0" w:rsidRDefault="00000000">
      <w:pPr>
        <w:spacing w:after="0" w:line="259" w:lineRule="auto"/>
        <w:ind w:left="0" w:right="147" w:firstLine="0"/>
        <w:jc w:val="center"/>
      </w:pPr>
      <w:r>
        <w:rPr>
          <w:rFonts w:cs="Calibri"/>
          <w:b/>
        </w:rPr>
        <w:t xml:space="preserve"> </w:t>
      </w:r>
    </w:p>
    <w:p w14:paraId="548EE5F8" w14:textId="77777777" w:rsidR="006B3FC0" w:rsidDel="00DA0B84" w:rsidRDefault="00000000" w:rsidP="00DA0B84">
      <w:pPr>
        <w:spacing w:after="0" w:line="259" w:lineRule="auto"/>
        <w:ind w:left="0" w:right="147" w:firstLine="0"/>
        <w:jc w:val="center"/>
        <w:rPr>
          <w:del w:id="229" w:author="Kamran Khan" w:date="2026-10-06T20:19:00Z" w16du:dateUtc="2026-10-06T15:19:00Z"/>
          <w:rFonts w:cs="Calibri"/>
          <w:b/>
        </w:rPr>
      </w:pPr>
      <w:r>
        <w:rPr>
          <w:rFonts w:cs="Calibri"/>
          <w:b/>
        </w:rPr>
        <w:t xml:space="preserve"> </w:t>
      </w:r>
    </w:p>
    <w:p w14:paraId="3B6F5B1D" w14:textId="77777777" w:rsidR="00DA0B84" w:rsidRDefault="00DA0B84">
      <w:pPr>
        <w:spacing w:after="0" w:line="259" w:lineRule="auto"/>
        <w:ind w:left="0" w:right="147" w:firstLine="0"/>
        <w:jc w:val="center"/>
        <w:rPr>
          <w:ins w:id="230" w:author="Kamran Khan" w:date="2026-10-06T20:19:00Z" w16du:dateUtc="2026-10-06T15:19:00Z"/>
        </w:rPr>
      </w:pPr>
    </w:p>
    <w:p w14:paraId="09193948" w14:textId="5FD8DF96" w:rsidR="006B3FC0" w:rsidDel="00DA0B84" w:rsidRDefault="00000000">
      <w:pPr>
        <w:spacing w:after="0" w:line="259" w:lineRule="auto"/>
        <w:ind w:left="0" w:right="147" w:firstLine="0"/>
        <w:rPr>
          <w:del w:id="231" w:author="Kamran Khan" w:date="2026-10-06T20:19:00Z" w16du:dateUtc="2026-10-06T15:19:00Z"/>
        </w:rPr>
        <w:pPrChange w:id="232" w:author="Kamran Khan" w:date="2026-10-06T20:19:00Z" w16du:dateUtc="2026-10-06T15:19:00Z">
          <w:pPr>
            <w:spacing w:after="0" w:line="259" w:lineRule="auto"/>
            <w:ind w:left="0" w:right="147" w:firstLine="0"/>
            <w:jc w:val="center"/>
          </w:pPr>
        </w:pPrChange>
      </w:pPr>
      <w:del w:id="233" w:author="Kamran Khan" w:date="2026-10-06T20:19:00Z" w16du:dateUtc="2026-10-06T15:19:00Z">
        <w:r w:rsidDel="00DA0B84">
          <w:rPr>
            <w:rFonts w:cs="Calibri"/>
            <w:b/>
          </w:rPr>
          <w:delText xml:space="preserve"> </w:delText>
        </w:r>
      </w:del>
    </w:p>
    <w:p w14:paraId="27B73EFF" w14:textId="797B6E0F" w:rsidR="006B3FC0" w:rsidDel="00DA0B84" w:rsidRDefault="00000000">
      <w:pPr>
        <w:spacing w:after="0" w:line="259" w:lineRule="auto"/>
        <w:ind w:left="0" w:right="147" w:firstLine="0"/>
        <w:rPr>
          <w:del w:id="234" w:author="Kamran Khan" w:date="2026-10-06T20:19:00Z" w16du:dateUtc="2026-10-06T15:19:00Z"/>
        </w:rPr>
        <w:pPrChange w:id="235" w:author="Kamran Khan" w:date="2026-10-06T20:19:00Z" w16du:dateUtc="2026-10-06T15:19:00Z">
          <w:pPr>
            <w:spacing w:after="0" w:line="259" w:lineRule="auto"/>
            <w:ind w:left="0" w:right="147" w:firstLine="0"/>
            <w:jc w:val="center"/>
          </w:pPr>
        </w:pPrChange>
      </w:pPr>
      <w:del w:id="236" w:author="Kamran Khan" w:date="2026-10-06T20:19:00Z" w16du:dateUtc="2026-10-06T15:19:00Z">
        <w:r w:rsidDel="00DA0B84">
          <w:rPr>
            <w:rFonts w:cs="Calibri"/>
            <w:b/>
          </w:rPr>
          <w:delText xml:space="preserve"> </w:delText>
        </w:r>
      </w:del>
    </w:p>
    <w:p w14:paraId="3BF88D2F" w14:textId="44B6759C" w:rsidR="006B3FC0" w:rsidDel="00DA0B84" w:rsidRDefault="00000000">
      <w:pPr>
        <w:spacing w:after="0" w:line="259" w:lineRule="auto"/>
        <w:ind w:left="0" w:right="147" w:firstLine="0"/>
        <w:rPr>
          <w:del w:id="237" w:author="Kamran Khan" w:date="2026-10-06T20:19:00Z" w16du:dateUtc="2026-10-06T15:19:00Z"/>
        </w:rPr>
        <w:pPrChange w:id="238" w:author="Kamran Khan" w:date="2026-10-06T20:19:00Z" w16du:dateUtc="2026-10-06T15:19:00Z">
          <w:pPr>
            <w:spacing w:after="0" w:line="259" w:lineRule="auto"/>
            <w:ind w:left="0" w:right="147" w:firstLine="0"/>
            <w:jc w:val="center"/>
          </w:pPr>
        </w:pPrChange>
      </w:pPr>
      <w:del w:id="239" w:author="Kamran Khan" w:date="2026-10-06T20:19:00Z" w16du:dateUtc="2026-10-06T15:19:00Z">
        <w:r w:rsidDel="00DA0B84">
          <w:rPr>
            <w:rFonts w:cs="Calibri"/>
            <w:b/>
          </w:rPr>
          <w:delText xml:space="preserve"> </w:delText>
        </w:r>
      </w:del>
    </w:p>
    <w:p w14:paraId="494D2807" w14:textId="4829DD8D" w:rsidR="006B3FC0" w:rsidDel="00DA0B84" w:rsidRDefault="00000000">
      <w:pPr>
        <w:spacing w:after="0" w:line="259" w:lineRule="auto"/>
        <w:ind w:left="0" w:right="147" w:firstLine="0"/>
        <w:rPr>
          <w:del w:id="240" w:author="Kamran Khan" w:date="2026-10-06T20:19:00Z" w16du:dateUtc="2026-10-06T15:19:00Z"/>
        </w:rPr>
        <w:pPrChange w:id="241" w:author="Kamran Khan" w:date="2026-10-06T20:19:00Z" w16du:dateUtc="2026-10-06T15:19:00Z">
          <w:pPr>
            <w:spacing w:after="0" w:line="259" w:lineRule="auto"/>
            <w:ind w:left="0" w:right="147" w:firstLine="0"/>
            <w:jc w:val="center"/>
          </w:pPr>
        </w:pPrChange>
      </w:pPr>
      <w:del w:id="242" w:author="Kamran Khan" w:date="2026-10-06T20:19:00Z" w16du:dateUtc="2026-10-06T15:19:00Z">
        <w:r w:rsidDel="00DA0B84">
          <w:rPr>
            <w:rFonts w:cs="Calibri"/>
            <w:b/>
          </w:rPr>
          <w:delText xml:space="preserve"> </w:delText>
        </w:r>
      </w:del>
    </w:p>
    <w:p w14:paraId="30057A39" w14:textId="73B4225F" w:rsidR="006B3FC0" w:rsidDel="00DA0B84" w:rsidRDefault="00000000">
      <w:pPr>
        <w:spacing w:after="0" w:line="259" w:lineRule="auto"/>
        <w:ind w:left="0" w:right="147" w:firstLine="0"/>
        <w:rPr>
          <w:del w:id="243" w:author="Kamran Khan" w:date="2026-10-06T20:19:00Z" w16du:dateUtc="2026-10-06T15:19:00Z"/>
        </w:rPr>
        <w:pPrChange w:id="244" w:author="Kamran Khan" w:date="2026-10-06T20:19:00Z" w16du:dateUtc="2026-10-06T15:19:00Z">
          <w:pPr>
            <w:spacing w:after="0" w:line="259" w:lineRule="auto"/>
            <w:ind w:left="0" w:right="147" w:firstLine="0"/>
            <w:jc w:val="center"/>
          </w:pPr>
        </w:pPrChange>
      </w:pPr>
      <w:del w:id="245" w:author="Kamran Khan" w:date="2026-10-06T20:19:00Z" w16du:dateUtc="2026-10-06T15:19:00Z">
        <w:r w:rsidDel="00DA0B84">
          <w:rPr>
            <w:rFonts w:cs="Calibri"/>
            <w:b/>
          </w:rPr>
          <w:delText xml:space="preserve"> </w:delText>
        </w:r>
      </w:del>
    </w:p>
    <w:p w14:paraId="5D2EA2D7" w14:textId="32809C06" w:rsidR="006B3FC0" w:rsidDel="00DA0B84" w:rsidRDefault="00000000">
      <w:pPr>
        <w:spacing w:after="0" w:line="259" w:lineRule="auto"/>
        <w:ind w:left="0" w:right="147" w:firstLine="0"/>
        <w:rPr>
          <w:del w:id="246" w:author="Kamran Khan" w:date="2026-10-06T20:19:00Z" w16du:dateUtc="2026-10-06T15:19:00Z"/>
        </w:rPr>
        <w:pPrChange w:id="247" w:author="Kamran Khan" w:date="2026-10-06T20:19:00Z" w16du:dateUtc="2026-10-06T15:19:00Z">
          <w:pPr>
            <w:spacing w:after="0" w:line="259" w:lineRule="auto"/>
            <w:ind w:left="0" w:right="147" w:firstLine="0"/>
            <w:jc w:val="center"/>
          </w:pPr>
        </w:pPrChange>
      </w:pPr>
      <w:del w:id="248" w:author="Kamran Khan" w:date="2026-10-06T20:19:00Z" w16du:dateUtc="2026-10-06T15:19:00Z">
        <w:r w:rsidDel="00DA0B84">
          <w:rPr>
            <w:rFonts w:cs="Calibri"/>
            <w:b/>
          </w:rPr>
          <w:delText xml:space="preserve"> </w:delText>
        </w:r>
      </w:del>
    </w:p>
    <w:p w14:paraId="6129EC8B" w14:textId="77037560" w:rsidR="006B3FC0" w:rsidDel="00DA0B84" w:rsidRDefault="00000000">
      <w:pPr>
        <w:spacing w:after="0" w:line="259" w:lineRule="auto"/>
        <w:ind w:left="0" w:right="147" w:firstLine="0"/>
        <w:rPr>
          <w:del w:id="249" w:author="Kamran Khan" w:date="2026-10-06T20:19:00Z" w16du:dateUtc="2026-10-06T15:19:00Z"/>
        </w:rPr>
        <w:pPrChange w:id="250" w:author="Kamran Khan" w:date="2026-10-06T20:19:00Z" w16du:dateUtc="2026-10-06T15:19:00Z">
          <w:pPr>
            <w:spacing w:after="0" w:line="259" w:lineRule="auto"/>
            <w:ind w:left="0" w:right="147" w:firstLine="0"/>
            <w:jc w:val="center"/>
          </w:pPr>
        </w:pPrChange>
      </w:pPr>
      <w:del w:id="251" w:author="Kamran Khan" w:date="2026-10-06T20:19:00Z" w16du:dateUtc="2026-10-06T15:19:00Z">
        <w:r w:rsidDel="00DA0B84">
          <w:rPr>
            <w:rFonts w:cs="Calibri"/>
            <w:b/>
          </w:rPr>
          <w:delText xml:space="preserve"> </w:delText>
        </w:r>
      </w:del>
    </w:p>
    <w:p w14:paraId="2064738E" w14:textId="4C292354" w:rsidR="006B3FC0" w:rsidDel="00DA0B84" w:rsidRDefault="00000000">
      <w:pPr>
        <w:spacing w:after="0" w:line="259" w:lineRule="auto"/>
        <w:ind w:left="0" w:right="147" w:firstLine="0"/>
        <w:rPr>
          <w:del w:id="252" w:author="Kamran Khan" w:date="2026-10-06T20:19:00Z" w16du:dateUtc="2026-10-06T15:19:00Z"/>
        </w:rPr>
        <w:pPrChange w:id="253" w:author="Kamran Khan" w:date="2026-10-06T20:19:00Z" w16du:dateUtc="2026-10-06T15:19:00Z">
          <w:pPr>
            <w:spacing w:after="0" w:line="259" w:lineRule="auto"/>
            <w:ind w:left="0" w:right="147" w:firstLine="0"/>
            <w:jc w:val="center"/>
          </w:pPr>
        </w:pPrChange>
      </w:pPr>
      <w:del w:id="254" w:author="Kamran Khan" w:date="2026-10-06T20:19:00Z" w16du:dateUtc="2026-10-06T15:19:00Z">
        <w:r w:rsidDel="00DA0B84">
          <w:rPr>
            <w:rFonts w:cs="Calibri"/>
            <w:b/>
          </w:rPr>
          <w:delText xml:space="preserve"> </w:delText>
        </w:r>
      </w:del>
    </w:p>
    <w:p w14:paraId="48B1C702" w14:textId="77777777" w:rsidR="006B3FC0" w:rsidDel="00DA0B84" w:rsidRDefault="00000000">
      <w:pPr>
        <w:spacing w:after="0" w:line="259" w:lineRule="auto"/>
        <w:ind w:left="0" w:right="147" w:firstLine="0"/>
        <w:rPr>
          <w:del w:id="255" w:author="Kamran Khan" w:date="2026-10-06T20:19:00Z" w16du:dateUtc="2026-10-06T15:19:00Z"/>
        </w:rPr>
        <w:pPrChange w:id="256" w:author="Kamran Khan" w:date="2026-10-06T20:19:00Z" w16du:dateUtc="2026-10-06T15:19:00Z">
          <w:pPr>
            <w:spacing w:after="0" w:line="259" w:lineRule="auto"/>
            <w:ind w:left="0" w:right="147" w:firstLine="0"/>
            <w:jc w:val="center"/>
          </w:pPr>
        </w:pPrChange>
      </w:pPr>
      <w:del w:id="257" w:author="Kamran Khan" w:date="2026-10-06T20:19:00Z" w16du:dateUtc="2026-10-06T15:19:00Z">
        <w:r w:rsidDel="00DA0B84">
          <w:rPr>
            <w:rFonts w:cs="Calibri"/>
            <w:b/>
          </w:rPr>
          <w:delText xml:space="preserve"> </w:delText>
        </w:r>
      </w:del>
    </w:p>
    <w:p w14:paraId="672C68F2" w14:textId="77777777" w:rsidR="006B3FC0" w:rsidDel="00DA0B84" w:rsidRDefault="00000000">
      <w:pPr>
        <w:spacing w:after="0" w:line="259" w:lineRule="auto"/>
        <w:ind w:left="0" w:right="147" w:firstLine="0"/>
        <w:rPr>
          <w:del w:id="258" w:author="Kamran Khan" w:date="2026-10-06T20:19:00Z" w16du:dateUtc="2026-10-06T15:19:00Z"/>
        </w:rPr>
        <w:pPrChange w:id="259" w:author="Kamran Khan" w:date="2026-10-06T20:19:00Z" w16du:dateUtc="2026-10-06T15:19:00Z">
          <w:pPr>
            <w:spacing w:after="0" w:line="259" w:lineRule="auto"/>
            <w:ind w:left="0" w:right="147" w:firstLine="0"/>
            <w:jc w:val="center"/>
          </w:pPr>
        </w:pPrChange>
      </w:pPr>
      <w:del w:id="260" w:author="Kamran Khan" w:date="2026-10-06T20:19:00Z" w16du:dateUtc="2026-10-06T15:19:00Z">
        <w:r w:rsidDel="00DA0B84">
          <w:rPr>
            <w:rFonts w:cs="Calibri"/>
            <w:b/>
          </w:rPr>
          <w:delText xml:space="preserve"> </w:delText>
        </w:r>
      </w:del>
    </w:p>
    <w:p w14:paraId="2DC30839" w14:textId="77777777" w:rsidR="006B3FC0" w:rsidDel="00DA0B84" w:rsidRDefault="00000000">
      <w:pPr>
        <w:spacing w:after="0" w:line="259" w:lineRule="auto"/>
        <w:ind w:left="0" w:right="147" w:firstLine="0"/>
        <w:rPr>
          <w:del w:id="261" w:author="Kamran Khan" w:date="2026-10-06T20:19:00Z" w16du:dateUtc="2026-10-06T15:19:00Z"/>
        </w:rPr>
        <w:pPrChange w:id="262" w:author="Kamran Khan" w:date="2026-10-06T20:19:00Z" w16du:dateUtc="2026-10-06T15:19:00Z">
          <w:pPr>
            <w:spacing w:after="0" w:line="259" w:lineRule="auto"/>
            <w:ind w:left="0" w:right="147" w:firstLine="0"/>
            <w:jc w:val="center"/>
          </w:pPr>
        </w:pPrChange>
      </w:pPr>
      <w:del w:id="263" w:author="Kamran Khan" w:date="2026-10-06T20:19:00Z" w16du:dateUtc="2026-10-06T15:19:00Z">
        <w:r w:rsidDel="00DA0B84">
          <w:rPr>
            <w:rFonts w:cs="Calibri"/>
            <w:b/>
          </w:rPr>
          <w:delText xml:space="preserve"> </w:delText>
        </w:r>
      </w:del>
    </w:p>
    <w:p w14:paraId="2E1F334C" w14:textId="77777777" w:rsidR="006B3FC0" w:rsidDel="00DA0B84" w:rsidRDefault="00000000">
      <w:pPr>
        <w:spacing w:after="0" w:line="259" w:lineRule="auto"/>
        <w:ind w:left="0" w:right="147" w:firstLine="0"/>
        <w:rPr>
          <w:del w:id="264" w:author="Kamran Khan" w:date="2026-10-06T20:19:00Z" w16du:dateUtc="2026-10-06T15:19:00Z"/>
        </w:rPr>
        <w:pPrChange w:id="265" w:author="Kamran Khan" w:date="2026-10-06T20:19:00Z" w16du:dateUtc="2026-10-06T15:19:00Z">
          <w:pPr>
            <w:spacing w:after="0" w:line="259" w:lineRule="auto"/>
            <w:ind w:left="0" w:right="147" w:firstLine="0"/>
            <w:jc w:val="center"/>
          </w:pPr>
        </w:pPrChange>
      </w:pPr>
      <w:del w:id="266" w:author="Kamran Khan" w:date="2026-10-06T20:19:00Z" w16du:dateUtc="2026-10-06T15:19:00Z">
        <w:r w:rsidDel="00DA0B84">
          <w:rPr>
            <w:rFonts w:cs="Calibri"/>
            <w:b/>
          </w:rPr>
          <w:delText xml:space="preserve"> </w:delText>
        </w:r>
      </w:del>
    </w:p>
    <w:p w14:paraId="7DFFB41C" w14:textId="77777777" w:rsidR="006B3FC0" w:rsidDel="00DA0B84" w:rsidRDefault="00000000">
      <w:pPr>
        <w:spacing w:after="0" w:line="259" w:lineRule="auto"/>
        <w:ind w:left="0" w:right="147" w:firstLine="0"/>
        <w:rPr>
          <w:del w:id="267" w:author="Kamran Khan" w:date="2026-10-06T20:19:00Z" w16du:dateUtc="2026-10-06T15:19:00Z"/>
        </w:rPr>
        <w:pPrChange w:id="268" w:author="Kamran Khan" w:date="2026-10-06T20:19:00Z" w16du:dateUtc="2026-10-06T15:19:00Z">
          <w:pPr>
            <w:spacing w:after="0" w:line="259" w:lineRule="auto"/>
            <w:ind w:left="0" w:right="147" w:firstLine="0"/>
            <w:jc w:val="center"/>
          </w:pPr>
        </w:pPrChange>
      </w:pPr>
      <w:del w:id="269" w:author="Kamran Khan" w:date="2026-10-06T20:19:00Z" w16du:dateUtc="2026-10-06T15:19:00Z">
        <w:r w:rsidDel="00DA0B84">
          <w:rPr>
            <w:rFonts w:cs="Calibri"/>
            <w:b/>
          </w:rPr>
          <w:delText xml:space="preserve"> </w:delText>
        </w:r>
      </w:del>
    </w:p>
    <w:p w14:paraId="55AD9DA4" w14:textId="77777777" w:rsidR="006B3FC0" w:rsidDel="00DA0B84" w:rsidRDefault="00000000">
      <w:pPr>
        <w:spacing w:after="0" w:line="259" w:lineRule="auto"/>
        <w:ind w:left="0" w:right="147" w:firstLine="0"/>
        <w:rPr>
          <w:del w:id="270" w:author="Kamran Khan" w:date="2026-10-06T20:19:00Z" w16du:dateUtc="2026-10-06T15:19:00Z"/>
        </w:rPr>
        <w:pPrChange w:id="271" w:author="Kamran Khan" w:date="2026-10-06T20:19:00Z" w16du:dateUtc="2026-10-06T15:19:00Z">
          <w:pPr>
            <w:spacing w:after="0" w:line="259" w:lineRule="auto"/>
            <w:ind w:left="0" w:right="147" w:firstLine="0"/>
            <w:jc w:val="center"/>
          </w:pPr>
        </w:pPrChange>
      </w:pPr>
      <w:del w:id="272" w:author="Kamran Khan" w:date="2026-10-06T20:19:00Z" w16du:dateUtc="2026-10-06T15:19:00Z">
        <w:r w:rsidDel="00DA0B84">
          <w:rPr>
            <w:rFonts w:cs="Calibri"/>
            <w:b/>
          </w:rPr>
          <w:delText xml:space="preserve"> </w:delText>
        </w:r>
      </w:del>
    </w:p>
    <w:p w14:paraId="00858602" w14:textId="77777777" w:rsidR="006B3FC0" w:rsidDel="00DA0B84" w:rsidRDefault="00000000">
      <w:pPr>
        <w:spacing w:after="0" w:line="259" w:lineRule="auto"/>
        <w:ind w:left="0" w:right="147" w:firstLine="0"/>
        <w:rPr>
          <w:del w:id="273" w:author="Kamran Khan" w:date="2026-10-06T20:19:00Z" w16du:dateUtc="2026-10-06T15:19:00Z"/>
        </w:rPr>
        <w:pPrChange w:id="274" w:author="Kamran Khan" w:date="2026-10-06T20:19:00Z" w16du:dateUtc="2026-10-06T15:19:00Z">
          <w:pPr>
            <w:spacing w:after="0" w:line="259" w:lineRule="auto"/>
            <w:ind w:left="0" w:right="147" w:firstLine="0"/>
            <w:jc w:val="center"/>
          </w:pPr>
        </w:pPrChange>
      </w:pPr>
      <w:del w:id="275" w:author="Kamran Khan" w:date="2026-10-06T20:19:00Z" w16du:dateUtc="2026-10-06T15:19:00Z">
        <w:r w:rsidDel="00DA0B84">
          <w:rPr>
            <w:rFonts w:cs="Calibri"/>
            <w:b/>
          </w:rPr>
          <w:delText xml:space="preserve"> </w:delText>
        </w:r>
      </w:del>
    </w:p>
    <w:p w14:paraId="1D729DA5" w14:textId="77777777" w:rsidR="006B3FC0" w:rsidDel="00DA0B84" w:rsidRDefault="00000000">
      <w:pPr>
        <w:spacing w:after="0" w:line="259" w:lineRule="auto"/>
        <w:ind w:left="0" w:right="147" w:firstLine="0"/>
        <w:rPr>
          <w:del w:id="276" w:author="Kamran Khan" w:date="2026-10-06T20:19:00Z" w16du:dateUtc="2026-10-06T15:19:00Z"/>
        </w:rPr>
        <w:pPrChange w:id="277" w:author="Kamran Khan" w:date="2026-10-06T20:19:00Z" w16du:dateUtc="2026-10-06T15:19:00Z">
          <w:pPr>
            <w:spacing w:after="0" w:line="259" w:lineRule="auto"/>
            <w:ind w:left="0" w:right="147" w:firstLine="0"/>
            <w:jc w:val="center"/>
          </w:pPr>
        </w:pPrChange>
      </w:pPr>
      <w:del w:id="278" w:author="Kamran Khan" w:date="2026-10-06T20:19:00Z" w16du:dateUtc="2026-10-06T15:19:00Z">
        <w:r w:rsidDel="00DA0B84">
          <w:rPr>
            <w:rFonts w:cs="Calibri"/>
            <w:b/>
          </w:rPr>
          <w:delText xml:space="preserve"> </w:delText>
        </w:r>
      </w:del>
    </w:p>
    <w:p w14:paraId="51168F25" w14:textId="77777777" w:rsidR="006B3FC0" w:rsidDel="00DA0B84" w:rsidRDefault="00000000">
      <w:pPr>
        <w:spacing w:after="0" w:line="259" w:lineRule="auto"/>
        <w:ind w:left="0" w:right="147" w:firstLine="0"/>
        <w:rPr>
          <w:del w:id="279" w:author="Kamran Khan" w:date="2026-10-06T20:19:00Z" w16du:dateUtc="2026-10-06T15:19:00Z"/>
        </w:rPr>
        <w:pPrChange w:id="280" w:author="Kamran Khan" w:date="2026-10-06T20:19:00Z" w16du:dateUtc="2026-10-06T15:19:00Z">
          <w:pPr>
            <w:spacing w:after="0" w:line="259" w:lineRule="auto"/>
            <w:ind w:left="0" w:right="147" w:firstLine="0"/>
            <w:jc w:val="center"/>
          </w:pPr>
        </w:pPrChange>
      </w:pPr>
      <w:del w:id="281" w:author="Kamran Khan" w:date="2026-10-06T20:19:00Z" w16du:dateUtc="2026-10-06T15:19:00Z">
        <w:r w:rsidDel="00DA0B84">
          <w:rPr>
            <w:rFonts w:cs="Calibri"/>
            <w:b/>
          </w:rPr>
          <w:delText xml:space="preserve"> </w:delText>
        </w:r>
      </w:del>
    </w:p>
    <w:p w14:paraId="697E595D" w14:textId="77777777" w:rsidR="006B3FC0" w:rsidDel="00DA0B84" w:rsidRDefault="00000000">
      <w:pPr>
        <w:spacing w:after="0" w:line="259" w:lineRule="auto"/>
        <w:ind w:left="0" w:right="147" w:firstLine="0"/>
        <w:rPr>
          <w:del w:id="282" w:author="Kamran Khan" w:date="2026-10-06T20:19:00Z" w16du:dateUtc="2026-10-06T15:19:00Z"/>
        </w:rPr>
        <w:pPrChange w:id="283" w:author="Kamran Khan" w:date="2026-10-06T20:19:00Z" w16du:dateUtc="2026-10-06T15:19:00Z">
          <w:pPr>
            <w:spacing w:after="0" w:line="259" w:lineRule="auto"/>
            <w:ind w:left="0" w:right="147" w:firstLine="0"/>
            <w:jc w:val="center"/>
          </w:pPr>
        </w:pPrChange>
      </w:pPr>
      <w:del w:id="284" w:author="Kamran Khan" w:date="2026-10-06T20:19:00Z" w16du:dateUtc="2026-10-06T15:19:00Z">
        <w:r w:rsidDel="00DA0B84">
          <w:rPr>
            <w:rFonts w:cs="Calibri"/>
            <w:b/>
          </w:rPr>
          <w:delText xml:space="preserve"> </w:delText>
        </w:r>
      </w:del>
    </w:p>
    <w:p w14:paraId="2F3741FE" w14:textId="77777777" w:rsidR="006B3FC0" w:rsidDel="00DA0B84" w:rsidRDefault="00000000">
      <w:pPr>
        <w:spacing w:after="0" w:line="259" w:lineRule="auto"/>
        <w:ind w:left="0" w:right="147" w:firstLine="0"/>
        <w:rPr>
          <w:del w:id="285" w:author="Kamran Khan" w:date="2026-10-06T20:19:00Z" w16du:dateUtc="2026-10-06T15:19:00Z"/>
        </w:rPr>
        <w:pPrChange w:id="286" w:author="Kamran Khan" w:date="2026-10-06T20:19:00Z" w16du:dateUtc="2026-10-06T15:19:00Z">
          <w:pPr>
            <w:spacing w:after="0" w:line="259" w:lineRule="auto"/>
            <w:ind w:left="0" w:right="147" w:firstLine="0"/>
            <w:jc w:val="center"/>
          </w:pPr>
        </w:pPrChange>
      </w:pPr>
      <w:del w:id="287" w:author="Kamran Khan" w:date="2026-10-06T20:19:00Z" w16du:dateUtc="2026-10-06T15:19:00Z">
        <w:r w:rsidDel="00DA0B84">
          <w:rPr>
            <w:rFonts w:cs="Calibri"/>
            <w:b/>
          </w:rPr>
          <w:delText xml:space="preserve"> </w:delText>
        </w:r>
      </w:del>
    </w:p>
    <w:p w14:paraId="75EB74C1" w14:textId="77777777" w:rsidR="006B3FC0" w:rsidDel="00DA0B84" w:rsidRDefault="00000000">
      <w:pPr>
        <w:spacing w:after="0" w:line="259" w:lineRule="auto"/>
        <w:ind w:left="0" w:right="147" w:firstLine="0"/>
        <w:rPr>
          <w:del w:id="288" w:author="Kamran Khan" w:date="2026-10-06T20:19:00Z" w16du:dateUtc="2026-10-06T15:19:00Z"/>
        </w:rPr>
        <w:pPrChange w:id="289" w:author="Kamran Khan" w:date="2026-10-06T20:19:00Z" w16du:dateUtc="2026-10-06T15:19:00Z">
          <w:pPr>
            <w:spacing w:after="0" w:line="259" w:lineRule="auto"/>
            <w:ind w:left="0" w:right="147" w:firstLine="0"/>
            <w:jc w:val="center"/>
          </w:pPr>
        </w:pPrChange>
      </w:pPr>
      <w:del w:id="290" w:author="Kamran Khan" w:date="2026-10-06T20:19:00Z" w16du:dateUtc="2026-10-06T15:19:00Z">
        <w:r w:rsidDel="00DA0B84">
          <w:rPr>
            <w:rFonts w:cs="Calibri"/>
            <w:b/>
          </w:rPr>
          <w:delText xml:space="preserve"> </w:delText>
        </w:r>
      </w:del>
    </w:p>
    <w:p w14:paraId="64EAF4E4" w14:textId="77777777" w:rsidR="006B3FC0" w:rsidDel="00DA0B84" w:rsidRDefault="00000000">
      <w:pPr>
        <w:spacing w:after="0" w:line="259" w:lineRule="auto"/>
        <w:ind w:left="0" w:right="147" w:firstLine="0"/>
        <w:rPr>
          <w:del w:id="291" w:author="Kamran Khan" w:date="2026-10-06T20:19:00Z" w16du:dateUtc="2026-10-06T15:19:00Z"/>
        </w:rPr>
        <w:pPrChange w:id="292" w:author="Kamran Khan" w:date="2026-10-06T20:19:00Z" w16du:dateUtc="2026-10-06T15:19:00Z">
          <w:pPr>
            <w:spacing w:after="0" w:line="259" w:lineRule="auto"/>
            <w:ind w:left="0" w:right="147" w:firstLine="0"/>
            <w:jc w:val="center"/>
          </w:pPr>
        </w:pPrChange>
      </w:pPr>
      <w:del w:id="293" w:author="Kamran Khan" w:date="2026-10-06T20:19:00Z" w16du:dateUtc="2026-10-06T15:19:00Z">
        <w:r w:rsidDel="00DA0B84">
          <w:rPr>
            <w:rFonts w:cs="Calibri"/>
            <w:b/>
          </w:rPr>
          <w:delText xml:space="preserve"> </w:delText>
        </w:r>
      </w:del>
    </w:p>
    <w:p w14:paraId="24C1B482" w14:textId="77777777" w:rsidR="006B3FC0" w:rsidDel="00DA0B84" w:rsidRDefault="00000000">
      <w:pPr>
        <w:spacing w:after="0" w:line="259" w:lineRule="auto"/>
        <w:ind w:left="0" w:right="147" w:firstLine="0"/>
        <w:rPr>
          <w:del w:id="294" w:author="Kamran Khan" w:date="2026-10-06T20:19:00Z" w16du:dateUtc="2026-10-06T15:19:00Z"/>
        </w:rPr>
        <w:pPrChange w:id="295" w:author="Kamran Khan" w:date="2026-10-06T20:19:00Z" w16du:dateUtc="2026-10-06T15:19:00Z">
          <w:pPr>
            <w:spacing w:after="0" w:line="259" w:lineRule="auto"/>
            <w:ind w:left="0" w:right="147" w:firstLine="0"/>
            <w:jc w:val="center"/>
          </w:pPr>
        </w:pPrChange>
      </w:pPr>
      <w:del w:id="296" w:author="Kamran Khan" w:date="2026-10-06T20:19:00Z" w16du:dateUtc="2026-10-06T15:19:00Z">
        <w:r w:rsidDel="00DA0B84">
          <w:rPr>
            <w:rFonts w:cs="Calibri"/>
            <w:b/>
          </w:rPr>
          <w:delText xml:space="preserve"> </w:delText>
        </w:r>
      </w:del>
    </w:p>
    <w:p w14:paraId="3636A55C" w14:textId="77777777" w:rsidR="006B3FC0" w:rsidDel="00DA0B84" w:rsidRDefault="00000000">
      <w:pPr>
        <w:spacing w:after="0" w:line="259" w:lineRule="auto"/>
        <w:ind w:left="0" w:right="147" w:firstLine="0"/>
        <w:rPr>
          <w:del w:id="297" w:author="Kamran Khan" w:date="2026-10-06T20:19:00Z" w16du:dateUtc="2026-10-06T15:19:00Z"/>
        </w:rPr>
        <w:pPrChange w:id="298" w:author="Kamran Khan" w:date="2026-10-06T20:19:00Z" w16du:dateUtc="2026-10-06T15:19:00Z">
          <w:pPr>
            <w:spacing w:after="0" w:line="259" w:lineRule="auto"/>
            <w:ind w:left="0" w:right="147" w:firstLine="0"/>
            <w:jc w:val="center"/>
          </w:pPr>
        </w:pPrChange>
      </w:pPr>
      <w:del w:id="299" w:author="Kamran Khan" w:date="2026-10-06T20:19:00Z" w16du:dateUtc="2026-10-06T15:19:00Z">
        <w:r w:rsidDel="00DA0B84">
          <w:rPr>
            <w:rFonts w:cs="Calibri"/>
            <w:b/>
          </w:rPr>
          <w:delText xml:space="preserve"> </w:delText>
        </w:r>
      </w:del>
    </w:p>
    <w:p w14:paraId="697294DC" w14:textId="77777777" w:rsidR="006B3FC0" w:rsidDel="00DA0B84" w:rsidRDefault="00000000">
      <w:pPr>
        <w:spacing w:after="0" w:line="259" w:lineRule="auto"/>
        <w:ind w:left="0" w:right="147" w:firstLine="0"/>
        <w:rPr>
          <w:del w:id="300" w:author="Kamran Khan" w:date="2026-10-06T20:19:00Z" w16du:dateUtc="2026-10-06T15:19:00Z"/>
        </w:rPr>
        <w:pPrChange w:id="301" w:author="Kamran Khan" w:date="2026-10-06T20:19:00Z" w16du:dateUtc="2026-10-06T15:19:00Z">
          <w:pPr>
            <w:spacing w:after="0" w:line="259" w:lineRule="auto"/>
            <w:ind w:left="0" w:right="147" w:firstLine="0"/>
            <w:jc w:val="center"/>
          </w:pPr>
        </w:pPrChange>
      </w:pPr>
      <w:del w:id="302" w:author="Kamran Khan" w:date="2026-10-06T20:19:00Z" w16du:dateUtc="2026-10-06T15:19:00Z">
        <w:r w:rsidDel="00DA0B84">
          <w:rPr>
            <w:rFonts w:cs="Calibri"/>
            <w:b/>
          </w:rPr>
          <w:delText xml:space="preserve"> </w:delText>
        </w:r>
      </w:del>
    </w:p>
    <w:p w14:paraId="6BC59EFA" w14:textId="0371B058" w:rsidR="006B3FC0" w:rsidDel="00DA0B84" w:rsidRDefault="00000000">
      <w:pPr>
        <w:spacing w:after="0" w:line="259" w:lineRule="auto"/>
        <w:ind w:left="0" w:right="147" w:firstLine="0"/>
        <w:rPr>
          <w:del w:id="303" w:author="Kamran Khan" w:date="2026-10-06T20:19:00Z" w16du:dateUtc="2026-10-06T15:19:00Z"/>
        </w:rPr>
        <w:pPrChange w:id="304" w:author="Kamran Khan" w:date="2026-10-06T20:19:00Z" w16du:dateUtc="2026-10-06T15:19:00Z">
          <w:pPr>
            <w:spacing w:after="0" w:line="259" w:lineRule="auto"/>
            <w:ind w:left="0" w:right="147" w:firstLine="0"/>
            <w:jc w:val="center"/>
          </w:pPr>
        </w:pPrChange>
      </w:pPr>
      <w:del w:id="305" w:author="Kamran Khan" w:date="2026-10-06T20:19:00Z" w16du:dateUtc="2026-10-06T15:19:00Z">
        <w:r w:rsidDel="00DA0B84">
          <w:rPr>
            <w:rFonts w:cs="Calibri"/>
            <w:b/>
          </w:rPr>
          <w:delText xml:space="preserve"> </w:delText>
        </w:r>
      </w:del>
    </w:p>
    <w:p w14:paraId="1770BB9B" w14:textId="3B86DB50" w:rsidR="006B3FC0" w:rsidRDefault="00000000" w:rsidP="00DA0B84">
      <w:pPr>
        <w:spacing w:after="0" w:line="259" w:lineRule="auto"/>
        <w:ind w:left="0" w:right="147" w:firstLine="0"/>
        <w:jc w:val="center"/>
      </w:pPr>
      <w:del w:id="306" w:author="Kamran Khan" w:date="2026-10-06T20:19:00Z" w16du:dateUtc="2026-10-06T15:19:00Z">
        <w:r w:rsidDel="00DA0B84">
          <w:rPr>
            <w:rFonts w:cs="Calibri"/>
            <w:b/>
          </w:rPr>
          <w:delText xml:space="preserve"> </w:delText>
        </w:r>
      </w:del>
    </w:p>
    <w:p w14:paraId="5AD9FA9B" w14:textId="77777777" w:rsidR="006B3FC0" w:rsidRDefault="00000000">
      <w:pPr>
        <w:pStyle w:val="Heading1"/>
        <w:spacing w:after="139"/>
        <w:ind w:right="200"/>
      </w:pPr>
      <w:r>
        <w:t xml:space="preserve">SECTION 5. GUIDING PRINCIPLES ON CONTRACT TERMS AND CONDITIONS </w:t>
      </w:r>
    </w:p>
    <w:p w14:paraId="776FE937" w14:textId="77777777" w:rsidR="006B3FC0" w:rsidRDefault="00000000">
      <w:pPr>
        <w:spacing w:after="136" w:line="259" w:lineRule="auto"/>
        <w:ind w:left="0" w:right="0" w:firstLine="0"/>
        <w:jc w:val="left"/>
      </w:pPr>
      <w:r>
        <w:rPr>
          <w:rFonts w:cs="Calibri"/>
          <w:b/>
          <w:color w:val="006189"/>
        </w:rPr>
        <w:t xml:space="preserve"> </w:t>
      </w:r>
    </w:p>
    <w:p w14:paraId="1B52EC2D" w14:textId="77777777" w:rsidR="006B3FC0" w:rsidRDefault="00000000">
      <w:pPr>
        <w:pStyle w:val="Heading2"/>
        <w:spacing w:after="139"/>
        <w:ind w:left="62"/>
      </w:pPr>
      <w:r>
        <w:t>1.</w:t>
      </w:r>
      <w:r>
        <w:rPr>
          <w:rFonts w:ascii="Arial" w:eastAsia="Arial" w:hAnsi="Arial" w:cs="Arial"/>
        </w:rPr>
        <w:t xml:space="preserve"> </w:t>
      </w:r>
      <w:r>
        <w:t xml:space="preserve">Introduction </w:t>
      </w:r>
    </w:p>
    <w:p w14:paraId="573B444D" w14:textId="77777777" w:rsidR="006B3FC0" w:rsidRDefault="00000000">
      <w:pPr>
        <w:spacing w:after="145"/>
        <w:ind w:left="7" w:right="186"/>
      </w:pPr>
      <w:r>
        <w:t xml:space="preserve">This Section contains highly preferred guiding principles of the contractual terms and conditions, which the successful bidder should adhere to. Please note that the detailed terms &amp; conditions will be finalized during the contracting phase with the selected bidder.  </w:t>
      </w:r>
    </w:p>
    <w:p w14:paraId="17B82287" w14:textId="77777777" w:rsidR="006B3FC0" w:rsidRDefault="00000000">
      <w:pPr>
        <w:spacing w:after="139" w:line="259" w:lineRule="auto"/>
        <w:ind w:left="0" w:right="0" w:firstLine="0"/>
        <w:jc w:val="left"/>
      </w:pPr>
      <w:r>
        <w:t xml:space="preserve"> </w:t>
      </w:r>
    </w:p>
    <w:p w14:paraId="0E1165BE" w14:textId="77777777" w:rsidR="006B3FC0" w:rsidRDefault="00000000">
      <w:pPr>
        <w:pStyle w:val="Heading2"/>
        <w:spacing w:after="16"/>
        <w:ind w:left="62"/>
      </w:pPr>
      <w:r>
        <w:t>2.</w:t>
      </w:r>
      <w:r>
        <w:rPr>
          <w:rFonts w:ascii="Arial" w:eastAsia="Arial" w:hAnsi="Arial" w:cs="Arial"/>
        </w:rPr>
        <w:t xml:space="preserve"> </w:t>
      </w:r>
      <w:r>
        <w:t>Performance Security</w:t>
      </w:r>
      <w:r>
        <w:rPr>
          <w:b w:val="0"/>
        </w:rPr>
        <w:t xml:space="preserve"> </w:t>
      </w:r>
    </w:p>
    <w:p w14:paraId="4C78F58D" w14:textId="77777777" w:rsidR="006B3FC0" w:rsidRDefault="00000000">
      <w:pPr>
        <w:spacing w:after="19" w:line="259" w:lineRule="auto"/>
        <w:ind w:left="360" w:right="0" w:firstLine="0"/>
        <w:jc w:val="left"/>
      </w:pPr>
      <w:r>
        <w:t xml:space="preserve"> </w:t>
      </w:r>
    </w:p>
    <w:p w14:paraId="5770FFA8" w14:textId="77777777" w:rsidR="006B3FC0" w:rsidRDefault="00000000">
      <w:pPr>
        <w:ind w:left="355" w:right="192" w:hanging="370"/>
      </w:pPr>
      <w:r>
        <w:t>2.1.</w:t>
      </w:r>
      <w:r>
        <w:rPr>
          <w:rFonts w:ascii="Arial" w:eastAsia="Arial" w:hAnsi="Arial" w:cs="Arial"/>
        </w:rPr>
        <w:t xml:space="preserve"> </w:t>
      </w:r>
      <w:r>
        <w:rPr>
          <w:rFonts w:cs="Calibri"/>
        </w:rPr>
        <w:t xml:space="preserve">Within twenty-eight (28) days of the receipt of the Letter of Acceptance from Karandaaz Pakistan, the successful bidder shall furnish performance security amounting to 5% of the contract value, in the form of unconditional, irrevocable and payable on first demand Bank Guarantee issued by an AA rated bank in the name of “Karandaaz Pakistan”. A foreign institution providing a Bank Guarantee shall have a correspondent financial institution located in Pakistan unless Karandaaz Pakistan has agreed in writing that a correspondent financial institution is not required. All costs associated with the performance security shall be borne by the bidder. </w:t>
      </w:r>
      <w:r>
        <w:t xml:space="preserve"> </w:t>
      </w:r>
    </w:p>
    <w:p w14:paraId="250CBD47" w14:textId="77777777" w:rsidR="006B3FC0" w:rsidRDefault="00000000">
      <w:pPr>
        <w:spacing w:after="19" w:line="259" w:lineRule="auto"/>
        <w:ind w:left="360" w:right="0" w:firstLine="0"/>
        <w:jc w:val="left"/>
      </w:pPr>
      <w:r>
        <w:t xml:space="preserve"> </w:t>
      </w:r>
    </w:p>
    <w:p w14:paraId="74C6202F" w14:textId="77777777" w:rsidR="006B3FC0" w:rsidRDefault="00000000">
      <w:pPr>
        <w:ind w:left="355" w:right="0" w:hanging="370"/>
      </w:pPr>
      <w:r>
        <w:lastRenderedPageBreak/>
        <w:t>2.2.</w:t>
      </w:r>
      <w:r>
        <w:rPr>
          <w:rFonts w:ascii="Arial" w:eastAsia="Arial" w:hAnsi="Arial" w:cs="Arial"/>
        </w:rPr>
        <w:t xml:space="preserve"> </w:t>
      </w:r>
      <w:r>
        <w:rPr>
          <w:rFonts w:cs="Calibri"/>
        </w:rPr>
        <w:t xml:space="preserve">The performance security shall be submitted in PKR. The performance security shall be valid during the contract’s lifetime and until satisfaction of all claims of Karandaaz Pakistan. </w:t>
      </w:r>
      <w:r>
        <w:t xml:space="preserve"> </w:t>
      </w:r>
    </w:p>
    <w:p w14:paraId="6FCDB1A5" w14:textId="77777777" w:rsidR="006B3FC0" w:rsidRDefault="00000000">
      <w:pPr>
        <w:spacing w:after="0" w:line="259" w:lineRule="auto"/>
        <w:ind w:left="720" w:right="0" w:firstLine="0"/>
        <w:jc w:val="left"/>
      </w:pPr>
      <w:r>
        <w:t xml:space="preserve"> </w:t>
      </w:r>
    </w:p>
    <w:p w14:paraId="4124E979" w14:textId="77777777" w:rsidR="006B3FC0" w:rsidRDefault="00000000">
      <w:pPr>
        <w:pStyle w:val="Heading2"/>
        <w:spacing w:after="19"/>
        <w:ind w:left="62"/>
      </w:pPr>
      <w:r>
        <w:t>3.</w:t>
      </w:r>
      <w:r>
        <w:rPr>
          <w:rFonts w:ascii="Arial" w:eastAsia="Arial" w:hAnsi="Arial" w:cs="Arial"/>
        </w:rPr>
        <w:t xml:space="preserve"> </w:t>
      </w:r>
      <w:r>
        <w:t xml:space="preserve">Ownership of Intellectual Property Rights  </w:t>
      </w:r>
    </w:p>
    <w:p w14:paraId="401D9B67" w14:textId="77777777" w:rsidR="006B3FC0" w:rsidRDefault="00000000">
      <w:pPr>
        <w:spacing w:after="16" w:line="259" w:lineRule="auto"/>
        <w:ind w:left="360" w:right="0" w:firstLine="0"/>
        <w:jc w:val="left"/>
      </w:pPr>
      <w:r>
        <w:rPr>
          <w:rFonts w:cs="Calibri"/>
          <w:b/>
        </w:rPr>
        <w:t xml:space="preserve"> </w:t>
      </w:r>
    </w:p>
    <w:p w14:paraId="4ADF8D18" w14:textId="77777777" w:rsidR="006B3FC0" w:rsidRDefault="00000000">
      <w:pPr>
        <w:ind w:left="357" w:right="186" w:hanging="360"/>
      </w:pPr>
      <w:r>
        <w:t>3.1.</w:t>
      </w:r>
      <w:r>
        <w:rPr>
          <w:rFonts w:ascii="Arial" w:eastAsia="Arial" w:hAnsi="Arial" w:cs="Arial"/>
        </w:rPr>
        <w:t xml:space="preserve"> </w:t>
      </w:r>
      <w:r>
        <w:t>All documents, supplies, developments, know how, materials, and related documents to the Services which are made and used by the successful bidder during the course of the project (</w:t>
      </w:r>
      <w:r>
        <w:rPr>
          <w:rFonts w:cs="Calibri"/>
        </w:rPr>
        <w:t>“</w:t>
      </w:r>
      <w:r>
        <w:t>Intellectual Property Rights</w:t>
      </w:r>
      <w:r>
        <w:rPr>
          <w:rFonts w:cs="Calibri"/>
        </w:rPr>
        <w:t>”</w:t>
      </w:r>
      <w:r>
        <w:t xml:space="preserve">) related thereto shall be assigned irrevocably and exclusively to Karandaaz Pakistan. </w:t>
      </w:r>
    </w:p>
    <w:p w14:paraId="7D34A0EA" w14:textId="77777777" w:rsidR="006B3FC0" w:rsidRDefault="00000000">
      <w:pPr>
        <w:spacing w:after="19" w:line="259" w:lineRule="auto"/>
        <w:ind w:left="360" w:right="0" w:firstLine="0"/>
        <w:jc w:val="left"/>
      </w:pPr>
      <w:r>
        <w:t xml:space="preserve"> </w:t>
      </w:r>
    </w:p>
    <w:p w14:paraId="670E30FC" w14:textId="77777777" w:rsidR="006B3FC0" w:rsidRDefault="00000000">
      <w:pPr>
        <w:ind w:left="357" w:right="186" w:hanging="360"/>
      </w:pPr>
      <w:r>
        <w:t>3.2.</w:t>
      </w:r>
      <w:r>
        <w:rPr>
          <w:rFonts w:ascii="Arial" w:eastAsia="Arial" w:hAnsi="Arial" w:cs="Arial"/>
        </w:rPr>
        <w:t xml:space="preserve"> </w:t>
      </w:r>
      <w:r>
        <w:t xml:space="preserve">The successful bidder shall assign these Intellectual Property Rights referred to in Clause 3.1 above to Karandaaz Pakistan for unlimited and unfettered use for or purpose whatsoever, and without any limitations whatsoever. </w:t>
      </w:r>
    </w:p>
    <w:p w14:paraId="267A16AE" w14:textId="77777777" w:rsidR="006B3FC0" w:rsidRDefault="00000000">
      <w:pPr>
        <w:spacing w:after="0" w:line="259" w:lineRule="auto"/>
        <w:ind w:left="720" w:right="0" w:firstLine="0"/>
        <w:jc w:val="left"/>
      </w:pPr>
      <w:r>
        <w:t xml:space="preserve"> </w:t>
      </w:r>
    </w:p>
    <w:p w14:paraId="34C4D09A" w14:textId="77777777" w:rsidR="006B3FC0" w:rsidRDefault="00000000">
      <w:pPr>
        <w:ind w:left="357" w:right="186" w:hanging="360"/>
      </w:pPr>
      <w:r>
        <w:t>3.3.</w:t>
      </w:r>
      <w:r>
        <w:rPr>
          <w:rFonts w:ascii="Arial" w:eastAsia="Arial" w:hAnsi="Arial" w:cs="Arial"/>
        </w:rPr>
        <w:t xml:space="preserve"> </w:t>
      </w:r>
      <w:r>
        <w:t xml:space="preserve">The successful bidder shall from the date of signing the contract and until the end of its term do all such things that may be necessary or desirable to vest in Karandaaz Pakistan the full benefit of the items and Intellectual Property Rights referred to in Clause 3.1 and shall deliver up to Karandaaz Pakistan all such items as referenced in Clause 3.1 herein above. </w:t>
      </w:r>
    </w:p>
    <w:p w14:paraId="7D83710B" w14:textId="77777777" w:rsidR="006B3FC0" w:rsidRDefault="00000000">
      <w:pPr>
        <w:spacing w:after="0" w:line="259" w:lineRule="auto"/>
        <w:ind w:left="720" w:right="0" w:firstLine="0"/>
        <w:jc w:val="left"/>
      </w:pPr>
      <w:r>
        <w:t xml:space="preserve"> </w:t>
      </w:r>
    </w:p>
    <w:p w14:paraId="3694AFAD" w14:textId="77777777" w:rsidR="006B3FC0" w:rsidRDefault="00000000">
      <w:pPr>
        <w:ind w:left="357" w:right="186" w:hanging="360"/>
      </w:pPr>
      <w:r>
        <w:t>3.4.</w:t>
      </w:r>
      <w:r>
        <w:rPr>
          <w:rFonts w:ascii="Arial" w:eastAsia="Arial" w:hAnsi="Arial" w:cs="Arial"/>
        </w:rPr>
        <w:t xml:space="preserve"> </w:t>
      </w:r>
      <w:r>
        <w:t xml:space="preserve">The lead successful bidder shall ensure that all members of the joint venture/consortium are employed or engaged on terms that are consistent with the provisions of Clause 3.1 above and that the lead successful bidder and the joint venture/consortium members waive all moral rights in respect of the items referred to in Clause 3.1. </w:t>
      </w:r>
    </w:p>
    <w:p w14:paraId="01246348" w14:textId="77777777" w:rsidR="006B3FC0" w:rsidRDefault="00000000">
      <w:pPr>
        <w:spacing w:after="0" w:line="259" w:lineRule="auto"/>
        <w:ind w:left="720" w:right="0" w:firstLine="0"/>
        <w:jc w:val="left"/>
      </w:pPr>
      <w:r>
        <w:t xml:space="preserve"> </w:t>
      </w:r>
    </w:p>
    <w:p w14:paraId="6C01760E" w14:textId="77777777" w:rsidR="006B3FC0" w:rsidRDefault="00000000">
      <w:pPr>
        <w:pStyle w:val="Heading2"/>
        <w:spacing w:after="19"/>
        <w:ind w:left="62"/>
      </w:pPr>
      <w:r>
        <w:t>4.</w:t>
      </w:r>
      <w:r>
        <w:rPr>
          <w:rFonts w:ascii="Arial" w:eastAsia="Arial" w:hAnsi="Arial" w:cs="Arial"/>
        </w:rPr>
        <w:t xml:space="preserve"> </w:t>
      </w:r>
      <w:r>
        <w:t>Fraud Corruption and Terrorism</w:t>
      </w:r>
      <w:r>
        <w:rPr>
          <w:b w:val="0"/>
        </w:rPr>
        <w:t xml:space="preserve">  </w:t>
      </w:r>
    </w:p>
    <w:p w14:paraId="0F1ADA12" w14:textId="77777777" w:rsidR="006B3FC0" w:rsidRDefault="00000000">
      <w:pPr>
        <w:spacing w:after="16" w:line="259" w:lineRule="auto"/>
        <w:ind w:left="360" w:right="0" w:firstLine="0"/>
        <w:jc w:val="left"/>
      </w:pPr>
      <w:r>
        <w:t xml:space="preserve"> </w:t>
      </w:r>
    </w:p>
    <w:p w14:paraId="142CA175" w14:textId="77777777" w:rsidR="006B3FC0" w:rsidRDefault="00000000">
      <w:pPr>
        <w:ind w:left="357" w:right="186" w:hanging="360"/>
      </w:pPr>
      <w:r>
        <w:t>4.1.</w:t>
      </w:r>
      <w:r>
        <w:rPr>
          <w:rFonts w:ascii="Arial" w:eastAsia="Arial" w:hAnsi="Arial" w:cs="Arial"/>
        </w:rPr>
        <w:t xml:space="preserve"> </w:t>
      </w:r>
      <w:r>
        <w:t xml:space="preserve">Karandaaz Pakistan will have zero tolerance approach towards fraud and fraudulent behaviour during the procurement process and the implementation of the project itself and will reject a proposal for award if it determines that the bidder or any of the agents, suppliers or any personnel recommended for an award have engaged in Corrupt, Fraudulent, Collusive, Coercive and Obstructive Practices as referenced in Clause 32 of Section 3. </w:t>
      </w:r>
    </w:p>
    <w:p w14:paraId="0F3AD2D5" w14:textId="77777777" w:rsidR="006B3FC0" w:rsidRDefault="00000000">
      <w:pPr>
        <w:spacing w:after="16" w:line="259" w:lineRule="auto"/>
        <w:ind w:left="360" w:right="0" w:firstLine="0"/>
        <w:jc w:val="left"/>
      </w:pPr>
      <w:r>
        <w:t xml:space="preserve"> </w:t>
      </w:r>
    </w:p>
    <w:p w14:paraId="5EB6FA3D" w14:textId="77777777" w:rsidR="006B3FC0" w:rsidRDefault="00000000">
      <w:pPr>
        <w:ind w:left="357" w:right="186" w:hanging="360"/>
      </w:pPr>
      <w:r>
        <w:t>4.2.</w:t>
      </w:r>
      <w:r>
        <w:rPr>
          <w:rFonts w:ascii="Arial" w:eastAsia="Arial" w:hAnsi="Arial" w:cs="Arial"/>
        </w:rPr>
        <w:t xml:space="preserve"> </w:t>
      </w:r>
      <w:r>
        <w:t xml:space="preserve">Karandaaz Pakistan may at any time during the procurement process or after successful procurement and during the lifetime of the contract and thereafter up to a period of five years arrange for additional audits, on the spot checks and or/inspections to be carried out if they suspect Corrupt, Fraudulent, Collusive, Coercive and Obstructive Practices. </w:t>
      </w:r>
    </w:p>
    <w:p w14:paraId="2CAACD3A" w14:textId="77777777" w:rsidR="006B3FC0" w:rsidRDefault="00000000">
      <w:pPr>
        <w:spacing w:after="0" w:line="259" w:lineRule="auto"/>
        <w:ind w:left="720" w:right="0" w:firstLine="0"/>
        <w:jc w:val="left"/>
      </w:pPr>
      <w:r>
        <w:t xml:space="preserve"> </w:t>
      </w:r>
    </w:p>
    <w:p w14:paraId="2F900675" w14:textId="77777777" w:rsidR="006B3FC0" w:rsidRDefault="00000000">
      <w:pPr>
        <w:spacing w:after="139" w:line="259" w:lineRule="auto"/>
        <w:ind w:left="62" w:right="0"/>
        <w:jc w:val="left"/>
      </w:pPr>
      <w:r>
        <w:rPr>
          <w:rFonts w:cs="Calibri"/>
          <w:b/>
        </w:rPr>
        <w:t>5.</w:t>
      </w:r>
      <w:r>
        <w:rPr>
          <w:rFonts w:ascii="Arial" w:eastAsia="Arial" w:hAnsi="Arial" w:cs="Arial"/>
          <w:b/>
        </w:rPr>
        <w:t xml:space="preserve"> </w:t>
      </w:r>
      <w:r>
        <w:rPr>
          <w:rFonts w:cs="Calibri"/>
          <w:b/>
        </w:rPr>
        <w:t xml:space="preserve">Subcontractor </w:t>
      </w:r>
      <w:r>
        <w:t xml:space="preserve"> </w:t>
      </w:r>
    </w:p>
    <w:p w14:paraId="43548EEB" w14:textId="77777777" w:rsidR="006B3FC0" w:rsidRDefault="00000000">
      <w:pPr>
        <w:spacing w:after="146"/>
        <w:ind w:left="7" w:right="186"/>
      </w:pPr>
      <w:r>
        <w:t xml:space="preserve">The successful bidder shall not utilize the services of any subcontractor as part of the contract.  </w:t>
      </w:r>
    </w:p>
    <w:p w14:paraId="1DFBB41A" w14:textId="77777777" w:rsidR="006B3FC0" w:rsidRDefault="00000000">
      <w:pPr>
        <w:spacing w:after="0" w:line="259" w:lineRule="auto"/>
        <w:ind w:left="0" w:right="0" w:firstLine="0"/>
        <w:jc w:val="left"/>
      </w:pPr>
      <w:r>
        <w:rPr>
          <w:rFonts w:cs="Calibri"/>
          <w:b/>
        </w:rPr>
        <w:t xml:space="preserve"> </w:t>
      </w:r>
    </w:p>
    <w:p w14:paraId="5C38FE0B" w14:textId="77777777" w:rsidR="006B3FC0" w:rsidRDefault="00000000">
      <w:pPr>
        <w:pStyle w:val="Heading2"/>
        <w:spacing w:after="0"/>
        <w:ind w:left="62"/>
      </w:pPr>
      <w:r>
        <w:t>6.</w:t>
      </w:r>
      <w:r>
        <w:rPr>
          <w:rFonts w:ascii="Arial" w:eastAsia="Arial" w:hAnsi="Arial" w:cs="Arial"/>
        </w:rPr>
        <w:t xml:space="preserve"> </w:t>
      </w:r>
      <w:r>
        <w:t xml:space="preserve">Order Cancellation </w:t>
      </w:r>
    </w:p>
    <w:p w14:paraId="1176D978" w14:textId="77777777" w:rsidR="006B3FC0" w:rsidRDefault="00000000">
      <w:pPr>
        <w:spacing w:after="0" w:line="259" w:lineRule="auto"/>
        <w:ind w:left="0" w:right="0" w:firstLine="0"/>
        <w:jc w:val="left"/>
      </w:pPr>
      <w:r>
        <w:rPr>
          <w:rFonts w:cs="Calibri"/>
          <w:b/>
        </w:rPr>
        <w:t xml:space="preserve"> </w:t>
      </w:r>
    </w:p>
    <w:p w14:paraId="17819289" w14:textId="77777777" w:rsidR="006B3FC0" w:rsidRDefault="00000000">
      <w:pPr>
        <w:ind w:left="357" w:right="186" w:hanging="360"/>
      </w:pPr>
      <w:r>
        <w:t>6.1.</w:t>
      </w:r>
      <w:r>
        <w:rPr>
          <w:rFonts w:ascii="Arial" w:eastAsia="Arial" w:hAnsi="Arial" w:cs="Arial"/>
        </w:rPr>
        <w:t xml:space="preserve"> </w:t>
      </w:r>
      <w:r>
        <w:t>Karandaaz Pakistan reserves the right to cancel the contract and forfeit the performance security, referenced in Clause 2 above, in the event of one or more of the following situations:</w:t>
      </w:r>
      <w:r>
        <w:rPr>
          <w:rFonts w:cs="Calibri"/>
          <w:b/>
        </w:rPr>
        <w:t xml:space="preserve"> </w:t>
      </w:r>
    </w:p>
    <w:p w14:paraId="60DF3F40" w14:textId="77777777" w:rsidR="006B3FC0" w:rsidRDefault="00000000">
      <w:pPr>
        <w:spacing w:after="0" w:line="259" w:lineRule="auto"/>
        <w:ind w:left="360" w:right="0" w:firstLine="0"/>
        <w:jc w:val="left"/>
      </w:pPr>
      <w:r>
        <w:rPr>
          <w:rFonts w:cs="Calibri"/>
          <w:b/>
        </w:rPr>
        <w:lastRenderedPageBreak/>
        <w:t xml:space="preserve"> </w:t>
      </w:r>
    </w:p>
    <w:p w14:paraId="6F8A5DE7" w14:textId="77777777" w:rsidR="006B3FC0" w:rsidRDefault="00000000">
      <w:pPr>
        <w:numPr>
          <w:ilvl w:val="0"/>
          <w:numId w:val="14"/>
        </w:numPr>
        <w:ind w:right="186" w:hanging="360"/>
      </w:pPr>
      <w:r>
        <w:t>Delay in provision of services for the project beyond the specified period as set out in the contract;</w:t>
      </w:r>
      <w:r>
        <w:rPr>
          <w:rFonts w:cs="Calibri"/>
          <w:b/>
        </w:rPr>
        <w:t xml:space="preserve"> </w:t>
      </w:r>
    </w:p>
    <w:p w14:paraId="2A415716" w14:textId="77777777" w:rsidR="006B3FC0" w:rsidRDefault="00000000">
      <w:pPr>
        <w:spacing w:after="0" w:line="259" w:lineRule="auto"/>
        <w:ind w:left="787" w:right="0" w:firstLine="0"/>
        <w:jc w:val="left"/>
      </w:pPr>
      <w:r>
        <w:rPr>
          <w:rFonts w:cs="Calibri"/>
          <w:b/>
        </w:rPr>
        <w:t xml:space="preserve"> </w:t>
      </w:r>
    </w:p>
    <w:p w14:paraId="27B6BDB0" w14:textId="77777777" w:rsidR="006B3FC0" w:rsidRDefault="00000000">
      <w:pPr>
        <w:numPr>
          <w:ilvl w:val="0"/>
          <w:numId w:val="14"/>
        </w:numPr>
        <w:ind w:right="186" w:hanging="360"/>
      </w:pPr>
      <w:r>
        <w:t>Serious discrepancy in the quality of service;</w:t>
      </w:r>
      <w:r>
        <w:rPr>
          <w:rFonts w:cs="Calibri"/>
          <w:b/>
        </w:rPr>
        <w:t xml:space="preserve"> </w:t>
      </w:r>
    </w:p>
    <w:p w14:paraId="2897C27C" w14:textId="77777777" w:rsidR="006B3FC0" w:rsidRDefault="00000000">
      <w:pPr>
        <w:spacing w:after="0" w:line="259" w:lineRule="auto"/>
        <w:ind w:left="720" w:right="0" w:firstLine="0"/>
        <w:jc w:val="left"/>
      </w:pPr>
      <w:r>
        <w:rPr>
          <w:rFonts w:cs="Calibri"/>
          <w:b/>
        </w:rPr>
        <w:t xml:space="preserve"> </w:t>
      </w:r>
    </w:p>
    <w:p w14:paraId="610CD5B4" w14:textId="77777777" w:rsidR="006B3FC0" w:rsidRDefault="00000000">
      <w:pPr>
        <w:numPr>
          <w:ilvl w:val="0"/>
          <w:numId w:val="14"/>
        </w:numPr>
        <w:ind w:right="186" w:hanging="360"/>
      </w:pPr>
      <w:r>
        <w:t xml:space="preserve">If the successful bidder or lead bidder, its joint venture members or any of their agents, employees or any other personnel makes any statement, submits any information or encloses any form which turns out to be false, incorrect and/or misleading and or conceals or suppresses material information in relation to the project; </w:t>
      </w:r>
    </w:p>
    <w:p w14:paraId="446F3F3F" w14:textId="77777777" w:rsidR="006B3FC0" w:rsidRDefault="00000000">
      <w:pPr>
        <w:spacing w:after="0" w:line="259" w:lineRule="auto"/>
        <w:ind w:left="720" w:right="0" w:firstLine="0"/>
        <w:jc w:val="left"/>
      </w:pPr>
      <w:r>
        <w:t xml:space="preserve"> </w:t>
      </w:r>
    </w:p>
    <w:p w14:paraId="7ADA1A17" w14:textId="77777777" w:rsidR="006B3FC0" w:rsidRDefault="00000000">
      <w:pPr>
        <w:numPr>
          <w:ilvl w:val="0"/>
          <w:numId w:val="14"/>
        </w:numPr>
        <w:ind w:right="186" w:hanging="360"/>
      </w:pPr>
      <w:r>
        <w:t xml:space="preserve">If the successful lead bidder or any of their agents, employees or any other personnel do not comply with the necessary laws, regulations, licenses or certifications. </w:t>
      </w:r>
    </w:p>
    <w:p w14:paraId="1C27EC21" w14:textId="77777777" w:rsidR="006B3FC0" w:rsidRDefault="00000000">
      <w:pPr>
        <w:spacing w:after="0" w:line="259" w:lineRule="auto"/>
        <w:ind w:left="0" w:right="147" w:firstLine="0"/>
        <w:jc w:val="center"/>
      </w:pPr>
      <w:r>
        <w:rPr>
          <w:rFonts w:cs="Calibri"/>
          <w:b/>
        </w:rPr>
        <w:t xml:space="preserve"> </w:t>
      </w:r>
    </w:p>
    <w:p w14:paraId="429A668F" w14:textId="77777777" w:rsidR="006B3FC0" w:rsidRDefault="00000000">
      <w:pPr>
        <w:pStyle w:val="Heading2"/>
        <w:spacing w:after="0"/>
        <w:ind w:left="62"/>
      </w:pPr>
      <w:r>
        <w:t>7.</w:t>
      </w:r>
      <w:r>
        <w:rPr>
          <w:rFonts w:ascii="Arial" w:eastAsia="Arial" w:hAnsi="Arial" w:cs="Arial"/>
        </w:rPr>
        <w:t xml:space="preserve"> </w:t>
      </w:r>
      <w:r>
        <w:t xml:space="preserve">Compliance with applicable laws </w:t>
      </w:r>
    </w:p>
    <w:p w14:paraId="385D5B1C" w14:textId="77777777" w:rsidR="006B3FC0" w:rsidRDefault="00000000">
      <w:pPr>
        <w:spacing w:after="0" w:line="259" w:lineRule="auto"/>
        <w:ind w:left="360" w:right="0" w:firstLine="0"/>
        <w:jc w:val="left"/>
      </w:pPr>
      <w:r>
        <w:rPr>
          <w:rFonts w:cs="Calibri"/>
          <w:b/>
        </w:rPr>
        <w:t xml:space="preserve"> </w:t>
      </w:r>
    </w:p>
    <w:p w14:paraId="707D0EDF" w14:textId="77777777" w:rsidR="006B3FC0" w:rsidRDefault="00000000">
      <w:pPr>
        <w:ind w:left="357" w:right="186" w:hanging="360"/>
      </w:pPr>
      <w:r>
        <w:t>7.1.</w:t>
      </w:r>
      <w:r>
        <w:rPr>
          <w:rFonts w:ascii="Arial" w:eastAsia="Arial" w:hAnsi="Arial" w:cs="Arial"/>
        </w:rPr>
        <w:t xml:space="preserve"> </w:t>
      </w:r>
      <w:r>
        <w:t xml:space="preserve">The successful bidder shall undertake to observe, adhere to, abide by, comply with and notify Karandaaz Pakistan about all laws, already in force as are made applicable in the future, pertaining to or applicable to them, their business, their employees or their obligations towards them and all purposes of this project. The successful bidder shall keep indemnified, hold harmless, defend and protect Karandaaz Pakistan, its officers, staff, agents and representatives from any omission on its part to do so and against all claims or demands of liability and all consequences that may occur or arise for any default or failure on its part to conform or comply with laws and all other statutory obligations arising therefrom.  </w:t>
      </w:r>
    </w:p>
    <w:p w14:paraId="08B068B7" w14:textId="77777777" w:rsidR="006B3FC0" w:rsidRDefault="00000000">
      <w:pPr>
        <w:spacing w:after="0" w:line="259" w:lineRule="auto"/>
        <w:ind w:left="360" w:right="0" w:firstLine="0"/>
        <w:jc w:val="left"/>
      </w:pPr>
      <w:r>
        <w:t xml:space="preserve"> </w:t>
      </w:r>
    </w:p>
    <w:p w14:paraId="72ADF6F0" w14:textId="77777777" w:rsidR="006B3FC0" w:rsidRDefault="00000000">
      <w:pPr>
        <w:ind w:left="357" w:right="186" w:hanging="360"/>
      </w:pPr>
      <w:r>
        <w:t>7.2.</w:t>
      </w:r>
      <w:r>
        <w:rPr>
          <w:rFonts w:ascii="Arial" w:eastAsia="Arial" w:hAnsi="Arial" w:cs="Arial"/>
        </w:rPr>
        <w:t xml:space="preserve"> </w:t>
      </w:r>
      <w:r>
        <w:t xml:space="preserve"> The successful bidder shall promptly and timely obtain all such consents, permission, approvals or licenses as may be necessary or required for any of the purpose of the project or for the conduct of their own business under any applicable laws; regulations, rules, guidelines and shall keep the same valid and in force during the term of the project and in the event of any failure or omission to do so, shall indemnify, keep indemnified, hold harmless, defend, project and fully compensate Karandaaz Pakistan and its employees, officers, staff, personnel, representatives, agents from and against all claims or demands of liability and all consequences that may occur or arise for any default of liability and all consequences that may occur or arise for any default or failure on its part to conform or comply with the above and all other statutory obligations arising there from and Karandaaz Pakistan will give notice of any such claim or demand of liability within reasonable time to the bidder. </w:t>
      </w:r>
    </w:p>
    <w:p w14:paraId="16E759D0" w14:textId="77777777" w:rsidR="006B3FC0" w:rsidRDefault="00000000">
      <w:pPr>
        <w:spacing w:after="0" w:line="259" w:lineRule="auto"/>
        <w:ind w:left="720" w:right="0" w:firstLine="0"/>
        <w:jc w:val="left"/>
      </w:pPr>
      <w:r>
        <w:t xml:space="preserve"> </w:t>
      </w:r>
    </w:p>
    <w:p w14:paraId="446D475F" w14:textId="77777777" w:rsidR="006B3FC0" w:rsidRDefault="00000000">
      <w:pPr>
        <w:pStyle w:val="Heading2"/>
        <w:spacing w:after="0"/>
        <w:ind w:left="62"/>
      </w:pPr>
      <w:r>
        <w:t>8.</w:t>
      </w:r>
      <w:r>
        <w:rPr>
          <w:rFonts w:ascii="Arial" w:eastAsia="Arial" w:hAnsi="Arial" w:cs="Arial"/>
        </w:rPr>
        <w:t xml:space="preserve"> </w:t>
      </w:r>
      <w:r>
        <w:t>Representations and Warranties</w:t>
      </w:r>
      <w:r>
        <w:rPr>
          <w:b w:val="0"/>
        </w:rPr>
        <w:t xml:space="preserve"> </w:t>
      </w:r>
    </w:p>
    <w:p w14:paraId="2F57D3F1" w14:textId="77777777" w:rsidR="006B3FC0" w:rsidRDefault="00000000">
      <w:pPr>
        <w:spacing w:after="0" w:line="259" w:lineRule="auto"/>
        <w:ind w:left="360" w:right="0" w:firstLine="0"/>
        <w:jc w:val="left"/>
      </w:pPr>
      <w:r>
        <w:t xml:space="preserve"> </w:t>
      </w:r>
    </w:p>
    <w:p w14:paraId="576A8284" w14:textId="77777777" w:rsidR="006B3FC0" w:rsidRDefault="00000000">
      <w:pPr>
        <w:ind w:left="7" w:right="186"/>
      </w:pPr>
      <w:r>
        <w:t>8.1.</w:t>
      </w:r>
      <w:r>
        <w:rPr>
          <w:rFonts w:ascii="Arial" w:eastAsia="Arial" w:hAnsi="Arial" w:cs="Arial"/>
        </w:rPr>
        <w:t xml:space="preserve"> </w:t>
      </w:r>
      <w:r>
        <w:t xml:space="preserve">The successful bidder shall represent and warrant to Karandaaz as follows:  </w:t>
      </w:r>
    </w:p>
    <w:p w14:paraId="2C1DE41C" w14:textId="77777777" w:rsidR="006B3FC0" w:rsidRDefault="00000000">
      <w:pPr>
        <w:spacing w:after="0" w:line="259" w:lineRule="auto"/>
        <w:ind w:left="360" w:right="0" w:firstLine="0"/>
        <w:jc w:val="left"/>
      </w:pPr>
      <w:r>
        <w:t xml:space="preserve"> </w:t>
      </w:r>
    </w:p>
    <w:p w14:paraId="11C4DE11" w14:textId="77777777" w:rsidR="006B3FC0" w:rsidRDefault="00000000">
      <w:pPr>
        <w:numPr>
          <w:ilvl w:val="0"/>
          <w:numId w:val="15"/>
        </w:numPr>
        <w:ind w:right="186" w:hanging="360"/>
      </w:pPr>
      <w:r>
        <w:t xml:space="preserve">The proposal is signed by the authorized person, according to the laws of Pakistan, to commit the bidder to the terms and conditions of the RFP who has full authority to sign the proposal documents and execute the contracts on behalf of all bidder/members in the joint venture/consortium; </w:t>
      </w:r>
    </w:p>
    <w:p w14:paraId="4887E820" w14:textId="77777777" w:rsidR="006B3FC0" w:rsidRDefault="00000000">
      <w:pPr>
        <w:spacing w:after="0" w:line="259" w:lineRule="auto"/>
        <w:ind w:left="787" w:right="0" w:firstLine="0"/>
        <w:jc w:val="left"/>
      </w:pPr>
      <w:r>
        <w:t xml:space="preserve"> </w:t>
      </w:r>
    </w:p>
    <w:p w14:paraId="20E0E513" w14:textId="77777777" w:rsidR="006B3FC0" w:rsidRDefault="00000000">
      <w:pPr>
        <w:numPr>
          <w:ilvl w:val="0"/>
          <w:numId w:val="15"/>
        </w:numPr>
        <w:ind w:right="186" w:hanging="360"/>
      </w:pPr>
      <w:r>
        <w:lastRenderedPageBreak/>
        <w:t xml:space="preserve">It will not contravene any provision of its documents of incorporation by submitting its proposal under this RFP; </w:t>
      </w:r>
    </w:p>
    <w:p w14:paraId="6EC0CE62" w14:textId="77777777" w:rsidR="006B3FC0" w:rsidRDefault="00000000">
      <w:pPr>
        <w:spacing w:after="0" w:line="259" w:lineRule="auto"/>
        <w:ind w:left="0" w:right="0" w:firstLine="0"/>
        <w:jc w:val="left"/>
      </w:pPr>
      <w:r>
        <w:t xml:space="preserve"> </w:t>
      </w:r>
    </w:p>
    <w:p w14:paraId="75BA868D" w14:textId="77777777" w:rsidR="006B3FC0" w:rsidRDefault="00000000">
      <w:pPr>
        <w:numPr>
          <w:ilvl w:val="0"/>
          <w:numId w:val="15"/>
        </w:numPr>
        <w:ind w:right="186" w:hanging="360"/>
      </w:pPr>
      <w:r>
        <w:t xml:space="preserve">It and its joint venture members, agents, suppliers or employees will not violate or contravene any law, rule, regulation, licensing requirement, order, writ, injunction or decree of any court, governmental instrumentality or other regulatory, governmental or public body, agency or authority by which it is bound or by which any of its properties or assets are bound; </w:t>
      </w:r>
    </w:p>
    <w:p w14:paraId="0FC8C04B" w14:textId="77777777" w:rsidR="006B3FC0" w:rsidRDefault="00000000">
      <w:pPr>
        <w:spacing w:after="0" w:line="259" w:lineRule="auto"/>
        <w:ind w:left="720" w:right="0" w:firstLine="0"/>
        <w:jc w:val="left"/>
      </w:pPr>
      <w:r>
        <w:t xml:space="preserve"> </w:t>
      </w:r>
    </w:p>
    <w:p w14:paraId="2385B478" w14:textId="77777777" w:rsidR="006B3FC0" w:rsidRDefault="00000000">
      <w:pPr>
        <w:numPr>
          <w:ilvl w:val="0"/>
          <w:numId w:val="15"/>
        </w:numPr>
        <w:ind w:right="186" w:hanging="360"/>
      </w:pPr>
      <w:r>
        <w:t xml:space="preserve">It and its joint venture members, agents, suppliers or employees possess the skills, experience, expertise and ability to undertake and fulfil their obligation under all provisions of this RFP; </w:t>
      </w:r>
    </w:p>
    <w:p w14:paraId="5B693469" w14:textId="77777777" w:rsidR="006B3FC0" w:rsidRDefault="00000000">
      <w:pPr>
        <w:spacing w:after="0" w:line="259" w:lineRule="auto"/>
        <w:ind w:left="720" w:right="0" w:firstLine="0"/>
        <w:jc w:val="left"/>
      </w:pPr>
      <w:r>
        <w:t xml:space="preserve"> </w:t>
      </w:r>
    </w:p>
    <w:p w14:paraId="6E0C91A9" w14:textId="77777777" w:rsidR="006B3FC0" w:rsidRDefault="00000000">
      <w:pPr>
        <w:numPr>
          <w:ilvl w:val="0"/>
          <w:numId w:val="15"/>
        </w:numPr>
        <w:ind w:right="186" w:hanging="360"/>
      </w:pPr>
      <w:r>
        <w:t xml:space="preserve">Any services, functions or responsibilities not specifically described in this RFP which form an inherent or necessary part of the deliverables or are required for the provision of the deliverables or services shall be deemed to be included as part of the deliverables and will be provided by the successful bidder at no additional cost to Karandaaz Pakistan; </w:t>
      </w:r>
    </w:p>
    <w:p w14:paraId="733CE159" w14:textId="77777777" w:rsidR="006B3FC0" w:rsidRDefault="00000000">
      <w:pPr>
        <w:spacing w:after="0" w:line="259" w:lineRule="auto"/>
        <w:ind w:left="720" w:right="0" w:firstLine="0"/>
        <w:jc w:val="left"/>
      </w:pPr>
      <w:r>
        <w:t xml:space="preserve"> </w:t>
      </w:r>
    </w:p>
    <w:p w14:paraId="019E1530" w14:textId="77777777" w:rsidR="006B3FC0" w:rsidRDefault="00000000">
      <w:pPr>
        <w:numPr>
          <w:ilvl w:val="0"/>
          <w:numId w:val="15"/>
        </w:numPr>
        <w:ind w:right="186" w:hanging="360"/>
      </w:pPr>
      <w:r>
        <w:t xml:space="preserve">The entry into and performance according to this RFP by the successful bidder will not breach any contractual or other obligation owed by the successful bidder to any other third party or any rights of any third party or any other legal provision; </w:t>
      </w:r>
    </w:p>
    <w:p w14:paraId="289F7DAC" w14:textId="77777777" w:rsidR="006B3FC0" w:rsidRDefault="00000000">
      <w:pPr>
        <w:spacing w:after="0" w:line="259" w:lineRule="auto"/>
        <w:ind w:left="720" w:right="0" w:firstLine="0"/>
        <w:jc w:val="left"/>
      </w:pPr>
      <w:r>
        <w:t xml:space="preserve"> </w:t>
      </w:r>
    </w:p>
    <w:p w14:paraId="09A501E9" w14:textId="77777777" w:rsidR="006B3FC0" w:rsidRDefault="00000000">
      <w:pPr>
        <w:numPr>
          <w:ilvl w:val="0"/>
          <w:numId w:val="15"/>
        </w:numPr>
        <w:ind w:right="186" w:hanging="360"/>
      </w:pPr>
      <w:r>
        <w:t xml:space="preserve">It and its joint venture members, agents, suppliers or employees will obtain and maintain all appropriate registrations, approvals, licenses and permissions that are statutorily required to be obtained by the successful bidder during the course of the project; </w:t>
      </w:r>
    </w:p>
    <w:p w14:paraId="1A46FF22" w14:textId="77777777" w:rsidR="006B3FC0" w:rsidRDefault="00000000">
      <w:pPr>
        <w:spacing w:after="0" w:line="259" w:lineRule="auto"/>
        <w:ind w:left="720" w:right="0" w:firstLine="0"/>
        <w:jc w:val="left"/>
      </w:pPr>
      <w:r>
        <w:t xml:space="preserve"> </w:t>
      </w:r>
    </w:p>
    <w:p w14:paraId="30B66F04" w14:textId="77777777" w:rsidR="006B3FC0" w:rsidRDefault="00000000">
      <w:pPr>
        <w:numPr>
          <w:ilvl w:val="0"/>
          <w:numId w:val="15"/>
        </w:numPr>
        <w:ind w:right="186" w:hanging="360"/>
      </w:pPr>
      <w:r>
        <w:t xml:space="preserve">It and its joint venture members, agents or employees shall not infringe any of the Intellectual Property Rights of any third parties during the provision of services for the project; </w:t>
      </w:r>
    </w:p>
    <w:p w14:paraId="61CDBC5D" w14:textId="77777777" w:rsidR="006B3FC0" w:rsidRDefault="00000000">
      <w:pPr>
        <w:spacing w:after="0" w:line="259" w:lineRule="auto"/>
        <w:ind w:left="720" w:right="0" w:firstLine="0"/>
        <w:jc w:val="left"/>
      </w:pPr>
      <w:r>
        <w:t xml:space="preserve"> </w:t>
      </w:r>
    </w:p>
    <w:p w14:paraId="2CC01E0E" w14:textId="77777777" w:rsidR="006B3FC0" w:rsidRDefault="00000000">
      <w:pPr>
        <w:numPr>
          <w:ilvl w:val="0"/>
          <w:numId w:val="15"/>
        </w:numPr>
        <w:spacing w:after="3" w:line="239" w:lineRule="auto"/>
        <w:ind w:right="186" w:hanging="360"/>
      </w:pPr>
      <w:r>
        <w:t xml:space="preserve">It and its agents, suppliers or employees neither have nor will engage in money laundering, terrorist financing, weapon smuggling, anti-state activities and neither have nor will maintain links with proscribed organizations including but not limited to the organizations, individuals, </w:t>
      </w:r>
      <w:r>
        <w:rPr>
          <w:rFonts w:cs="Calibri"/>
        </w:rPr>
        <w:t xml:space="preserve">firms in the List of HM Treasury’s Office of Financial Sanctions Implementations, UK Home Office’s Proscribed Terrorist Group and Organizations, European Union’s Consolidated list of </w:t>
      </w:r>
    </w:p>
    <w:p w14:paraId="614DCE49" w14:textId="77777777" w:rsidR="006B3FC0" w:rsidRDefault="00000000">
      <w:pPr>
        <w:ind w:left="787" w:right="0" w:firstLine="0"/>
      </w:pPr>
      <w:r>
        <w:rPr>
          <w:rFonts w:cs="Calibri"/>
        </w:rPr>
        <w:t xml:space="preserve">Sanction, United Nations Security Council Sanctions List and the World Bank’s list of Ineligible </w:t>
      </w:r>
      <w:r>
        <w:t xml:space="preserve">Firms and Individual; </w:t>
      </w:r>
    </w:p>
    <w:p w14:paraId="00EFA023" w14:textId="77777777" w:rsidR="006B3FC0" w:rsidRDefault="00000000">
      <w:pPr>
        <w:spacing w:after="0" w:line="259" w:lineRule="auto"/>
        <w:ind w:left="0" w:right="0" w:firstLine="0"/>
        <w:jc w:val="left"/>
      </w:pPr>
      <w:r>
        <w:t xml:space="preserve"> </w:t>
      </w:r>
    </w:p>
    <w:p w14:paraId="03DF1B7C" w14:textId="77777777" w:rsidR="006B3FC0" w:rsidRDefault="00000000">
      <w:pPr>
        <w:numPr>
          <w:ilvl w:val="0"/>
          <w:numId w:val="15"/>
        </w:numPr>
        <w:ind w:right="186" w:hanging="360"/>
      </w:pPr>
      <w:r>
        <w:t xml:space="preserve">It shall timely and diligently participate in all meetings required by Karandaaz Pakistan; </w:t>
      </w:r>
    </w:p>
    <w:p w14:paraId="212E2371" w14:textId="77777777" w:rsidR="006B3FC0" w:rsidRDefault="00000000">
      <w:pPr>
        <w:spacing w:after="0" w:line="259" w:lineRule="auto"/>
        <w:ind w:left="787" w:right="0" w:firstLine="0"/>
        <w:jc w:val="left"/>
      </w:pPr>
      <w:r>
        <w:t xml:space="preserve"> </w:t>
      </w:r>
    </w:p>
    <w:p w14:paraId="0212584B" w14:textId="77777777" w:rsidR="006B3FC0" w:rsidRDefault="00000000">
      <w:pPr>
        <w:numPr>
          <w:ilvl w:val="0"/>
          <w:numId w:val="15"/>
        </w:numPr>
        <w:ind w:right="186" w:hanging="360"/>
      </w:pPr>
      <w:r>
        <w:t xml:space="preserve">It and its joint venture members, agents, suppliers and employees shall observe the highest standard of ethics during the term of the contract; </w:t>
      </w:r>
    </w:p>
    <w:p w14:paraId="14D1F3DA" w14:textId="77777777" w:rsidR="006B3FC0" w:rsidRDefault="00000000">
      <w:pPr>
        <w:spacing w:after="0" w:line="259" w:lineRule="auto"/>
        <w:ind w:left="427" w:right="0" w:firstLine="0"/>
        <w:jc w:val="left"/>
      </w:pPr>
      <w:r>
        <w:t xml:space="preserve"> </w:t>
      </w:r>
    </w:p>
    <w:p w14:paraId="5584AFAD" w14:textId="77777777" w:rsidR="006B3FC0" w:rsidRDefault="00000000">
      <w:pPr>
        <w:numPr>
          <w:ilvl w:val="0"/>
          <w:numId w:val="15"/>
        </w:numPr>
        <w:ind w:right="186" w:hanging="360"/>
      </w:pPr>
      <w:r>
        <w:t xml:space="preserve">It shall exercise duty or care for the safety and wellbeing of its joint venture members, employees, and consultants, any personnel assigned to perform the services for the project. </w:t>
      </w:r>
    </w:p>
    <w:p w14:paraId="5E545EE5" w14:textId="77777777" w:rsidR="006B3FC0" w:rsidRDefault="00000000">
      <w:pPr>
        <w:spacing w:after="0" w:line="259" w:lineRule="auto"/>
        <w:ind w:left="720" w:right="0" w:firstLine="0"/>
        <w:jc w:val="left"/>
      </w:pPr>
      <w:r>
        <w:t xml:space="preserve"> </w:t>
      </w:r>
    </w:p>
    <w:p w14:paraId="65C94DA8" w14:textId="77777777" w:rsidR="006B3FC0" w:rsidRDefault="00000000">
      <w:pPr>
        <w:numPr>
          <w:ilvl w:val="1"/>
          <w:numId w:val="16"/>
        </w:numPr>
        <w:ind w:right="186" w:hanging="360"/>
      </w:pPr>
      <w:r>
        <w:lastRenderedPageBreak/>
        <w:t xml:space="preserve">Each of the representation and warranty set out in Clause 8.1 shall be construed as a separate representation and warranty and shall not be limited or restricted by reference to, or interference from, the terms of any other representation or warranty in the RFP or contract. </w:t>
      </w:r>
    </w:p>
    <w:p w14:paraId="76B51765" w14:textId="77777777" w:rsidR="006B3FC0" w:rsidRDefault="00000000">
      <w:pPr>
        <w:spacing w:after="0" w:line="259" w:lineRule="auto"/>
        <w:ind w:left="360" w:right="0" w:firstLine="0"/>
        <w:jc w:val="left"/>
      </w:pPr>
      <w:r>
        <w:t xml:space="preserve"> </w:t>
      </w:r>
    </w:p>
    <w:p w14:paraId="1C4F7714" w14:textId="77777777" w:rsidR="006B3FC0" w:rsidRDefault="00000000">
      <w:pPr>
        <w:numPr>
          <w:ilvl w:val="1"/>
          <w:numId w:val="16"/>
        </w:numPr>
        <w:ind w:right="186" w:hanging="360"/>
      </w:pPr>
      <w:r>
        <w:t xml:space="preserve">If at any time Karandaaz Pakistan becomes aware that a representation or warranty given by it under Clause 8.1 has been breached, has become untrue, or has become misleading, it shall without undue delay notify Karandaaz Pakistan of the relevant occurrence in sufficient detail to enable Karandaaz Pakistan to make an accurate assessment of the situation. </w:t>
      </w:r>
    </w:p>
    <w:p w14:paraId="2F97F7A2" w14:textId="77777777" w:rsidR="006B3FC0" w:rsidRDefault="00000000">
      <w:pPr>
        <w:spacing w:after="0" w:line="259" w:lineRule="auto"/>
        <w:ind w:left="720" w:right="0" w:firstLine="0"/>
        <w:jc w:val="left"/>
      </w:pPr>
      <w:r>
        <w:t xml:space="preserve"> </w:t>
      </w:r>
    </w:p>
    <w:p w14:paraId="7403D29F" w14:textId="77777777" w:rsidR="006B3FC0" w:rsidRDefault="00000000">
      <w:pPr>
        <w:pStyle w:val="Heading2"/>
        <w:spacing w:after="0"/>
        <w:ind w:left="62"/>
      </w:pPr>
      <w:r>
        <w:t>9.</w:t>
      </w:r>
      <w:r>
        <w:rPr>
          <w:rFonts w:ascii="Arial" w:eastAsia="Arial" w:hAnsi="Arial" w:cs="Arial"/>
        </w:rPr>
        <w:t xml:space="preserve"> </w:t>
      </w:r>
      <w:r>
        <w:t xml:space="preserve">Indemnity </w:t>
      </w:r>
      <w:r>
        <w:rPr>
          <w:b w:val="0"/>
        </w:rPr>
        <w:t xml:space="preserve"> </w:t>
      </w:r>
    </w:p>
    <w:p w14:paraId="51B4169F" w14:textId="77777777" w:rsidR="006B3FC0" w:rsidRDefault="00000000">
      <w:pPr>
        <w:spacing w:after="0" w:line="259" w:lineRule="auto"/>
        <w:ind w:left="0" w:right="0" w:firstLine="0"/>
        <w:jc w:val="left"/>
      </w:pPr>
      <w:r>
        <w:rPr>
          <w:rFonts w:cs="Calibri"/>
          <w:b/>
        </w:rPr>
        <w:t xml:space="preserve"> </w:t>
      </w:r>
    </w:p>
    <w:p w14:paraId="04D4AB28" w14:textId="77777777" w:rsidR="006B3FC0" w:rsidRDefault="00000000">
      <w:pPr>
        <w:ind w:left="357" w:right="186" w:hanging="360"/>
      </w:pPr>
      <w:r>
        <w:t>9.1.</w:t>
      </w:r>
      <w:r>
        <w:rPr>
          <w:rFonts w:ascii="Arial" w:eastAsia="Arial" w:hAnsi="Arial" w:cs="Arial"/>
        </w:rPr>
        <w:t xml:space="preserve"> </w:t>
      </w:r>
      <w:r>
        <w:t xml:space="preserve">The successful bidder shall indemnify, protect and hold Karandaaz Pakistan harmless from and against all claims, losses, costs, damages, expenses (including reasonable attorney fees) relating to or resulting directly from: </w:t>
      </w:r>
    </w:p>
    <w:p w14:paraId="6DB6C564" w14:textId="77777777" w:rsidR="006B3FC0" w:rsidRDefault="00000000">
      <w:pPr>
        <w:spacing w:after="0" w:line="259" w:lineRule="auto"/>
        <w:ind w:left="360" w:right="0" w:firstLine="0"/>
        <w:jc w:val="left"/>
      </w:pPr>
      <w:r>
        <w:t xml:space="preserve"> </w:t>
      </w:r>
    </w:p>
    <w:p w14:paraId="17BF7F72" w14:textId="77777777" w:rsidR="006B3FC0" w:rsidRDefault="00000000">
      <w:pPr>
        <w:numPr>
          <w:ilvl w:val="0"/>
          <w:numId w:val="17"/>
        </w:numPr>
        <w:ind w:right="186" w:hanging="360"/>
      </w:pPr>
      <w:r>
        <w:t xml:space="preserve">an act or omission of the successful bidder, lead bidder, its joint venture members, its employees, its agents, suppliers in the execution of the project under this RFP; </w:t>
      </w:r>
    </w:p>
    <w:p w14:paraId="28890478" w14:textId="77777777" w:rsidR="006B3FC0" w:rsidRDefault="00000000">
      <w:pPr>
        <w:spacing w:after="0" w:line="259" w:lineRule="auto"/>
        <w:ind w:left="720" w:right="0" w:firstLine="0"/>
        <w:jc w:val="left"/>
      </w:pPr>
      <w:r>
        <w:t xml:space="preserve"> </w:t>
      </w:r>
    </w:p>
    <w:p w14:paraId="2B7D3115" w14:textId="77777777" w:rsidR="006B3FC0" w:rsidRDefault="00000000">
      <w:pPr>
        <w:numPr>
          <w:ilvl w:val="0"/>
          <w:numId w:val="17"/>
        </w:numPr>
        <w:ind w:right="186" w:hanging="360"/>
      </w:pPr>
      <w:r>
        <w:t xml:space="preserve">misappropriation of any third-party trade secrets or infringement of any of the Intellectual Property Rights or such other statutory infringements in respect of all components provided to fulfil the scope of the project; </w:t>
      </w:r>
    </w:p>
    <w:p w14:paraId="7CD0C306" w14:textId="77777777" w:rsidR="006B3FC0" w:rsidRDefault="00000000">
      <w:pPr>
        <w:spacing w:after="0" w:line="259" w:lineRule="auto"/>
        <w:ind w:left="720" w:right="0" w:firstLine="0"/>
        <w:jc w:val="left"/>
      </w:pPr>
      <w:r>
        <w:t xml:space="preserve"> </w:t>
      </w:r>
    </w:p>
    <w:p w14:paraId="6FD6B98F" w14:textId="77777777" w:rsidR="006B3FC0" w:rsidRDefault="00000000">
      <w:pPr>
        <w:numPr>
          <w:ilvl w:val="0"/>
          <w:numId w:val="17"/>
        </w:numPr>
        <w:ind w:right="186" w:hanging="360"/>
      </w:pPr>
      <w:r>
        <w:t xml:space="preserve">claims made by successful bidder, lead bidder, joint venture members, employees who are employed by the successful bidder under the contract; </w:t>
      </w:r>
    </w:p>
    <w:p w14:paraId="1B9990DF" w14:textId="77777777" w:rsidR="006B3FC0" w:rsidRDefault="00000000">
      <w:pPr>
        <w:spacing w:after="0" w:line="259" w:lineRule="auto"/>
        <w:ind w:left="720" w:right="0" w:firstLine="0"/>
        <w:jc w:val="left"/>
      </w:pPr>
      <w:r>
        <w:t xml:space="preserve"> </w:t>
      </w:r>
    </w:p>
    <w:p w14:paraId="6D578078" w14:textId="77777777" w:rsidR="006B3FC0" w:rsidRDefault="00000000">
      <w:pPr>
        <w:numPr>
          <w:ilvl w:val="0"/>
          <w:numId w:val="17"/>
        </w:numPr>
        <w:ind w:right="186" w:hanging="360"/>
      </w:pPr>
      <w:r>
        <w:t xml:space="preserve">breach of confidentiality obligations of the successful bidder/ joint venture members, agents, suppliers and employees; </w:t>
      </w:r>
    </w:p>
    <w:p w14:paraId="50E8640B" w14:textId="77777777" w:rsidR="006B3FC0" w:rsidRDefault="00000000">
      <w:pPr>
        <w:spacing w:after="0" w:line="259" w:lineRule="auto"/>
        <w:ind w:left="720" w:right="0" w:firstLine="0"/>
        <w:jc w:val="left"/>
      </w:pPr>
      <w:r>
        <w:t xml:space="preserve"> </w:t>
      </w:r>
    </w:p>
    <w:p w14:paraId="7E52DBC6" w14:textId="77777777" w:rsidR="006B3FC0" w:rsidRDefault="00000000">
      <w:pPr>
        <w:numPr>
          <w:ilvl w:val="0"/>
          <w:numId w:val="17"/>
        </w:numPr>
        <w:ind w:right="186" w:hanging="360"/>
      </w:pPr>
      <w:r>
        <w:t xml:space="preserve">gross negligence or gross misconduct solely attributable to the successful bidder/joint venture members or by any agency, supplier, contractor, or any of their employees by the successful bidder for the purpose of any or all of the obligations under the contract; </w:t>
      </w:r>
    </w:p>
    <w:p w14:paraId="4BC63CB5" w14:textId="77777777" w:rsidR="006B3FC0" w:rsidRDefault="00000000">
      <w:pPr>
        <w:spacing w:after="0" w:line="259" w:lineRule="auto"/>
        <w:ind w:left="720" w:right="0" w:firstLine="0"/>
        <w:jc w:val="left"/>
      </w:pPr>
      <w:r>
        <w:t xml:space="preserve"> </w:t>
      </w:r>
    </w:p>
    <w:p w14:paraId="0F13B650" w14:textId="77777777" w:rsidR="006B3FC0" w:rsidRDefault="00000000">
      <w:pPr>
        <w:numPr>
          <w:ilvl w:val="0"/>
          <w:numId w:val="17"/>
        </w:numPr>
        <w:spacing w:after="3" w:line="239" w:lineRule="auto"/>
        <w:ind w:right="186" w:hanging="360"/>
      </w:pPr>
      <w:r>
        <w:t xml:space="preserve">any loss of data, loss of life etc. due to the successful bidder, the lead bidder, joint venture members, employees, supplier and agents and not just arising out of gross negligence of misconduct; and </w:t>
      </w:r>
    </w:p>
    <w:p w14:paraId="0245C447" w14:textId="77777777" w:rsidR="006B3FC0" w:rsidRDefault="00000000">
      <w:pPr>
        <w:spacing w:after="0" w:line="259" w:lineRule="auto"/>
        <w:ind w:left="720" w:right="0" w:firstLine="0"/>
        <w:jc w:val="left"/>
      </w:pPr>
      <w:r>
        <w:t xml:space="preserve"> </w:t>
      </w:r>
    </w:p>
    <w:p w14:paraId="49878786" w14:textId="77777777" w:rsidR="006B3FC0" w:rsidRDefault="00000000">
      <w:pPr>
        <w:numPr>
          <w:ilvl w:val="0"/>
          <w:numId w:val="17"/>
        </w:numPr>
        <w:ind w:right="186" w:hanging="360"/>
      </w:pPr>
      <w:r>
        <w:t xml:space="preserve">An act of omission or commission in performance of the services under the contract.  </w:t>
      </w:r>
    </w:p>
    <w:p w14:paraId="6F66EE34" w14:textId="77777777" w:rsidR="006B3FC0" w:rsidRDefault="00000000">
      <w:pPr>
        <w:spacing w:after="0" w:line="259" w:lineRule="auto"/>
        <w:ind w:left="0" w:right="0" w:firstLine="0"/>
        <w:jc w:val="left"/>
      </w:pPr>
      <w:r>
        <w:rPr>
          <w:rFonts w:cs="Calibri"/>
          <w:b/>
        </w:rPr>
        <w:t xml:space="preserve"> </w:t>
      </w:r>
    </w:p>
    <w:p w14:paraId="5ACD3F85" w14:textId="77777777" w:rsidR="006B3FC0" w:rsidRDefault="00000000">
      <w:pPr>
        <w:pStyle w:val="Heading2"/>
        <w:spacing w:after="0"/>
        <w:ind w:left="62"/>
      </w:pPr>
      <w:r>
        <w:t>10.</w:t>
      </w:r>
      <w:r>
        <w:rPr>
          <w:rFonts w:ascii="Arial" w:eastAsia="Arial" w:hAnsi="Arial" w:cs="Arial"/>
        </w:rPr>
        <w:t xml:space="preserve"> </w:t>
      </w:r>
      <w:r>
        <w:t xml:space="preserve">Records and Inspection  </w:t>
      </w:r>
    </w:p>
    <w:p w14:paraId="0F0AAA1C" w14:textId="77777777" w:rsidR="006B3FC0" w:rsidRDefault="00000000">
      <w:pPr>
        <w:spacing w:after="0" w:line="259" w:lineRule="auto"/>
        <w:ind w:left="0" w:right="0" w:firstLine="0"/>
        <w:jc w:val="left"/>
      </w:pPr>
      <w:r>
        <w:rPr>
          <w:rFonts w:cs="Calibri"/>
          <w:b/>
        </w:rPr>
        <w:t xml:space="preserve"> </w:t>
      </w:r>
    </w:p>
    <w:p w14:paraId="272CB104" w14:textId="77777777" w:rsidR="006B3FC0" w:rsidRDefault="00000000">
      <w:pPr>
        <w:ind w:left="357" w:right="186" w:hanging="360"/>
      </w:pPr>
      <w:r>
        <w:t>10.1.</w:t>
      </w:r>
      <w:r>
        <w:rPr>
          <w:rFonts w:ascii="Arial" w:eastAsia="Arial" w:hAnsi="Arial" w:cs="Arial"/>
        </w:rPr>
        <w:t xml:space="preserve"> </w:t>
      </w:r>
      <w:r>
        <w:t xml:space="preserve">The successful bidder shall complete, accurate and up-to-date records of all activities carried out by it in relation to and for the purposes of providing the Services required for compliance by Karandaaz Pakistan with all applicable laws or the requirements of the regulatory authorities under the laws of Pakistan. </w:t>
      </w:r>
    </w:p>
    <w:p w14:paraId="788FACCF" w14:textId="77777777" w:rsidR="006B3FC0" w:rsidRDefault="00000000">
      <w:pPr>
        <w:spacing w:after="0" w:line="259" w:lineRule="auto"/>
        <w:ind w:left="360" w:right="0" w:firstLine="0"/>
        <w:jc w:val="left"/>
      </w:pPr>
      <w:r>
        <w:t xml:space="preserve"> </w:t>
      </w:r>
    </w:p>
    <w:p w14:paraId="3AE5708B" w14:textId="77777777" w:rsidR="006B3FC0" w:rsidRDefault="00000000">
      <w:pPr>
        <w:ind w:left="357" w:right="186" w:hanging="360"/>
      </w:pPr>
      <w:r>
        <w:lastRenderedPageBreak/>
        <w:t>10.2.</w:t>
      </w:r>
      <w:r>
        <w:rPr>
          <w:rFonts w:ascii="Arial" w:eastAsia="Arial" w:hAnsi="Arial" w:cs="Arial"/>
        </w:rPr>
        <w:t xml:space="preserve"> </w:t>
      </w:r>
      <w:r>
        <w:t xml:space="preserve">The successful bidder shall at the request of Karandaaz Pakistan and upon reasonable notice allow duly authorized representatives of Karandaaz Pakistan, any regulatory authority or Karandaaz </w:t>
      </w:r>
      <w:r>
        <w:rPr>
          <w:rFonts w:cs="Calibri"/>
        </w:rPr>
        <w:t xml:space="preserve">Pakistan’s external auditor to inspect, copy and/or audit the Records and or the manner of provision </w:t>
      </w:r>
      <w:r>
        <w:t xml:space="preserve">of the services and to enter upon the successful bidders premises for these purposes during normal working hours, under the supervision of the successful bidder for the purpose of confirming compliance with the RFP. </w:t>
      </w:r>
    </w:p>
    <w:p w14:paraId="0F1B5B31" w14:textId="77777777" w:rsidR="006B3FC0" w:rsidRDefault="00000000">
      <w:pPr>
        <w:spacing w:after="0" w:line="259" w:lineRule="auto"/>
        <w:ind w:left="360" w:right="0" w:firstLine="0"/>
        <w:jc w:val="left"/>
      </w:pPr>
      <w:r>
        <w:t xml:space="preserve"> </w:t>
      </w:r>
    </w:p>
    <w:p w14:paraId="27862059" w14:textId="77777777" w:rsidR="006B3FC0" w:rsidRDefault="00000000">
      <w:pPr>
        <w:ind w:left="357" w:right="186" w:hanging="360"/>
      </w:pPr>
      <w:r>
        <w:t>10.3.</w:t>
      </w:r>
      <w:r>
        <w:rPr>
          <w:rFonts w:ascii="Arial" w:eastAsia="Arial" w:hAnsi="Arial" w:cs="Arial"/>
        </w:rPr>
        <w:t xml:space="preserve"> </w:t>
      </w:r>
      <w:r>
        <w:t xml:space="preserve">The successful bidder shall provide Karandaaz Pakistan, the regulatory authority or its external auditors with such further assistance as they may reasonably require, provided that it does not materially </w:t>
      </w:r>
      <w:r>
        <w:rPr>
          <w:rFonts w:cs="Calibri"/>
        </w:rPr>
        <w:t>affect the successful bidder’s ability to provide the services in the normal course.</w:t>
      </w:r>
      <w:r>
        <w:t xml:space="preserve"> </w:t>
      </w:r>
    </w:p>
    <w:p w14:paraId="5F93BCFD" w14:textId="77777777" w:rsidR="006B3FC0" w:rsidRDefault="00000000">
      <w:pPr>
        <w:spacing w:after="0" w:line="259" w:lineRule="auto"/>
        <w:ind w:left="0" w:right="0" w:firstLine="0"/>
        <w:jc w:val="left"/>
      </w:pPr>
      <w:r>
        <w:rPr>
          <w:rFonts w:cs="Calibri"/>
          <w:b/>
        </w:rPr>
        <w:t xml:space="preserve"> </w:t>
      </w:r>
    </w:p>
    <w:p w14:paraId="41C61AC4" w14:textId="77777777" w:rsidR="006B3FC0" w:rsidRDefault="00000000">
      <w:pPr>
        <w:pStyle w:val="Heading2"/>
        <w:spacing w:after="0"/>
        <w:ind w:left="62"/>
      </w:pPr>
      <w:r>
        <w:t>11.</w:t>
      </w:r>
      <w:r>
        <w:rPr>
          <w:rFonts w:ascii="Arial" w:eastAsia="Arial" w:hAnsi="Arial" w:cs="Arial"/>
        </w:rPr>
        <w:t xml:space="preserve"> </w:t>
      </w:r>
      <w:r>
        <w:t xml:space="preserve">Confidential Information </w:t>
      </w:r>
    </w:p>
    <w:p w14:paraId="67FD9769" w14:textId="77777777" w:rsidR="006B3FC0" w:rsidRDefault="00000000">
      <w:pPr>
        <w:spacing w:after="0" w:line="259" w:lineRule="auto"/>
        <w:ind w:left="0" w:right="0" w:firstLine="0"/>
        <w:jc w:val="left"/>
      </w:pPr>
      <w:r>
        <w:rPr>
          <w:rFonts w:cs="Calibri"/>
          <w:b/>
        </w:rPr>
        <w:t xml:space="preserve"> </w:t>
      </w:r>
    </w:p>
    <w:p w14:paraId="06A6788E" w14:textId="77777777" w:rsidR="006B3FC0" w:rsidRDefault="00000000">
      <w:pPr>
        <w:ind w:left="357" w:right="186" w:hanging="360"/>
      </w:pPr>
      <w:r>
        <w:t>11.1.</w:t>
      </w:r>
      <w:r>
        <w:rPr>
          <w:rFonts w:ascii="Arial" w:eastAsia="Arial" w:hAnsi="Arial" w:cs="Arial"/>
        </w:rPr>
        <w:t xml:space="preserve"> </w:t>
      </w:r>
      <w:r>
        <w:t>Any information whether or not marked as such which is disclosed by Karandaaz Pakistan to the successful bidder or the successful bidder to the Karandaaz Pakistan either orally or in writing or by any other means, under or in connection with this RFP (</w:t>
      </w:r>
      <w:r>
        <w:rPr>
          <w:rFonts w:cs="Calibri"/>
        </w:rPr>
        <w:t>“</w:t>
      </w:r>
      <w:r>
        <w:t>Confidential Information</w:t>
      </w:r>
      <w:r>
        <w:rPr>
          <w:rFonts w:cs="Calibri"/>
        </w:rPr>
        <w:t>”</w:t>
      </w:r>
      <w:r>
        <w:t xml:space="preserve">), shall at all times from the date of procurement and in the case of a successful bidder, during the lifetime of the contract or 5 years after termination of the contract: </w:t>
      </w:r>
    </w:p>
    <w:p w14:paraId="3B6B9828" w14:textId="77777777" w:rsidR="006B3FC0" w:rsidRDefault="00000000">
      <w:pPr>
        <w:spacing w:after="0" w:line="259" w:lineRule="auto"/>
        <w:ind w:left="360" w:right="0" w:firstLine="0"/>
        <w:jc w:val="left"/>
      </w:pPr>
      <w:r>
        <w:t xml:space="preserve"> </w:t>
      </w:r>
    </w:p>
    <w:p w14:paraId="29B915B1" w14:textId="77777777" w:rsidR="006B3FC0" w:rsidRDefault="00000000">
      <w:pPr>
        <w:numPr>
          <w:ilvl w:val="0"/>
          <w:numId w:val="18"/>
        </w:numPr>
        <w:ind w:right="186" w:hanging="360"/>
      </w:pPr>
      <w:r>
        <w:t xml:space="preserve">not be disclosed to any third party without the express approval of Karandaaz Pakistan; </w:t>
      </w:r>
    </w:p>
    <w:p w14:paraId="3C81F501" w14:textId="77777777" w:rsidR="006B3FC0" w:rsidRDefault="00000000">
      <w:pPr>
        <w:spacing w:after="0" w:line="259" w:lineRule="auto"/>
        <w:ind w:left="720" w:right="0" w:firstLine="0"/>
        <w:jc w:val="left"/>
      </w:pPr>
      <w:r>
        <w:t xml:space="preserve"> </w:t>
      </w:r>
    </w:p>
    <w:p w14:paraId="60A0E8B3" w14:textId="77777777" w:rsidR="006B3FC0" w:rsidRDefault="00000000">
      <w:pPr>
        <w:numPr>
          <w:ilvl w:val="0"/>
          <w:numId w:val="18"/>
        </w:numPr>
        <w:ind w:right="186" w:hanging="360"/>
      </w:pPr>
      <w:r>
        <w:t xml:space="preserve">not be used for any purpose other than as contemplated by terms of this RFP and the contract; </w:t>
      </w:r>
    </w:p>
    <w:p w14:paraId="180C03DB" w14:textId="77777777" w:rsidR="006B3FC0" w:rsidRDefault="00000000">
      <w:pPr>
        <w:spacing w:after="0" w:line="259" w:lineRule="auto"/>
        <w:ind w:left="720" w:right="0" w:firstLine="0"/>
        <w:jc w:val="left"/>
      </w:pPr>
      <w:r>
        <w:t xml:space="preserve"> </w:t>
      </w:r>
    </w:p>
    <w:p w14:paraId="1FFCA075" w14:textId="77777777" w:rsidR="006B3FC0" w:rsidRDefault="00000000">
      <w:pPr>
        <w:numPr>
          <w:ilvl w:val="0"/>
          <w:numId w:val="18"/>
        </w:numPr>
        <w:ind w:right="186" w:hanging="360"/>
      </w:pPr>
      <w:r>
        <w:t xml:space="preserve">not be made copies of or recorded in any way or part with its possession of any document containing or recording any Confidential Information; </w:t>
      </w:r>
    </w:p>
    <w:p w14:paraId="39A46F50" w14:textId="77777777" w:rsidR="006B3FC0" w:rsidRDefault="00000000">
      <w:pPr>
        <w:spacing w:after="0" w:line="259" w:lineRule="auto"/>
        <w:ind w:left="720" w:right="0" w:firstLine="0"/>
        <w:jc w:val="left"/>
      </w:pPr>
      <w:r>
        <w:t xml:space="preserve"> </w:t>
      </w:r>
    </w:p>
    <w:p w14:paraId="744F1C7D" w14:textId="77777777" w:rsidR="006B3FC0" w:rsidRDefault="00000000">
      <w:pPr>
        <w:numPr>
          <w:ilvl w:val="0"/>
          <w:numId w:val="18"/>
        </w:numPr>
        <w:ind w:right="186" w:hanging="360"/>
      </w:pPr>
      <w:r>
        <w:t>e</w:t>
      </w:r>
      <w:r>
        <w:rPr>
          <w:rFonts w:cs="Calibri"/>
        </w:rPr>
        <w:t xml:space="preserve">nsure that the successful bidder’s employees, suppliers or agents does any act which if done by </w:t>
      </w:r>
      <w:r>
        <w:t xml:space="preserve">that party would be a breach of the provisions of this Clause 11. </w:t>
      </w:r>
    </w:p>
    <w:p w14:paraId="1A04CBBE" w14:textId="77777777" w:rsidR="006B3FC0" w:rsidRDefault="00000000">
      <w:pPr>
        <w:spacing w:after="0" w:line="259" w:lineRule="auto"/>
        <w:ind w:left="720" w:right="0" w:firstLine="0"/>
        <w:jc w:val="left"/>
      </w:pPr>
      <w:r>
        <w:t xml:space="preserve"> </w:t>
      </w:r>
    </w:p>
    <w:p w14:paraId="4508F3E4" w14:textId="77777777" w:rsidR="006B3FC0" w:rsidRDefault="00000000">
      <w:pPr>
        <w:tabs>
          <w:tab w:val="center" w:pos="4740"/>
        </w:tabs>
        <w:ind w:left="-3" w:right="0" w:firstLine="0"/>
        <w:jc w:val="left"/>
      </w:pPr>
      <w:r>
        <w:t>11.2.</w:t>
      </w:r>
      <w:r>
        <w:rPr>
          <w:rFonts w:ascii="Arial" w:eastAsia="Arial" w:hAnsi="Arial" w:cs="Arial"/>
        </w:rPr>
        <w:t xml:space="preserve"> </w:t>
      </w:r>
      <w:r>
        <w:rPr>
          <w:rFonts w:ascii="Arial" w:eastAsia="Arial" w:hAnsi="Arial" w:cs="Arial"/>
        </w:rPr>
        <w:tab/>
      </w:r>
      <w:r>
        <w:t xml:space="preserve">The successful bidder may disclose any Confidential Information of Karandaaz Pakistan to:  </w:t>
      </w:r>
    </w:p>
    <w:p w14:paraId="038150B1" w14:textId="77777777" w:rsidR="006B3FC0" w:rsidRDefault="00000000">
      <w:pPr>
        <w:spacing w:after="0" w:line="259" w:lineRule="auto"/>
        <w:ind w:left="360" w:right="0" w:firstLine="0"/>
        <w:jc w:val="left"/>
      </w:pPr>
      <w:r>
        <w:t xml:space="preserve"> </w:t>
      </w:r>
    </w:p>
    <w:p w14:paraId="13014822" w14:textId="77777777" w:rsidR="006B3FC0" w:rsidRDefault="00000000">
      <w:pPr>
        <w:numPr>
          <w:ilvl w:val="0"/>
          <w:numId w:val="19"/>
        </w:numPr>
        <w:ind w:right="186" w:hanging="360"/>
      </w:pPr>
      <w:r>
        <w:t xml:space="preserve">its joint venture member, client, employee or agent provided an undertaking is first obtained; </w:t>
      </w:r>
    </w:p>
    <w:p w14:paraId="3338EBD0" w14:textId="77777777" w:rsidR="006B3FC0" w:rsidRDefault="00000000">
      <w:pPr>
        <w:spacing w:after="0" w:line="259" w:lineRule="auto"/>
        <w:ind w:left="720" w:right="0" w:firstLine="0"/>
        <w:jc w:val="left"/>
      </w:pPr>
      <w:r>
        <w:t xml:space="preserve"> </w:t>
      </w:r>
    </w:p>
    <w:p w14:paraId="29BB4B87" w14:textId="77777777" w:rsidR="006B3FC0" w:rsidRDefault="00000000">
      <w:pPr>
        <w:numPr>
          <w:ilvl w:val="0"/>
          <w:numId w:val="19"/>
        </w:numPr>
        <w:ind w:right="186" w:hanging="360"/>
      </w:pPr>
      <w:r>
        <w:t xml:space="preserve">a regulatory authority to which it is required to disclose the Confidential Information in questions; or </w:t>
      </w:r>
    </w:p>
    <w:p w14:paraId="114D4007" w14:textId="77777777" w:rsidR="006B3FC0" w:rsidRDefault="00000000">
      <w:pPr>
        <w:spacing w:after="0" w:line="259" w:lineRule="auto"/>
        <w:ind w:left="720" w:right="0" w:firstLine="0"/>
        <w:jc w:val="left"/>
      </w:pPr>
      <w:r>
        <w:t xml:space="preserve"> </w:t>
      </w:r>
    </w:p>
    <w:p w14:paraId="5B9E190B" w14:textId="77777777" w:rsidR="006B3FC0" w:rsidRDefault="00000000">
      <w:pPr>
        <w:numPr>
          <w:ilvl w:val="0"/>
          <w:numId w:val="19"/>
        </w:numPr>
        <w:ind w:right="186" w:hanging="360"/>
      </w:pPr>
      <w:r>
        <w:t xml:space="preserve">any employee or officer of the Karandaaz Pakistan or any of the persons mentioned in (a) and (b) above. </w:t>
      </w:r>
    </w:p>
    <w:p w14:paraId="5B33A64B" w14:textId="77777777" w:rsidR="006B3FC0" w:rsidRDefault="00000000">
      <w:pPr>
        <w:spacing w:after="0" w:line="259" w:lineRule="auto"/>
        <w:ind w:left="0" w:right="0" w:firstLine="0"/>
        <w:jc w:val="left"/>
      </w:pPr>
      <w:r>
        <w:t xml:space="preserve"> </w:t>
      </w:r>
    </w:p>
    <w:p w14:paraId="677F6947" w14:textId="77777777" w:rsidR="006B3FC0" w:rsidRDefault="00000000">
      <w:pPr>
        <w:ind w:right="186"/>
      </w:pPr>
      <w:r>
        <w:t xml:space="preserve">To the extent only that the disclosure is necessary for the purposes of performing its obligations its obligations or exercising or enforcing its rights under the RFP and contracts, and in each case subject to that party first informing the person in question that the Confidential Information is confidential and (except where the disclosure is to a regulatory authority or any employee or officer of any such body) obtaining and submitting to the other party a written under-taking from the person in question, </w:t>
      </w:r>
      <w:r>
        <w:lastRenderedPageBreak/>
        <w:t xml:space="preserve">as nearly as practicable in the terms of this clause, to keep the Confidential Information confidential and to use it only for the purposes for which disclosure is made. </w:t>
      </w:r>
    </w:p>
    <w:p w14:paraId="1DF6C76D" w14:textId="77777777" w:rsidR="006B3FC0" w:rsidRDefault="00000000">
      <w:pPr>
        <w:spacing w:after="0" w:line="259" w:lineRule="auto"/>
        <w:ind w:left="0" w:right="0" w:firstLine="0"/>
        <w:jc w:val="left"/>
      </w:pPr>
      <w:r>
        <w:t xml:space="preserve"> </w:t>
      </w:r>
    </w:p>
    <w:p w14:paraId="1F4D5307" w14:textId="77777777" w:rsidR="006B3FC0" w:rsidRDefault="00000000">
      <w:pPr>
        <w:spacing w:after="0" w:line="259" w:lineRule="auto"/>
        <w:ind w:left="0" w:right="0" w:firstLine="0"/>
        <w:jc w:val="left"/>
      </w:pPr>
      <w:r>
        <w:t xml:space="preserve"> </w:t>
      </w:r>
    </w:p>
    <w:p w14:paraId="7476F062" w14:textId="77777777" w:rsidR="006B3FC0" w:rsidRDefault="00000000">
      <w:pPr>
        <w:ind w:left="357" w:right="186" w:hanging="360"/>
      </w:pPr>
      <w:r>
        <w:t>11.3.</w:t>
      </w:r>
      <w:r>
        <w:rPr>
          <w:rFonts w:ascii="Arial" w:eastAsia="Arial" w:hAnsi="Arial" w:cs="Arial"/>
        </w:rPr>
        <w:t xml:space="preserve"> </w:t>
      </w:r>
      <w:r>
        <w:t xml:space="preserve">Upon termination of this agreement and for any reason, the successful bidder shall cease to use, and shall forthwith deliver up to Karandaaz Pakistan or destroy any document or control containing or recording any Confidential Information in respect in which the successful bidder has a continuing obligation under Clause 11.1.  </w:t>
      </w:r>
    </w:p>
    <w:p w14:paraId="11F0CC53" w14:textId="77777777" w:rsidR="006B3FC0" w:rsidRDefault="00000000">
      <w:pPr>
        <w:spacing w:after="0" w:line="259" w:lineRule="auto"/>
        <w:ind w:left="0" w:right="0" w:firstLine="0"/>
        <w:jc w:val="left"/>
      </w:pPr>
      <w:r>
        <w:t xml:space="preserve"> </w:t>
      </w:r>
    </w:p>
    <w:p w14:paraId="5DDB5535" w14:textId="77777777" w:rsidR="006B3FC0" w:rsidRDefault="00000000">
      <w:pPr>
        <w:pStyle w:val="Heading2"/>
        <w:spacing w:after="0"/>
        <w:ind w:left="62"/>
      </w:pPr>
      <w:r>
        <w:t>12.</w:t>
      </w:r>
      <w:r>
        <w:rPr>
          <w:rFonts w:ascii="Arial" w:eastAsia="Arial" w:hAnsi="Arial" w:cs="Arial"/>
        </w:rPr>
        <w:t xml:space="preserve"> </w:t>
      </w:r>
      <w:r>
        <w:t>Liability for Delay</w:t>
      </w:r>
      <w:r>
        <w:rPr>
          <w:b w:val="0"/>
        </w:rPr>
        <w:t xml:space="preserve">  </w:t>
      </w:r>
    </w:p>
    <w:p w14:paraId="4260AFEA" w14:textId="77777777" w:rsidR="006B3FC0" w:rsidRDefault="00000000">
      <w:pPr>
        <w:spacing w:after="0" w:line="259" w:lineRule="auto"/>
        <w:ind w:left="360" w:right="0" w:firstLine="0"/>
        <w:jc w:val="left"/>
      </w:pPr>
      <w:r>
        <w:t xml:space="preserve"> </w:t>
      </w:r>
    </w:p>
    <w:p w14:paraId="12497FCC" w14:textId="77777777" w:rsidR="006B3FC0" w:rsidRDefault="00000000">
      <w:pPr>
        <w:ind w:left="7" w:right="186"/>
      </w:pPr>
      <w:r>
        <w:t xml:space="preserve">If the successful bidder delays in providing services, in accordance with timelines, and the delay is solely attributable to the successful bidder, the successful bidder may be liable to pay a reasonable charge to Karandaaz, calculated at a rate of up to 0.5 % of total contract value delay. Karandaaz Pakistan has the right to cancel the order in case the penalty exceeds 5% of the contract value. Only delays directly attributable to the successful bidder would invoke such penalties.  </w:t>
      </w:r>
    </w:p>
    <w:p w14:paraId="28B87C25" w14:textId="77777777" w:rsidR="006B3FC0" w:rsidRDefault="00000000">
      <w:pPr>
        <w:spacing w:after="0" w:line="259" w:lineRule="auto"/>
        <w:ind w:left="0" w:right="0" w:firstLine="0"/>
        <w:jc w:val="left"/>
      </w:pPr>
      <w:r>
        <w:t xml:space="preserve"> </w:t>
      </w:r>
    </w:p>
    <w:p w14:paraId="487F5269" w14:textId="77777777" w:rsidR="006B3FC0" w:rsidRDefault="00000000">
      <w:pPr>
        <w:pStyle w:val="Heading2"/>
        <w:spacing w:after="0"/>
        <w:ind w:left="62"/>
      </w:pPr>
      <w:r>
        <w:t>13.</w:t>
      </w:r>
      <w:r>
        <w:rPr>
          <w:rFonts w:ascii="Arial" w:eastAsia="Arial" w:hAnsi="Arial" w:cs="Arial"/>
        </w:rPr>
        <w:t xml:space="preserve"> </w:t>
      </w:r>
      <w:r>
        <w:t>Force Majeure</w:t>
      </w:r>
      <w:r>
        <w:rPr>
          <w:b w:val="0"/>
        </w:rPr>
        <w:t xml:space="preserve"> </w:t>
      </w:r>
    </w:p>
    <w:p w14:paraId="57895E1C" w14:textId="77777777" w:rsidR="006B3FC0" w:rsidRDefault="00000000">
      <w:pPr>
        <w:spacing w:after="0" w:line="259" w:lineRule="auto"/>
        <w:ind w:left="360" w:right="0" w:firstLine="0"/>
        <w:jc w:val="left"/>
      </w:pPr>
      <w:r>
        <w:t xml:space="preserve"> </w:t>
      </w:r>
    </w:p>
    <w:p w14:paraId="4BEC3B74" w14:textId="77777777" w:rsidR="006B3FC0" w:rsidRDefault="00000000">
      <w:pPr>
        <w:ind w:left="357" w:right="186" w:hanging="360"/>
      </w:pPr>
      <w:r>
        <w:t>13.1.</w:t>
      </w:r>
      <w:r>
        <w:rPr>
          <w:rFonts w:ascii="Arial" w:eastAsia="Arial" w:hAnsi="Arial" w:cs="Arial"/>
        </w:rPr>
        <w:t xml:space="preserve"> </w:t>
      </w:r>
      <w:r>
        <w:t xml:space="preserve">The successful bidder and Karandaaz Pakistan will not be liable for any act, omission or failure to fulfill its obligation under the contracts. If such act, omission or failure arises from an event of force majeure, i.e. a natural disaster, act of God, coup, strike, lock out etc. The party unable to fulfill its obligations will notify the other without undue delay in writing of the reasons for its failure to fulfill its obligations due to the force majeure, any damage or loss caused (or likely to be caused) and any proposed remedial action. </w:t>
      </w:r>
    </w:p>
    <w:p w14:paraId="40B19E78" w14:textId="77777777" w:rsidR="006B3FC0" w:rsidRDefault="00000000">
      <w:pPr>
        <w:spacing w:after="0" w:line="259" w:lineRule="auto"/>
        <w:ind w:left="360" w:right="0" w:firstLine="0"/>
        <w:jc w:val="left"/>
      </w:pPr>
      <w:r>
        <w:t xml:space="preserve"> </w:t>
      </w:r>
    </w:p>
    <w:p w14:paraId="79192673" w14:textId="77777777" w:rsidR="006B3FC0" w:rsidRDefault="00000000">
      <w:pPr>
        <w:ind w:left="357" w:right="186" w:hanging="360"/>
      </w:pPr>
      <w:r>
        <w:t>13.2.</w:t>
      </w:r>
      <w:r>
        <w:rPr>
          <w:rFonts w:ascii="Arial" w:eastAsia="Arial" w:hAnsi="Arial" w:cs="Arial"/>
        </w:rPr>
        <w:t xml:space="preserve"> </w:t>
      </w:r>
      <w:r>
        <w:t xml:space="preserve"> The successful bidder and Karandaaz Pakistan will agree on the extent of any such damage and loss and any remedial action and will, if necessary, vary the timeline for the completion of the project accordingly. </w:t>
      </w:r>
    </w:p>
    <w:p w14:paraId="54E50735" w14:textId="77777777" w:rsidR="006B3FC0" w:rsidRDefault="00000000">
      <w:pPr>
        <w:spacing w:after="0" w:line="259" w:lineRule="auto"/>
        <w:ind w:left="0" w:right="0" w:firstLine="0"/>
        <w:jc w:val="left"/>
      </w:pPr>
      <w:r>
        <w:t xml:space="preserve"> </w:t>
      </w:r>
    </w:p>
    <w:p w14:paraId="715258A3" w14:textId="77777777" w:rsidR="006B3FC0" w:rsidRDefault="00000000">
      <w:pPr>
        <w:spacing w:after="0" w:line="259" w:lineRule="auto"/>
        <w:ind w:left="720" w:right="0" w:firstLine="0"/>
        <w:jc w:val="left"/>
      </w:pPr>
      <w:r>
        <w:t xml:space="preserve"> </w:t>
      </w:r>
    </w:p>
    <w:p w14:paraId="7F1F63FD" w14:textId="77777777" w:rsidR="006B3FC0" w:rsidRDefault="00000000">
      <w:pPr>
        <w:pStyle w:val="Heading2"/>
        <w:spacing w:after="0"/>
        <w:ind w:left="62"/>
      </w:pPr>
      <w:r>
        <w:t>14.</w:t>
      </w:r>
      <w:r>
        <w:rPr>
          <w:rFonts w:ascii="Arial" w:eastAsia="Arial" w:hAnsi="Arial" w:cs="Arial"/>
        </w:rPr>
        <w:t xml:space="preserve"> </w:t>
      </w:r>
      <w:r>
        <w:t xml:space="preserve">Termination </w:t>
      </w:r>
    </w:p>
    <w:p w14:paraId="724BEDFF" w14:textId="77777777" w:rsidR="006B3FC0" w:rsidRDefault="00000000">
      <w:pPr>
        <w:spacing w:after="0" w:line="259" w:lineRule="auto"/>
        <w:ind w:left="0" w:right="147" w:firstLine="0"/>
        <w:jc w:val="center"/>
      </w:pPr>
      <w:r>
        <w:rPr>
          <w:rFonts w:cs="Calibri"/>
          <w:b/>
        </w:rPr>
        <w:t xml:space="preserve"> </w:t>
      </w:r>
    </w:p>
    <w:p w14:paraId="65F65109" w14:textId="77777777" w:rsidR="006B3FC0" w:rsidRDefault="00000000">
      <w:pPr>
        <w:ind w:left="7" w:right="186"/>
      </w:pPr>
      <w:r>
        <w:t>Karandaaz Pakistan may at any time terminate the contract without assigning any reason by giving a 30</w:t>
      </w:r>
      <w:r>
        <w:rPr>
          <w:rFonts w:cs="Calibri"/>
        </w:rPr>
        <w:t xml:space="preserve">days’ notice of termination. Karandaaz Pakistan </w:t>
      </w:r>
      <w:r>
        <w:t xml:space="preserve">may compensate the successful bidder for the services rendered up to the effective date of termination only for such services which shall be completed, in the sole decision of Karandaaz Pakistan, by more than 50 %. </w:t>
      </w:r>
    </w:p>
    <w:p w14:paraId="358FBAC9" w14:textId="77777777" w:rsidR="006B3FC0" w:rsidRDefault="00000000">
      <w:pPr>
        <w:spacing w:after="0" w:line="259" w:lineRule="auto"/>
        <w:ind w:left="0" w:right="0" w:firstLine="0"/>
        <w:jc w:val="left"/>
      </w:pPr>
      <w:r>
        <w:t xml:space="preserve"> </w:t>
      </w:r>
    </w:p>
    <w:p w14:paraId="65FD75CD" w14:textId="77777777" w:rsidR="006B3FC0" w:rsidRDefault="00000000">
      <w:pPr>
        <w:pStyle w:val="Heading2"/>
        <w:spacing w:after="0"/>
        <w:ind w:left="62"/>
      </w:pPr>
      <w:r>
        <w:t>15.</w:t>
      </w:r>
      <w:r>
        <w:rPr>
          <w:rFonts w:ascii="Arial" w:eastAsia="Arial" w:hAnsi="Arial" w:cs="Arial"/>
        </w:rPr>
        <w:t xml:space="preserve"> </w:t>
      </w:r>
      <w:r>
        <w:t>Arbitration</w:t>
      </w:r>
      <w:r>
        <w:rPr>
          <w:b w:val="0"/>
        </w:rPr>
        <w:t xml:space="preserve"> </w:t>
      </w:r>
    </w:p>
    <w:p w14:paraId="479D2FEF" w14:textId="77777777" w:rsidR="006B3FC0" w:rsidRDefault="00000000">
      <w:pPr>
        <w:spacing w:after="0" w:line="259" w:lineRule="auto"/>
        <w:ind w:left="0" w:right="0" w:firstLine="0"/>
        <w:jc w:val="left"/>
      </w:pPr>
      <w:r>
        <w:t xml:space="preserve"> </w:t>
      </w:r>
    </w:p>
    <w:p w14:paraId="7444C454" w14:textId="77777777" w:rsidR="006B3FC0" w:rsidRDefault="00000000">
      <w:pPr>
        <w:ind w:left="357" w:right="186" w:hanging="360"/>
      </w:pPr>
      <w:r>
        <w:t>15.1.</w:t>
      </w:r>
      <w:r>
        <w:rPr>
          <w:rFonts w:ascii="Arial" w:eastAsia="Arial" w:hAnsi="Arial" w:cs="Arial"/>
        </w:rPr>
        <w:t xml:space="preserve"> </w:t>
      </w:r>
      <w:r>
        <w:t xml:space="preserve"> All disputes, differences or questions with respect to any matter arising out of or relating to the project shall be resolved by both the successful bidder and Karandaaz Pakistan through mutual negotiations in good faith. Either party may inform each other about any such dispute through a notice in writing specifying the issue in dispute or the matter of difference, within fifteen (15) days following receipt of such a notice the successful bidder and Karandaaz shall endeavour to settle the issue </w:t>
      </w:r>
      <w:r>
        <w:lastRenderedPageBreak/>
        <w:t xml:space="preserve">through amicable negotiations. In case the issue raised through the notice cannot be settled within the period of fifteen (15) days from the date of issuance of notice with respect there to, the issue or matter shall be referred to arbitration as provided in Clause 15.2.  </w:t>
      </w:r>
    </w:p>
    <w:p w14:paraId="0D2CC8EC" w14:textId="77777777" w:rsidR="006B3FC0" w:rsidRDefault="00000000">
      <w:pPr>
        <w:spacing w:after="0" w:line="259" w:lineRule="auto"/>
        <w:ind w:left="360" w:right="0" w:firstLine="0"/>
        <w:jc w:val="left"/>
      </w:pPr>
      <w:r>
        <w:t xml:space="preserve"> </w:t>
      </w:r>
    </w:p>
    <w:p w14:paraId="0A24C9B3" w14:textId="77777777" w:rsidR="006B3FC0" w:rsidRDefault="00000000">
      <w:pPr>
        <w:ind w:left="357" w:right="186" w:hanging="360"/>
      </w:pPr>
      <w:r>
        <w:t>15.2.</w:t>
      </w:r>
      <w:r>
        <w:rPr>
          <w:rFonts w:ascii="Arial" w:eastAsia="Arial" w:hAnsi="Arial" w:cs="Arial"/>
        </w:rPr>
        <w:t xml:space="preserve"> </w:t>
      </w:r>
      <w:r>
        <w:t xml:space="preserve">The arbitration shall be conducted in accordance to the Arbitration Act 1940. The arbitration proceedings shall be conducted by a sole arbitrator appointed by mutual agreement. The decision of the arbitrator shall be final and binding on the Parties. The venue for arbitration shall be Islamabad, Pakistan and the language for arbitration proceedings shall be English. </w:t>
      </w:r>
    </w:p>
    <w:p w14:paraId="405A81D6" w14:textId="77777777" w:rsidR="006B3FC0" w:rsidRDefault="00000000">
      <w:pPr>
        <w:spacing w:after="0" w:line="259" w:lineRule="auto"/>
        <w:ind w:left="0" w:right="147" w:firstLine="0"/>
        <w:jc w:val="center"/>
      </w:pPr>
      <w:r>
        <w:rPr>
          <w:rFonts w:cs="Calibri"/>
          <w:b/>
        </w:rPr>
        <w:t xml:space="preserve"> </w:t>
      </w:r>
    </w:p>
    <w:p w14:paraId="6B33D637" w14:textId="77777777" w:rsidR="006B3FC0" w:rsidRDefault="00000000">
      <w:pPr>
        <w:spacing w:after="0" w:line="259" w:lineRule="auto"/>
        <w:ind w:left="0" w:right="147" w:firstLine="0"/>
        <w:jc w:val="center"/>
      </w:pPr>
      <w:r>
        <w:rPr>
          <w:rFonts w:cs="Calibri"/>
          <w:b/>
        </w:rPr>
        <w:t xml:space="preserve"> </w:t>
      </w:r>
    </w:p>
    <w:p w14:paraId="3EADF644" w14:textId="77777777" w:rsidR="006B3FC0" w:rsidRDefault="00000000">
      <w:pPr>
        <w:spacing w:after="0" w:line="259" w:lineRule="auto"/>
        <w:ind w:left="0" w:right="147" w:firstLine="0"/>
        <w:jc w:val="center"/>
      </w:pPr>
      <w:r>
        <w:rPr>
          <w:rFonts w:cs="Calibri"/>
          <w:b/>
        </w:rPr>
        <w:t xml:space="preserve"> </w:t>
      </w:r>
    </w:p>
    <w:p w14:paraId="32CD52F7" w14:textId="77777777" w:rsidR="006B3FC0" w:rsidRDefault="00000000">
      <w:pPr>
        <w:spacing w:after="0" w:line="259" w:lineRule="auto"/>
        <w:ind w:left="0" w:right="147" w:firstLine="0"/>
        <w:jc w:val="center"/>
      </w:pPr>
      <w:r>
        <w:rPr>
          <w:rFonts w:cs="Calibri"/>
          <w:b/>
        </w:rPr>
        <w:t xml:space="preserve"> </w:t>
      </w:r>
    </w:p>
    <w:p w14:paraId="09F4936B" w14:textId="77777777" w:rsidR="006B3FC0" w:rsidRDefault="00000000">
      <w:pPr>
        <w:spacing w:after="0" w:line="259" w:lineRule="auto"/>
        <w:ind w:left="0" w:right="147" w:firstLine="0"/>
        <w:jc w:val="center"/>
      </w:pPr>
      <w:r>
        <w:rPr>
          <w:rFonts w:cs="Calibri"/>
          <w:b/>
        </w:rPr>
        <w:t xml:space="preserve"> </w:t>
      </w:r>
    </w:p>
    <w:p w14:paraId="06C82081" w14:textId="77777777" w:rsidR="006B3FC0" w:rsidRDefault="00000000">
      <w:pPr>
        <w:spacing w:after="0" w:line="259" w:lineRule="auto"/>
        <w:ind w:left="0" w:right="147" w:firstLine="0"/>
        <w:jc w:val="center"/>
      </w:pPr>
      <w:r>
        <w:rPr>
          <w:rFonts w:cs="Calibri"/>
          <w:b/>
        </w:rPr>
        <w:t xml:space="preserve"> </w:t>
      </w:r>
    </w:p>
    <w:p w14:paraId="4693A3EB" w14:textId="77777777" w:rsidR="006B3FC0" w:rsidRDefault="00000000">
      <w:pPr>
        <w:spacing w:after="0" w:line="259" w:lineRule="auto"/>
        <w:ind w:left="0" w:right="147" w:firstLine="0"/>
        <w:jc w:val="center"/>
      </w:pPr>
      <w:r>
        <w:rPr>
          <w:rFonts w:cs="Calibri"/>
          <w:b/>
        </w:rPr>
        <w:t xml:space="preserve"> </w:t>
      </w:r>
    </w:p>
    <w:p w14:paraId="29044AE9" w14:textId="77777777" w:rsidR="006B3FC0" w:rsidRDefault="00000000">
      <w:pPr>
        <w:spacing w:after="0" w:line="259" w:lineRule="auto"/>
        <w:ind w:left="0" w:right="147" w:firstLine="0"/>
        <w:jc w:val="center"/>
      </w:pPr>
      <w:r>
        <w:rPr>
          <w:rFonts w:cs="Calibri"/>
          <w:b/>
        </w:rPr>
        <w:t xml:space="preserve"> </w:t>
      </w:r>
    </w:p>
    <w:p w14:paraId="24BA8CA3" w14:textId="77777777" w:rsidR="006B3FC0" w:rsidRDefault="00000000">
      <w:pPr>
        <w:spacing w:after="0" w:line="259" w:lineRule="auto"/>
        <w:ind w:left="0" w:right="147" w:firstLine="0"/>
        <w:jc w:val="center"/>
      </w:pPr>
      <w:r>
        <w:rPr>
          <w:rFonts w:cs="Calibri"/>
          <w:b/>
        </w:rPr>
        <w:t xml:space="preserve"> </w:t>
      </w:r>
    </w:p>
    <w:p w14:paraId="23B20157" w14:textId="77777777" w:rsidR="006B3FC0" w:rsidRDefault="00000000">
      <w:pPr>
        <w:spacing w:after="0" w:line="259" w:lineRule="auto"/>
        <w:ind w:left="0" w:right="147" w:firstLine="0"/>
        <w:jc w:val="center"/>
      </w:pPr>
      <w:r>
        <w:rPr>
          <w:rFonts w:cs="Calibri"/>
          <w:b/>
        </w:rPr>
        <w:t xml:space="preserve"> </w:t>
      </w:r>
    </w:p>
    <w:p w14:paraId="7EEA1BF3" w14:textId="77777777" w:rsidR="006B3FC0" w:rsidRDefault="00000000">
      <w:pPr>
        <w:spacing w:after="0" w:line="259" w:lineRule="auto"/>
        <w:ind w:left="0" w:right="147" w:firstLine="0"/>
        <w:jc w:val="center"/>
      </w:pPr>
      <w:r>
        <w:rPr>
          <w:rFonts w:cs="Calibri"/>
          <w:b/>
        </w:rPr>
        <w:t xml:space="preserve"> </w:t>
      </w:r>
    </w:p>
    <w:p w14:paraId="763F4611" w14:textId="77777777" w:rsidR="006B3FC0" w:rsidRDefault="00000000">
      <w:pPr>
        <w:spacing w:after="0" w:line="259" w:lineRule="auto"/>
        <w:ind w:left="0" w:right="147" w:firstLine="0"/>
        <w:jc w:val="center"/>
      </w:pPr>
      <w:r>
        <w:rPr>
          <w:rFonts w:cs="Calibri"/>
          <w:b/>
        </w:rPr>
        <w:t xml:space="preserve"> </w:t>
      </w:r>
    </w:p>
    <w:p w14:paraId="746FDFB3" w14:textId="77777777" w:rsidR="006B3FC0" w:rsidRDefault="00000000">
      <w:pPr>
        <w:spacing w:after="0" w:line="259" w:lineRule="auto"/>
        <w:ind w:left="0" w:right="147" w:firstLine="0"/>
        <w:jc w:val="center"/>
      </w:pPr>
      <w:r>
        <w:rPr>
          <w:rFonts w:cs="Calibri"/>
          <w:b/>
        </w:rPr>
        <w:t xml:space="preserve"> </w:t>
      </w:r>
    </w:p>
    <w:p w14:paraId="02E5DB07" w14:textId="77777777" w:rsidR="006B3FC0" w:rsidRDefault="00000000">
      <w:pPr>
        <w:spacing w:after="0" w:line="259" w:lineRule="auto"/>
        <w:ind w:left="0" w:right="147" w:firstLine="0"/>
        <w:jc w:val="center"/>
      </w:pPr>
      <w:r>
        <w:rPr>
          <w:rFonts w:cs="Calibri"/>
          <w:b/>
        </w:rPr>
        <w:t xml:space="preserve"> </w:t>
      </w:r>
    </w:p>
    <w:p w14:paraId="47105EE7" w14:textId="77777777" w:rsidR="006B3FC0" w:rsidRDefault="00000000">
      <w:pPr>
        <w:spacing w:after="0" w:line="259" w:lineRule="auto"/>
        <w:ind w:left="0" w:right="147" w:firstLine="0"/>
        <w:jc w:val="center"/>
      </w:pPr>
      <w:r>
        <w:rPr>
          <w:rFonts w:cs="Calibri"/>
          <w:b/>
        </w:rPr>
        <w:t xml:space="preserve"> </w:t>
      </w:r>
    </w:p>
    <w:p w14:paraId="5A15A912" w14:textId="77777777" w:rsidR="006B3FC0" w:rsidRDefault="00000000">
      <w:pPr>
        <w:spacing w:after="0" w:line="259" w:lineRule="auto"/>
        <w:ind w:left="0" w:right="147" w:firstLine="0"/>
        <w:jc w:val="center"/>
      </w:pPr>
      <w:r>
        <w:rPr>
          <w:rFonts w:cs="Calibri"/>
          <w:b/>
        </w:rPr>
        <w:t xml:space="preserve"> </w:t>
      </w:r>
    </w:p>
    <w:p w14:paraId="0C0410A0" w14:textId="77777777" w:rsidR="006B3FC0" w:rsidRDefault="00000000">
      <w:pPr>
        <w:spacing w:after="0" w:line="259" w:lineRule="auto"/>
        <w:ind w:left="0" w:right="147" w:firstLine="0"/>
        <w:jc w:val="center"/>
      </w:pPr>
      <w:r>
        <w:rPr>
          <w:rFonts w:cs="Calibri"/>
          <w:b/>
        </w:rPr>
        <w:t xml:space="preserve"> </w:t>
      </w:r>
    </w:p>
    <w:p w14:paraId="12FE91FC" w14:textId="77777777" w:rsidR="006B3FC0" w:rsidRDefault="00000000">
      <w:pPr>
        <w:spacing w:after="0" w:line="259" w:lineRule="auto"/>
        <w:ind w:left="0" w:right="147" w:firstLine="0"/>
        <w:jc w:val="center"/>
      </w:pPr>
      <w:r>
        <w:rPr>
          <w:rFonts w:cs="Calibri"/>
          <w:b/>
        </w:rPr>
        <w:t xml:space="preserve"> </w:t>
      </w:r>
    </w:p>
    <w:p w14:paraId="4B332B71" w14:textId="77777777" w:rsidR="006B3FC0" w:rsidRDefault="00000000">
      <w:pPr>
        <w:spacing w:after="0" w:line="259" w:lineRule="auto"/>
        <w:ind w:left="0" w:right="147" w:firstLine="0"/>
        <w:jc w:val="center"/>
      </w:pPr>
      <w:r>
        <w:rPr>
          <w:rFonts w:cs="Calibri"/>
          <w:b/>
        </w:rPr>
        <w:t xml:space="preserve"> </w:t>
      </w:r>
    </w:p>
    <w:p w14:paraId="05165F0D" w14:textId="77777777" w:rsidR="006B3FC0" w:rsidRDefault="00000000">
      <w:pPr>
        <w:spacing w:after="0" w:line="259" w:lineRule="auto"/>
        <w:ind w:left="0" w:right="147" w:firstLine="0"/>
        <w:jc w:val="center"/>
      </w:pPr>
      <w:r>
        <w:rPr>
          <w:rFonts w:cs="Calibri"/>
          <w:b/>
        </w:rPr>
        <w:t xml:space="preserve"> </w:t>
      </w:r>
    </w:p>
    <w:p w14:paraId="464936C3" w14:textId="77777777" w:rsidR="006B3FC0" w:rsidRDefault="00000000">
      <w:pPr>
        <w:spacing w:after="0" w:line="259" w:lineRule="auto"/>
        <w:ind w:left="0" w:right="147" w:firstLine="0"/>
        <w:jc w:val="center"/>
      </w:pPr>
      <w:r>
        <w:rPr>
          <w:rFonts w:cs="Calibri"/>
          <w:b/>
        </w:rPr>
        <w:t xml:space="preserve"> </w:t>
      </w:r>
    </w:p>
    <w:p w14:paraId="01C6A3CC" w14:textId="77777777" w:rsidR="006B3FC0" w:rsidRDefault="00000000">
      <w:pPr>
        <w:spacing w:after="0" w:line="259" w:lineRule="auto"/>
        <w:ind w:left="0" w:right="147" w:firstLine="0"/>
        <w:jc w:val="center"/>
      </w:pPr>
      <w:r>
        <w:rPr>
          <w:rFonts w:cs="Calibri"/>
          <w:b/>
        </w:rPr>
        <w:t xml:space="preserve"> </w:t>
      </w:r>
    </w:p>
    <w:p w14:paraId="3C866B21" w14:textId="77777777" w:rsidR="006B3FC0" w:rsidRDefault="00000000">
      <w:pPr>
        <w:spacing w:after="0" w:line="259" w:lineRule="auto"/>
        <w:ind w:left="0" w:right="147" w:firstLine="0"/>
        <w:jc w:val="center"/>
      </w:pPr>
      <w:r>
        <w:rPr>
          <w:rFonts w:cs="Calibri"/>
          <w:b/>
        </w:rPr>
        <w:t xml:space="preserve"> </w:t>
      </w:r>
    </w:p>
    <w:p w14:paraId="0BC8964E" w14:textId="77777777" w:rsidR="006B3FC0" w:rsidRDefault="00000000">
      <w:pPr>
        <w:spacing w:after="0" w:line="259" w:lineRule="auto"/>
        <w:ind w:left="0" w:right="147" w:firstLine="0"/>
        <w:jc w:val="center"/>
      </w:pPr>
      <w:r>
        <w:rPr>
          <w:rFonts w:cs="Calibri"/>
          <w:b/>
        </w:rPr>
        <w:t xml:space="preserve"> </w:t>
      </w:r>
    </w:p>
    <w:p w14:paraId="293AD321" w14:textId="77777777" w:rsidR="006B3FC0" w:rsidRDefault="00000000">
      <w:pPr>
        <w:spacing w:after="0" w:line="259" w:lineRule="auto"/>
        <w:ind w:left="0" w:right="147" w:firstLine="0"/>
        <w:jc w:val="center"/>
      </w:pPr>
      <w:r>
        <w:rPr>
          <w:rFonts w:cs="Calibri"/>
          <w:b/>
        </w:rPr>
        <w:t xml:space="preserve"> </w:t>
      </w:r>
    </w:p>
    <w:p w14:paraId="50C25395" w14:textId="77777777" w:rsidR="006B3FC0" w:rsidRDefault="00000000">
      <w:pPr>
        <w:spacing w:after="0" w:line="259" w:lineRule="auto"/>
        <w:ind w:left="0" w:right="147" w:firstLine="0"/>
        <w:jc w:val="center"/>
      </w:pPr>
      <w:r>
        <w:rPr>
          <w:rFonts w:cs="Calibri"/>
          <w:b/>
        </w:rPr>
        <w:t xml:space="preserve"> </w:t>
      </w:r>
    </w:p>
    <w:p w14:paraId="4A0D569E" w14:textId="77777777" w:rsidR="006B3FC0" w:rsidRDefault="00000000">
      <w:pPr>
        <w:spacing w:after="0" w:line="259" w:lineRule="auto"/>
        <w:ind w:left="0" w:right="147" w:firstLine="0"/>
        <w:jc w:val="center"/>
      </w:pPr>
      <w:r>
        <w:rPr>
          <w:rFonts w:cs="Calibri"/>
          <w:b/>
        </w:rPr>
        <w:t xml:space="preserve"> </w:t>
      </w:r>
    </w:p>
    <w:p w14:paraId="7CC0BCEB" w14:textId="77777777" w:rsidR="006B3FC0" w:rsidRDefault="00000000">
      <w:pPr>
        <w:spacing w:after="0" w:line="259" w:lineRule="auto"/>
        <w:ind w:left="0" w:right="147" w:firstLine="0"/>
        <w:jc w:val="center"/>
      </w:pPr>
      <w:r>
        <w:rPr>
          <w:rFonts w:cs="Calibri"/>
          <w:b/>
        </w:rPr>
        <w:t xml:space="preserve"> </w:t>
      </w:r>
    </w:p>
    <w:p w14:paraId="091C7531" w14:textId="77777777" w:rsidR="006B3FC0" w:rsidRDefault="00000000">
      <w:pPr>
        <w:spacing w:after="0" w:line="259" w:lineRule="auto"/>
        <w:ind w:left="0" w:right="147" w:firstLine="0"/>
        <w:jc w:val="center"/>
      </w:pPr>
      <w:r>
        <w:rPr>
          <w:rFonts w:cs="Calibri"/>
          <w:b/>
        </w:rPr>
        <w:t xml:space="preserve"> </w:t>
      </w:r>
    </w:p>
    <w:p w14:paraId="23C888FB" w14:textId="77777777" w:rsidR="006B3FC0" w:rsidRDefault="00000000">
      <w:pPr>
        <w:spacing w:after="0" w:line="259" w:lineRule="auto"/>
        <w:ind w:left="0" w:right="147" w:firstLine="0"/>
        <w:jc w:val="center"/>
      </w:pPr>
      <w:r>
        <w:rPr>
          <w:rFonts w:cs="Calibri"/>
          <w:b/>
        </w:rPr>
        <w:t xml:space="preserve"> </w:t>
      </w:r>
    </w:p>
    <w:p w14:paraId="5F3BD727" w14:textId="77777777" w:rsidR="006B3FC0" w:rsidRDefault="00000000">
      <w:pPr>
        <w:spacing w:after="0" w:line="259" w:lineRule="auto"/>
        <w:ind w:left="0" w:right="147" w:firstLine="0"/>
        <w:jc w:val="center"/>
      </w:pPr>
      <w:r>
        <w:rPr>
          <w:rFonts w:cs="Calibri"/>
          <w:b/>
        </w:rPr>
        <w:t xml:space="preserve"> </w:t>
      </w:r>
    </w:p>
    <w:p w14:paraId="15B9E86F" w14:textId="77777777" w:rsidR="006B3FC0" w:rsidRDefault="00000000">
      <w:pPr>
        <w:spacing w:after="0" w:line="259" w:lineRule="auto"/>
        <w:ind w:left="0" w:right="147" w:firstLine="0"/>
        <w:jc w:val="center"/>
      </w:pPr>
      <w:r>
        <w:rPr>
          <w:rFonts w:cs="Calibri"/>
          <w:b/>
        </w:rPr>
        <w:t xml:space="preserve"> </w:t>
      </w:r>
    </w:p>
    <w:p w14:paraId="1816A811" w14:textId="77777777" w:rsidR="006B3FC0" w:rsidRDefault="00000000">
      <w:pPr>
        <w:spacing w:after="0" w:line="259" w:lineRule="auto"/>
        <w:ind w:left="0" w:right="147" w:firstLine="0"/>
        <w:jc w:val="center"/>
      </w:pPr>
      <w:r>
        <w:rPr>
          <w:rFonts w:cs="Calibri"/>
          <w:b/>
        </w:rPr>
        <w:t xml:space="preserve"> </w:t>
      </w:r>
    </w:p>
    <w:p w14:paraId="383A616D" w14:textId="77777777" w:rsidR="006B3FC0" w:rsidRDefault="00000000">
      <w:pPr>
        <w:spacing w:after="0" w:line="259" w:lineRule="auto"/>
        <w:ind w:left="0" w:right="147" w:firstLine="0"/>
        <w:jc w:val="center"/>
      </w:pPr>
      <w:r>
        <w:rPr>
          <w:rFonts w:cs="Calibri"/>
          <w:b/>
        </w:rPr>
        <w:t xml:space="preserve"> </w:t>
      </w:r>
    </w:p>
    <w:p w14:paraId="32B876DA" w14:textId="77777777" w:rsidR="006B3FC0" w:rsidRDefault="00000000">
      <w:pPr>
        <w:spacing w:after="0" w:line="259" w:lineRule="auto"/>
        <w:ind w:left="0" w:right="147" w:firstLine="0"/>
        <w:jc w:val="center"/>
      </w:pPr>
      <w:r>
        <w:rPr>
          <w:rFonts w:cs="Calibri"/>
          <w:b/>
        </w:rPr>
        <w:t xml:space="preserve"> </w:t>
      </w:r>
    </w:p>
    <w:p w14:paraId="69B46461" w14:textId="77777777" w:rsidR="006B3FC0" w:rsidRDefault="00000000">
      <w:pPr>
        <w:spacing w:after="0" w:line="259" w:lineRule="auto"/>
        <w:ind w:left="0" w:right="147" w:firstLine="0"/>
        <w:jc w:val="center"/>
      </w:pPr>
      <w:r>
        <w:rPr>
          <w:rFonts w:cs="Calibri"/>
          <w:b/>
        </w:rPr>
        <w:t xml:space="preserve"> </w:t>
      </w:r>
    </w:p>
    <w:p w14:paraId="487BDF9D" w14:textId="77777777" w:rsidR="006B3FC0" w:rsidRDefault="00000000">
      <w:pPr>
        <w:spacing w:after="0" w:line="259" w:lineRule="auto"/>
        <w:ind w:left="0" w:right="147" w:firstLine="0"/>
        <w:jc w:val="center"/>
      </w:pPr>
      <w:r>
        <w:rPr>
          <w:rFonts w:cs="Calibri"/>
          <w:b/>
        </w:rPr>
        <w:lastRenderedPageBreak/>
        <w:t xml:space="preserve"> </w:t>
      </w:r>
    </w:p>
    <w:p w14:paraId="533E65F9" w14:textId="77777777" w:rsidR="006B3FC0" w:rsidRDefault="00000000">
      <w:pPr>
        <w:spacing w:after="0" w:line="259" w:lineRule="auto"/>
        <w:ind w:left="10" w:right="196"/>
        <w:jc w:val="center"/>
      </w:pPr>
      <w:r>
        <w:rPr>
          <w:rFonts w:cs="Calibri"/>
          <w:b/>
        </w:rPr>
        <w:t>Annexure A</w:t>
      </w:r>
      <w:r>
        <w:t xml:space="preserve"> </w:t>
      </w:r>
    </w:p>
    <w:p w14:paraId="1BDAD66E" w14:textId="77777777" w:rsidR="006B3FC0" w:rsidRDefault="00000000">
      <w:pPr>
        <w:pStyle w:val="Heading2"/>
        <w:spacing w:after="0"/>
        <w:ind w:left="10" w:right="200"/>
        <w:jc w:val="center"/>
      </w:pPr>
      <w:r>
        <w:rPr>
          <w:u w:val="single" w:color="000000"/>
        </w:rPr>
        <w:t>PROPOSAL SUBMISSION FORM</w:t>
      </w:r>
      <w:r>
        <w:rPr>
          <w:b w:val="0"/>
        </w:rPr>
        <w:t xml:space="preserve"> </w:t>
      </w:r>
    </w:p>
    <w:p w14:paraId="3560ECB0" w14:textId="77777777" w:rsidR="006B3FC0" w:rsidRDefault="00000000">
      <w:pPr>
        <w:spacing w:after="0" w:line="259" w:lineRule="auto"/>
        <w:ind w:left="0" w:right="0" w:firstLine="0"/>
        <w:jc w:val="left"/>
      </w:pPr>
      <w:r>
        <w:t xml:space="preserve"> </w:t>
      </w:r>
    </w:p>
    <w:p w14:paraId="6264F4A7" w14:textId="77777777" w:rsidR="006B3FC0" w:rsidRDefault="00000000">
      <w:pPr>
        <w:spacing w:after="107"/>
        <w:ind w:left="7" w:right="186"/>
      </w:pPr>
      <w:r>
        <w:t xml:space="preserve">Dear Sir/Madam, </w:t>
      </w:r>
    </w:p>
    <w:p w14:paraId="560A86E7" w14:textId="77777777" w:rsidR="006B3FC0" w:rsidRDefault="00000000">
      <w:pPr>
        <w:spacing w:after="112"/>
        <w:ind w:left="7" w:right="186"/>
      </w:pPr>
      <w:r>
        <w:t xml:space="preserve">Having examined the Solicitation Documents, the receipt of which is hereby duly acknowledged, [THE </w:t>
      </w:r>
      <w:r>
        <w:rPr>
          <w:rFonts w:cs="Calibri"/>
        </w:rPr>
        <w:t xml:space="preserve">FIRM NAME], undersigned, offers to provide the Services for “Digital and Financial Capability Training for BISP Beneficiaries” (RFP Ref. </w:t>
      </w:r>
      <w:r>
        <w:t xml:space="preserve">194, EOI Ref. 27) to Karandaaz Pakistan in accordance with the Financial Proposal attached herewith and made part of this proposal. [THE FIRM NAME] undertakes, if its proposal is accepted, to commence and complete delivery of all services specified in the contract within the timeframe stipulated. </w:t>
      </w:r>
    </w:p>
    <w:p w14:paraId="6CE63CC2" w14:textId="77777777" w:rsidR="006B3FC0" w:rsidRDefault="00000000">
      <w:pPr>
        <w:spacing w:after="109"/>
        <w:ind w:left="7" w:right="186"/>
      </w:pPr>
      <w:r>
        <w:t xml:space="preserve">[THE FIRM NAME] agrees to abide by this proposal for a period of ninety (90) days from the date fixed for the closing of this RFP, and it shall remain binding upon us and may be accepted at any time before the expiration of that period. </w:t>
      </w:r>
    </w:p>
    <w:p w14:paraId="57B5CD72" w14:textId="77777777" w:rsidR="006B3FC0" w:rsidRDefault="00000000">
      <w:pPr>
        <w:spacing w:after="111"/>
        <w:ind w:left="7" w:right="186"/>
      </w:pPr>
      <w:r>
        <w:t xml:space="preserve">We understand that Karandaaz Pakistan is not bound to accept any or all proposals it may receive, and we accept all terms and conditions of this RFP. We confirm that [THE FIRM NAME] has not been involved and has no association whatsoever with any act of terrorism or terrorist organization(s)/person(s) listed in any country, including the NACTA Schedules I and IV lists and the UN terror list. </w:t>
      </w:r>
    </w:p>
    <w:p w14:paraId="749768B3" w14:textId="77777777" w:rsidR="006B3FC0" w:rsidRDefault="00000000">
      <w:pPr>
        <w:spacing w:after="111"/>
        <w:ind w:left="7" w:right="186"/>
      </w:pPr>
      <w:r>
        <w:t xml:space="preserve">[THE FIRM NAME] hereby confirms that it has carefully examined and fully understands all provisions of this RFP, including the Instructions to Bidders, Terms of Reference, evaluation criteria, and all annexures, amendments, and clarifications issued by Karandaaz Pakistan, and unconditionally accepts and agrees to be bound by all clauses, terms, and conditions herein without reservation, deviation, or exception, unless expressly stated in the proposal and accepted in writing by Karandaaz Pakistan. </w:t>
      </w:r>
    </w:p>
    <w:p w14:paraId="6F989682" w14:textId="77777777" w:rsidR="006B3FC0" w:rsidRDefault="00000000">
      <w:pPr>
        <w:spacing w:after="105"/>
        <w:ind w:left="7" w:right="186"/>
      </w:pPr>
      <w:r>
        <w:t xml:space="preserve">Dated: this ____ day of ____________, 20___ </w:t>
      </w:r>
    </w:p>
    <w:p w14:paraId="4BD2E041" w14:textId="77777777" w:rsidR="006B3FC0" w:rsidRDefault="00000000">
      <w:pPr>
        <w:spacing w:after="107"/>
        <w:ind w:left="7" w:right="186"/>
      </w:pPr>
      <w:r>
        <w:t xml:space="preserve">Yours sincerely, </w:t>
      </w:r>
    </w:p>
    <w:p w14:paraId="73F1EE29" w14:textId="77777777" w:rsidR="006B3FC0" w:rsidRDefault="00000000">
      <w:pPr>
        <w:spacing w:after="107"/>
        <w:ind w:left="7" w:right="186"/>
      </w:pPr>
      <w:r>
        <w:t xml:space="preserve">Signature: ___________________________ </w:t>
      </w:r>
    </w:p>
    <w:p w14:paraId="234A7EDA" w14:textId="77777777" w:rsidR="006B3FC0" w:rsidRDefault="00000000">
      <w:pPr>
        <w:spacing w:after="107"/>
        <w:ind w:left="7" w:right="186"/>
      </w:pPr>
      <w:r>
        <w:t xml:space="preserve">Name and Title of Signatory: ___________________________ </w:t>
      </w:r>
    </w:p>
    <w:p w14:paraId="7BF13082" w14:textId="77777777" w:rsidR="006B3FC0" w:rsidRDefault="00000000">
      <w:pPr>
        <w:ind w:left="-15" w:right="0" w:firstLine="0"/>
      </w:pPr>
      <w:r>
        <w:rPr>
          <w:rFonts w:cs="Calibri"/>
        </w:rPr>
        <w:t>Name, Designation, and Signature of the firm’s/lead consortium partner’s authorized Representative</w:t>
      </w:r>
      <w:r>
        <w:t xml:space="preserve"> </w:t>
      </w:r>
      <w:r>
        <w:rPr>
          <w:rFonts w:cs="Calibri"/>
          <w:b/>
        </w:rPr>
        <w:t>Annexure B</w:t>
      </w:r>
      <w:r>
        <w:t xml:space="preserve"> </w:t>
      </w:r>
    </w:p>
    <w:p w14:paraId="6EDED7B8" w14:textId="77777777" w:rsidR="006B3FC0" w:rsidRDefault="00000000">
      <w:pPr>
        <w:spacing w:after="0" w:line="259" w:lineRule="auto"/>
        <w:ind w:left="10" w:right="197"/>
        <w:jc w:val="center"/>
      </w:pPr>
      <w:r>
        <w:t xml:space="preserve">[LETTERHEAD OF THE ENTITY] </w:t>
      </w:r>
    </w:p>
    <w:p w14:paraId="7606AEA4" w14:textId="77777777" w:rsidR="006B3FC0" w:rsidRDefault="00000000">
      <w:pPr>
        <w:pStyle w:val="Heading2"/>
        <w:spacing w:after="0"/>
        <w:ind w:left="10" w:right="202"/>
        <w:jc w:val="center"/>
      </w:pPr>
      <w:r>
        <w:rPr>
          <w:u w:val="single" w:color="000000"/>
        </w:rPr>
        <w:t>UNDERTAKING REGARDING AVAILABILITY OF THE PROJECT TEAM</w:t>
      </w:r>
      <w:r>
        <w:rPr>
          <w:b w:val="0"/>
        </w:rPr>
        <w:t xml:space="preserve"> </w:t>
      </w:r>
    </w:p>
    <w:p w14:paraId="7966D312" w14:textId="77777777" w:rsidR="006B3FC0" w:rsidRDefault="00000000">
      <w:pPr>
        <w:spacing w:after="0" w:line="259" w:lineRule="auto"/>
        <w:ind w:left="0" w:right="0" w:firstLine="0"/>
        <w:jc w:val="left"/>
      </w:pPr>
      <w:r>
        <w:t xml:space="preserve"> </w:t>
      </w:r>
    </w:p>
    <w:p w14:paraId="78BC3F5D" w14:textId="77777777" w:rsidR="006B3FC0" w:rsidRDefault="00000000">
      <w:pPr>
        <w:spacing w:after="111"/>
        <w:ind w:left="7" w:right="186"/>
      </w:pPr>
      <w:r>
        <w:t xml:space="preserve">It is hereby certified by [Name of Organization] that the proposed team members mentioned in the Technical Proposal, and any subsequent project team members, will be made available at the project site as per the requirements of the project. </w:t>
      </w:r>
    </w:p>
    <w:p w14:paraId="68D7CD4A" w14:textId="77777777" w:rsidR="006B3FC0" w:rsidRDefault="00000000">
      <w:pPr>
        <w:spacing w:after="111"/>
        <w:ind w:left="7" w:right="186"/>
      </w:pPr>
      <w:r>
        <w:t xml:space="preserve">In case of replacement of any proposed team member under extenuating and unforeseen circumstances, a resource person with similar or better qualifications and experience will be made available, after prior approval of Karandaaz Pakistan. </w:t>
      </w:r>
    </w:p>
    <w:p w14:paraId="39EB8F7D" w14:textId="77777777" w:rsidR="006B3FC0" w:rsidRDefault="00000000">
      <w:pPr>
        <w:spacing w:after="108"/>
        <w:ind w:left="7" w:right="186"/>
      </w:pPr>
      <w:r>
        <w:t xml:space="preserve">Name of Signatory: ___________________________ </w:t>
      </w:r>
    </w:p>
    <w:p w14:paraId="1CEC6EB3" w14:textId="77777777" w:rsidR="006B3FC0" w:rsidRDefault="00000000">
      <w:pPr>
        <w:spacing w:after="107"/>
        <w:ind w:left="7" w:right="186"/>
      </w:pPr>
      <w:r>
        <w:t xml:space="preserve">Signature of Authorized Signatory: ___________________________ </w:t>
      </w:r>
    </w:p>
    <w:p w14:paraId="355F9D06" w14:textId="77777777" w:rsidR="006B3FC0" w:rsidRDefault="00000000">
      <w:pPr>
        <w:spacing w:line="346" w:lineRule="auto"/>
        <w:ind w:left="7" w:right="6206"/>
      </w:pPr>
      <w:r>
        <w:lastRenderedPageBreak/>
        <w:t xml:space="preserve">Date: ____/____/________ Company stamp: </w:t>
      </w:r>
    </w:p>
    <w:p w14:paraId="3017BA69" w14:textId="77777777" w:rsidR="006B3FC0" w:rsidRDefault="00000000">
      <w:pPr>
        <w:spacing w:after="0" w:line="259" w:lineRule="auto"/>
        <w:ind w:left="0" w:right="0" w:firstLine="0"/>
        <w:jc w:val="left"/>
      </w:pPr>
      <w:r>
        <w:t xml:space="preserve"> </w:t>
      </w:r>
      <w:r>
        <w:tab/>
        <w:t xml:space="preserve"> </w:t>
      </w:r>
    </w:p>
    <w:p w14:paraId="19570FB6" w14:textId="77777777" w:rsidR="006B3FC0" w:rsidRDefault="006B3FC0">
      <w:pPr>
        <w:sectPr w:rsidR="006B3FC0">
          <w:headerReference w:type="even" r:id="rId12"/>
          <w:headerReference w:type="default" r:id="rId13"/>
          <w:headerReference w:type="first" r:id="rId14"/>
          <w:pgSz w:w="12240" w:h="15840"/>
          <w:pgMar w:top="1440" w:right="1242" w:bottom="1439" w:left="1440" w:header="300" w:footer="720" w:gutter="0"/>
          <w:cols w:space="720"/>
        </w:sectPr>
      </w:pPr>
    </w:p>
    <w:p w14:paraId="3C026A1F" w14:textId="77777777" w:rsidR="006B3FC0" w:rsidRDefault="00000000">
      <w:pPr>
        <w:spacing w:after="0" w:line="259" w:lineRule="auto"/>
        <w:ind w:left="10" w:right="2"/>
        <w:jc w:val="center"/>
      </w:pPr>
      <w:r>
        <w:lastRenderedPageBreak/>
        <w:t xml:space="preserve">[LETTERHEAD OF THE ENTITY] </w:t>
      </w:r>
    </w:p>
    <w:p w14:paraId="43ADF929" w14:textId="77777777" w:rsidR="006B3FC0" w:rsidRDefault="00000000">
      <w:pPr>
        <w:pStyle w:val="Heading2"/>
        <w:spacing w:after="0"/>
        <w:ind w:left="10" w:right="10"/>
        <w:jc w:val="center"/>
      </w:pPr>
      <w:r>
        <w:rPr>
          <w:u w:val="single" w:color="000000"/>
        </w:rPr>
        <w:t>UNDERTAKING REGARDING NOT BEING BLACKLISTED</w:t>
      </w:r>
      <w:r>
        <w:rPr>
          <w:b w:val="0"/>
        </w:rPr>
        <w:t xml:space="preserve"> </w:t>
      </w:r>
    </w:p>
    <w:p w14:paraId="043C61D4" w14:textId="77777777" w:rsidR="006B3FC0" w:rsidRDefault="00000000">
      <w:pPr>
        <w:spacing w:after="0" w:line="259" w:lineRule="auto"/>
        <w:ind w:left="0" w:right="0" w:firstLine="0"/>
        <w:jc w:val="left"/>
      </w:pPr>
      <w:r>
        <w:t xml:space="preserve"> </w:t>
      </w:r>
    </w:p>
    <w:p w14:paraId="1B81C3E1" w14:textId="77777777" w:rsidR="006B3FC0" w:rsidRDefault="00000000">
      <w:pPr>
        <w:spacing w:after="111"/>
        <w:ind w:left="7" w:right="7"/>
      </w:pPr>
      <w:r>
        <w:t xml:space="preserve">It is hereby certified that [Name of Organization] has not been blacklisted by any Government Agency/authority as on [Date]. The Organization will immediately inform Karandaaz Pakistan in case of any change in this status at any time hereinafter. </w:t>
      </w:r>
    </w:p>
    <w:p w14:paraId="5C445B9D" w14:textId="77777777" w:rsidR="006B3FC0" w:rsidRDefault="00000000">
      <w:pPr>
        <w:spacing w:after="111"/>
        <w:ind w:left="7" w:right="0"/>
      </w:pPr>
      <w:r>
        <w:t xml:space="preserve">It is further certified that [Name of Organization], or any of its personnel, agents, or suppliers and/or their employees, are not directly or indirectly engaged in or supportive of individuals, groups, or entities associated with terrorism, including but not limited to the following: </w:t>
      </w:r>
    </w:p>
    <w:p w14:paraId="457B7DD0" w14:textId="77777777" w:rsidR="006B3FC0" w:rsidRDefault="00000000">
      <w:pPr>
        <w:numPr>
          <w:ilvl w:val="0"/>
          <w:numId w:val="20"/>
        </w:numPr>
        <w:spacing w:after="66"/>
        <w:ind w:right="186" w:hanging="720"/>
      </w:pPr>
      <w:r>
        <w:rPr>
          <w:rFonts w:cs="Calibri"/>
        </w:rPr>
        <w:t>HM Treasury’s Office of Financial Sanctions Implementation –</w:t>
      </w:r>
      <w:r>
        <w:t xml:space="preserve"> Financial sanctions consolidated list of targets; </w:t>
      </w:r>
    </w:p>
    <w:p w14:paraId="2D965DFE" w14:textId="77777777" w:rsidR="006B3FC0" w:rsidRDefault="00000000">
      <w:pPr>
        <w:numPr>
          <w:ilvl w:val="0"/>
          <w:numId w:val="20"/>
        </w:numPr>
        <w:spacing w:after="62"/>
        <w:ind w:right="186" w:hanging="720"/>
      </w:pPr>
      <w:r>
        <w:t xml:space="preserve">UK Home Office </w:t>
      </w:r>
      <w:r>
        <w:rPr>
          <w:rFonts w:cs="Calibri"/>
        </w:rPr>
        <w:t>–</w:t>
      </w:r>
      <w:r>
        <w:t xml:space="preserve"> Proscribed terrorist groups or organisations; </w:t>
      </w:r>
    </w:p>
    <w:p w14:paraId="7CA0B369" w14:textId="77777777" w:rsidR="006B3FC0" w:rsidRDefault="00000000">
      <w:pPr>
        <w:numPr>
          <w:ilvl w:val="0"/>
          <w:numId w:val="20"/>
        </w:numPr>
        <w:spacing w:after="62"/>
        <w:ind w:right="186" w:hanging="720"/>
      </w:pPr>
      <w:r>
        <w:t xml:space="preserve">United Nations </w:t>
      </w:r>
      <w:r>
        <w:rPr>
          <w:rFonts w:cs="Calibri"/>
        </w:rPr>
        <w:t>–</w:t>
      </w:r>
      <w:r>
        <w:t xml:space="preserve"> United Nations Security Council Sanctions List; </w:t>
      </w:r>
    </w:p>
    <w:p w14:paraId="3C0FB0B1" w14:textId="77777777" w:rsidR="006B3FC0" w:rsidRDefault="00000000">
      <w:pPr>
        <w:numPr>
          <w:ilvl w:val="0"/>
          <w:numId w:val="20"/>
        </w:numPr>
        <w:spacing w:after="60"/>
        <w:ind w:right="186" w:hanging="720"/>
      </w:pPr>
      <w:r>
        <w:t xml:space="preserve">World Bank </w:t>
      </w:r>
      <w:r>
        <w:rPr>
          <w:rFonts w:cs="Calibri"/>
        </w:rPr>
        <w:t>–</w:t>
      </w:r>
      <w:r>
        <w:t xml:space="preserve"> World Bank Listing of Ineligible Firms and Individuals; </w:t>
      </w:r>
    </w:p>
    <w:p w14:paraId="40FA3F35" w14:textId="77777777" w:rsidR="006B3FC0" w:rsidRDefault="00000000">
      <w:pPr>
        <w:numPr>
          <w:ilvl w:val="0"/>
          <w:numId w:val="20"/>
        </w:numPr>
        <w:spacing w:after="48"/>
        <w:ind w:right="186" w:hanging="720"/>
      </w:pPr>
      <w:r>
        <w:t xml:space="preserve">European Union </w:t>
      </w:r>
      <w:r>
        <w:rPr>
          <w:rFonts w:cs="Calibri"/>
        </w:rPr>
        <w:t>–</w:t>
      </w:r>
      <w:r>
        <w:t xml:space="preserve"> Consolidated List of Sanctions; </w:t>
      </w:r>
    </w:p>
    <w:p w14:paraId="5B57A3FA" w14:textId="77777777" w:rsidR="006B3FC0" w:rsidRDefault="00000000">
      <w:pPr>
        <w:numPr>
          <w:ilvl w:val="0"/>
          <w:numId w:val="20"/>
        </w:numPr>
        <w:spacing w:after="65"/>
        <w:ind w:right="186" w:hanging="720"/>
      </w:pPr>
      <w:r>
        <w:rPr>
          <w:rFonts w:cs="Calibri"/>
        </w:rPr>
        <w:t xml:space="preserve">Parties on US Treasury’s Office of Foreign Assets Control (OFAC) List of Specially Designated </w:t>
      </w:r>
      <w:r>
        <w:t xml:space="preserve">Nationals and Blocked Persons; </w:t>
      </w:r>
    </w:p>
    <w:p w14:paraId="4C3A91D9" w14:textId="77777777" w:rsidR="006B3FC0" w:rsidRDefault="00000000">
      <w:pPr>
        <w:numPr>
          <w:ilvl w:val="0"/>
          <w:numId w:val="20"/>
        </w:numPr>
        <w:spacing w:line="306" w:lineRule="auto"/>
        <w:ind w:right="186" w:hanging="720"/>
      </w:pPr>
      <w:r>
        <w:t xml:space="preserve">National Counter Terrorism Authority (NACTA) </w:t>
      </w:r>
      <w:r>
        <w:rPr>
          <w:rFonts w:cs="Calibri"/>
        </w:rPr>
        <w:t>–</w:t>
      </w:r>
      <w:r>
        <w:t xml:space="preserve"> Proscribed Organizations List; 8.</w:t>
      </w:r>
      <w:r>
        <w:rPr>
          <w:rFonts w:ascii="Arial" w:eastAsia="Arial" w:hAnsi="Arial" w:cs="Arial"/>
        </w:rPr>
        <w:t xml:space="preserve"> </w:t>
      </w:r>
      <w:r>
        <w:rPr>
          <w:rFonts w:ascii="Arial" w:eastAsia="Arial" w:hAnsi="Arial" w:cs="Arial"/>
        </w:rPr>
        <w:tab/>
      </w:r>
      <w:r>
        <w:t xml:space="preserve">National Counter Terrorism Authority (NACTA) </w:t>
      </w:r>
      <w:r>
        <w:rPr>
          <w:rFonts w:cs="Calibri"/>
        </w:rPr>
        <w:t>–</w:t>
      </w:r>
      <w:r>
        <w:t xml:space="preserve"> Proscribed Persons List; and </w:t>
      </w:r>
    </w:p>
    <w:p w14:paraId="7DFA1E79" w14:textId="77777777" w:rsidR="006B3FC0" w:rsidRDefault="00000000">
      <w:pPr>
        <w:tabs>
          <w:tab w:val="center" w:pos="2867"/>
        </w:tabs>
        <w:spacing w:after="47"/>
        <w:ind w:left="-3" w:right="0" w:firstLine="0"/>
        <w:jc w:val="left"/>
      </w:pPr>
      <w:r>
        <w:t>9.</w:t>
      </w:r>
      <w:r>
        <w:rPr>
          <w:rFonts w:ascii="Arial" w:eastAsia="Arial" w:hAnsi="Arial" w:cs="Arial"/>
        </w:rPr>
        <w:t xml:space="preserve"> </w:t>
      </w:r>
      <w:r>
        <w:rPr>
          <w:rFonts w:ascii="Arial" w:eastAsia="Arial" w:hAnsi="Arial" w:cs="Arial"/>
        </w:rPr>
        <w:tab/>
      </w:r>
      <w:r>
        <w:t xml:space="preserve">French DG Trésor Freeze Register Sanctions List. </w:t>
      </w:r>
    </w:p>
    <w:p w14:paraId="7F7016B1" w14:textId="77777777" w:rsidR="006B3FC0" w:rsidRDefault="00000000">
      <w:pPr>
        <w:spacing w:after="108"/>
        <w:ind w:left="7" w:right="186"/>
      </w:pPr>
      <w:r>
        <w:t xml:space="preserve">Name of Signatory: ___________________________ </w:t>
      </w:r>
    </w:p>
    <w:p w14:paraId="0A23858E" w14:textId="77777777" w:rsidR="006B3FC0" w:rsidRDefault="00000000">
      <w:pPr>
        <w:spacing w:after="107"/>
        <w:ind w:left="7" w:right="186"/>
      </w:pPr>
      <w:r>
        <w:t xml:space="preserve">Signature of Authorized Signatory: ___________________________ </w:t>
      </w:r>
    </w:p>
    <w:p w14:paraId="0FC758CE" w14:textId="77777777" w:rsidR="006B3FC0" w:rsidRDefault="00000000">
      <w:pPr>
        <w:spacing w:line="346" w:lineRule="auto"/>
        <w:ind w:left="7" w:right="6011"/>
      </w:pPr>
      <w:r>
        <w:t xml:space="preserve">Date: ____/____/________ Company stamp: </w:t>
      </w:r>
    </w:p>
    <w:p w14:paraId="6DA67D7F" w14:textId="77777777" w:rsidR="006B3FC0" w:rsidRDefault="00000000">
      <w:pPr>
        <w:spacing w:after="0" w:line="259" w:lineRule="auto"/>
        <w:ind w:left="0" w:right="0" w:firstLine="0"/>
        <w:jc w:val="left"/>
      </w:pPr>
      <w:r>
        <w:t xml:space="preserve"> </w:t>
      </w:r>
      <w:r>
        <w:tab/>
        <w:t xml:space="preserve"> </w:t>
      </w:r>
    </w:p>
    <w:p w14:paraId="272966DA" w14:textId="77777777" w:rsidR="006B3FC0" w:rsidRDefault="00000000">
      <w:pPr>
        <w:pStyle w:val="Heading2"/>
        <w:spacing w:after="0"/>
        <w:ind w:left="10" w:right="2"/>
        <w:jc w:val="center"/>
      </w:pPr>
      <w:r>
        <w:rPr>
          <w:u w:val="single" w:color="000000"/>
        </w:rPr>
        <w:t>CONFLICT OF INTEREST</w:t>
      </w:r>
      <w:r>
        <w:rPr>
          <w:b w:val="0"/>
        </w:rPr>
        <w:t xml:space="preserve"> </w:t>
      </w:r>
    </w:p>
    <w:p w14:paraId="7A5B7A74" w14:textId="77777777" w:rsidR="006B3FC0" w:rsidRDefault="00000000">
      <w:pPr>
        <w:spacing w:after="0" w:line="259" w:lineRule="auto"/>
        <w:ind w:left="0" w:right="0" w:firstLine="0"/>
        <w:jc w:val="left"/>
      </w:pPr>
      <w:r>
        <w:t xml:space="preserve"> </w:t>
      </w:r>
    </w:p>
    <w:p w14:paraId="2275BC5D" w14:textId="77777777" w:rsidR="006B3FC0" w:rsidRDefault="00000000">
      <w:pPr>
        <w:numPr>
          <w:ilvl w:val="0"/>
          <w:numId w:val="21"/>
        </w:numPr>
        <w:spacing w:after="140"/>
        <w:ind w:right="0" w:hanging="720"/>
      </w:pPr>
      <w:r>
        <w:t xml:space="preserve">Does your organization currently have any actual or potential conflict of interest with Karandaaz Pakistan? (If Yes, provide details.) </w:t>
      </w:r>
    </w:p>
    <w:p w14:paraId="19C7F7CE"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277A6045" w14:textId="77777777" w:rsidR="006B3FC0" w:rsidRDefault="00000000">
      <w:pPr>
        <w:spacing w:after="98" w:line="259" w:lineRule="auto"/>
        <w:ind w:left="0" w:right="0" w:firstLine="0"/>
        <w:jc w:val="left"/>
      </w:pPr>
      <w:r>
        <w:t xml:space="preserve"> </w:t>
      </w:r>
    </w:p>
    <w:p w14:paraId="1CCC0704" w14:textId="77777777" w:rsidR="006B3FC0" w:rsidRDefault="00000000">
      <w:pPr>
        <w:numPr>
          <w:ilvl w:val="0"/>
          <w:numId w:val="21"/>
        </w:numPr>
        <w:spacing w:after="142"/>
        <w:ind w:right="0" w:hanging="720"/>
      </w:pPr>
      <w:r>
        <w:rPr>
          <w:rFonts w:cs="Calibri"/>
        </w:rPr>
        <w:t>Does your organization have any conflict of interest as defined in Clause 33 (“Avoidance of Conflict of Interest”) of this RFP? (If Yes, provide details.)</w:t>
      </w:r>
      <w:r>
        <w:t xml:space="preserve"> </w:t>
      </w:r>
    </w:p>
    <w:p w14:paraId="5A35F706" w14:textId="77777777" w:rsidR="006B3FC0" w:rsidRDefault="00000000">
      <w:pPr>
        <w:spacing w:after="82"/>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63528176" w14:textId="77777777" w:rsidR="006B3FC0" w:rsidRDefault="00000000">
      <w:pPr>
        <w:spacing w:after="112" w:line="259" w:lineRule="auto"/>
        <w:ind w:left="0" w:right="0" w:firstLine="0"/>
        <w:jc w:val="left"/>
      </w:pPr>
      <w:r>
        <w:t xml:space="preserve"> </w:t>
      </w:r>
    </w:p>
    <w:p w14:paraId="6F3D755D" w14:textId="77777777" w:rsidR="006B3FC0" w:rsidRDefault="00000000">
      <w:pPr>
        <w:numPr>
          <w:ilvl w:val="0"/>
          <w:numId w:val="21"/>
        </w:numPr>
        <w:spacing w:after="139"/>
        <w:ind w:right="0" w:hanging="720"/>
      </w:pPr>
      <w:r>
        <w:t xml:space="preserve">Has your organization disclosed any actual or perceived conflict of interest to Karandaaz Pakistan? </w:t>
      </w:r>
    </w:p>
    <w:p w14:paraId="23CC6766"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73A77C35" w14:textId="77777777" w:rsidR="006B3FC0" w:rsidRDefault="00000000">
      <w:pPr>
        <w:spacing w:after="110" w:line="259" w:lineRule="auto"/>
        <w:ind w:left="0" w:right="0" w:firstLine="0"/>
        <w:jc w:val="left"/>
      </w:pPr>
      <w:r>
        <w:lastRenderedPageBreak/>
        <w:t xml:space="preserve"> </w:t>
      </w:r>
    </w:p>
    <w:p w14:paraId="7B54FA61" w14:textId="77777777" w:rsidR="006B3FC0" w:rsidRDefault="00000000">
      <w:pPr>
        <w:numPr>
          <w:ilvl w:val="0"/>
          <w:numId w:val="21"/>
        </w:numPr>
        <w:ind w:right="0" w:hanging="720"/>
      </w:pPr>
      <w:r>
        <w:t xml:space="preserve">Do you understand and accept that if a conflict of interest is identified, your organization may be disqualified from the procurement process? </w:t>
      </w:r>
    </w:p>
    <w:p w14:paraId="0616687B" w14:textId="77777777" w:rsidR="006B3FC0" w:rsidRDefault="00000000">
      <w:pPr>
        <w:spacing w:after="9" w:line="259" w:lineRule="auto"/>
        <w:ind w:left="720" w:right="0" w:firstLine="0"/>
        <w:jc w:val="left"/>
      </w:pPr>
      <w:r>
        <w:t xml:space="preserve"> </w:t>
      </w:r>
    </w:p>
    <w:p w14:paraId="24B2F94C" w14:textId="77777777" w:rsidR="006B3FC0" w:rsidRDefault="00000000">
      <w:pPr>
        <w:spacing w:after="83"/>
        <w:ind w:left="7" w:right="186"/>
      </w:pPr>
      <w:r>
        <w:rPr>
          <w:rFonts w:ascii="Segoe UI Symbol" w:eastAsia="Segoe UI Symbol" w:hAnsi="Segoe UI Symbol" w:cs="Segoe UI Symbol"/>
        </w:rPr>
        <w:t xml:space="preserve">           ☐</w:t>
      </w:r>
      <w:r>
        <w:t xml:space="preserve"> Yes   </w:t>
      </w:r>
      <w:r>
        <w:rPr>
          <w:rFonts w:ascii="Segoe UI Symbol" w:eastAsia="Segoe UI Symbol" w:hAnsi="Segoe UI Symbol" w:cs="Segoe UI Symbol"/>
        </w:rPr>
        <w:t>☐</w:t>
      </w:r>
      <w:r>
        <w:t xml:space="preserve"> No </w:t>
      </w:r>
    </w:p>
    <w:p w14:paraId="01129E72" w14:textId="77777777" w:rsidR="006B3FC0" w:rsidRDefault="00000000">
      <w:pPr>
        <w:spacing w:after="98" w:line="259" w:lineRule="auto"/>
        <w:ind w:left="0" w:right="0" w:firstLine="0"/>
        <w:jc w:val="left"/>
      </w:pPr>
      <w:r>
        <w:t xml:space="preserve"> </w:t>
      </w:r>
    </w:p>
    <w:p w14:paraId="425539FB" w14:textId="77777777" w:rsidR="006B3FC0" w:rsidRDefault="00000000">
      <w:pPr>
        <w:spacing w:after="107"/>
        <w:ind w:left="-15" w:right="0" w:firstLine="0"/>
      </w:pPr>
      <w:r>
        <w:rPr>
          <w:rFonts w:cs="Calibri"/>
        </w:rPr>
        <w:t>*Conflict of interest is defined in Clause 33 (“Avoidance of Conflict of Interest”) of this RFP.</w:t>
      </w:r>
      <w:r>
        <w:t xml:space="preserve"> </w:t>
      </w:r>
    </w:p>
    <w:p w14:paraId="5A9E1F5C" w14:textId="77777777" w:rsidR="006B3FC0" w:rsidRDefault="00000000">
      <w:pPr>
        <w:spacing w:after="105"/>
        <w:ind w:left="7" w:right="186"/>
      </w:pPr>
      <w:r>
        <w:t xml:space="preserve">Name: ___________________________ </w:t>
      </w:r>
    </w:p>
    <w:p w14:paraId="7F25F52B" w14:textId="77777777" w:rsidR="006B3FC0" w:rsidRDefault="00000000">
      <w:pPr>
        <w:spacing w:after="107"/>
        <w:ind w:left="7" w:right="186"/>
      </w:pPr>
      <w:r>
        <w:t xml:space="preserve">Designation: ___________________________ </w:t>
      </w:r>
    </w:p>
    <w:p w14:paraId="6E3B7046" w14:textId="77777777" w:rsidR="006B3FC0" w:rsidRDefault="00000000">
      <w:pPr>
        <w:spacing w:after="107"/>
        <w:ind w:left="7" w:right="186"/>
      </w:pPr>
      <w:r>
        <w:t xml:space="preserve">Signature &amp; Stamp: ___________________________ </w:t>
      </w:r>
    </w:p>
    <w:p w14:paraId="794F1ECB" w14:textId="77777777" w:rsidR="006B3FC0" w:rsidRDefault="00000000">
      <w:pPr>
        <w:spacing w:after="122"/>
        <w:ind w:left="7" w:right="186"/>
      </w:pPr>
      <w:r>
        <w:t xml:space="preserve">Date: ____/____/________ </w:t>
      </w:r>
    </w:p>
    <w:p w14:paraId="6B5D4B34" w14:textId="77777777" w:rsidR="006B3FC0" w:rsidRDefault="00000000">
      <w:pPr>
        <w:spacing w:after="0" w:line="259" w:lineRule="auto"/>
        <w:ind w:left="0" w:right="0" w:firstLine="0"/>
        <w:jc w:val="left"/>
      </w:pPr>
      <w:r>
        <w:t xml:space="preserve"> </w:t>
      </w:r>
      <w:r>
        <w:tab/>
        <w:t xml:space="preserve"> </w:t>
      </w:r>
    </w:p>
    <w:p w14:paraId="751AF4A9" w14:textId="77777777" w:rsidR="006B3FC0" w:rsidRDefault="00000000">
      <w:pPr>
        <w:pStyle w:val="Heading2"/>
        <w:spacing w:after="0"/>
        <w:ind w:left="10" w:right="4"/>
        <w:jc w:val="center"/>
      </w:pPr>
      <w:r>
        <w:rPr>
          <w:u w:val="single" w:color="000000"/>
        </w:rPr>
        <w:t>RELATED PARTY DISCLOSURE</w:t>
      </w:r>
      <w:r>
        <w:rPr>
          <w:b w:val="0"/>
        </w:rPr>
        <w:t xml:space="preserve"> </w:t>
      </w:r>
    </w:p>
    <w:p w14:paraId="2628F174" w14:textId="77777777" w:rsidR="006B3FC0" w:rsidRDefault="00000000">
      <w:pPr>
        <w:spacing w:after="0" w:line="259" w:lineRule="auto"/>
        <w:ind w:left="0" w:right="0" w:firstLine="0"/>
        <w:jc w:val="left"/>
      </w:pPr>
      <w:r>
        <w:t xml:space="preserve"> </w:t>
      </w:r>
    </w:p>
    <w:p w14:paraId="0BC3C4F0" w14:textId="77777777" w:rsidR="006B3FC0" w:rsidRDefault="00000000">
      <w:pPr>
        <w:numPr>
          <w:ilvl w:val="0"/>
          <w:numId w:val="22"/>
        </w:numPr>
        <w:ind w:right="0" w:hanging="720"/>
      </w:pPr>
      <w:r>
        <w:t xml:space="preserve">Is your firm/organization a Related Party of Karandaaz Pakistan? (If Yes, provide details.) </w:t>
      </w:r>
    </w:p>
    <w:p w14:paraId="7066DDD6" w14:textId="77777777" w:rsidR="006B3FC0" w:rsidRDefault="00000000">
      <w:pPr>
        <w:spacing w:after="8" w:line="259" w:lineRule="auto"/>
        <w:ind w:left="720" w:right="0" w:firstLine="0"/>
        <w:jc w:val="left"/>
      </w:pPr>
      <w:r>
        <w:t xml:space="preserve"> </w:t>
      </w:r>
    </w:p>
    <w:p w14:paraId="355952DA"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3ECC55A1" w14:textId="77777777" w:rsidR="006B3FC0" w:rsidRDefault="00000000">
      <w:pPr>
        <w:spacing w:after="0" w:line="259" w:lineRule="auto"/>
        <w:ind w:left="720" w:right="0" w:firstLine="0"/>
        <w:jc w:val="left"/>
      </w:pPr>
      <w:r>
        <w:t xml:space="preserve"> </w:t>
      </w:r>
    </w:p>
    <w:p w14:paraId="3FFDD290" w14:textId="77777777" w:rsidR="006B3FC0" w:rsidRDefault="00000000">
      <w:pPr>
        <w:numPr>
          <w:ilvl w:val="0"/>
          <w:numId w:val="22"/>
        </w:numPr>
        <w:ind w:right="0" w:hanging="720"/>
      </w:pPr>
      <w:r>
        <w:t xml:space="preserve">Does your firm/organization have a partner who is also a Karandaaz Pakistan director, manager, or their relative? (If Yes, provide details.) </w:t>
      </w:r>
    </w:p>
    <w:p w14:paraId="0783A653" w14:textId="77777777" w:rsidR="006B3FC0" w:rsidRDefault="00000000">
      <w:pPr>
        <w:spacing w:after="0" w:line="259" w:lineRule="auto"/>
        <w:ind w:left="720" w:right="0" w:firstLine="0"/>
        <w:jc w:val="left"/>
      </w:pPr>
      <w:r>
        <w:rPr>
          <w:rFonts w:ascii="Segoe UI Symbol" w:eastAsia="Segoe UI Symbol" w:hAnsi="Segoe UI Symbol" w:cs="Segoe UI Symbol"/>
        </w:rPr>
        <w:t xml:space="preserve"> </w:t>
      </w:r>
    </w:p>
    <w:p w14:paraId="6090609E"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1DD77C85" w14:textId="77777777" w:rsidR="006B3FC0" w:rsidRDefault="00000000">
      <w:pPr>
        <w:spacing w:after="0" w:line="259" w:lineRule="auto"/>
        <w:ind w:left="720" w:right="0" w:firstLine="0"/>
        <w:jc w:val="left"/>
      </w:pPr>
      <w:r>
        <w:t xml:space="preserve"> </w:t>
      </w:r>
    </w:p>
    <w:p w14:paraId="6ED0BC1A" w14:textId="77777777" w:rsidR="006B3FC0" w:rsidRDefault="00000000">
      <w:pPr>
        <w:numPr>
          <w:ilvl w:val="0"/>
          <w:numId w:val="22"/>
        </w:numPr>
        <w:ind w:right="0" w:hanging="720"/>
      </w:pPr>
      <w:r>
        <w:t xml:space="preserve">If your firm/organization is a private company, does it have a member or director who is also a director or manager of Karandaaz Pakistan? </w:t>
      </w:r>
    </w:p>
    <w:p w14:paraId="58CD1DB7" w14:textId="77777777" w:rsidR="006B3FC0" w:rsidRDefault="00000000">
      <w:pPr>
        <w:spacing w:after="0" w:line="259" w:lineRule="auto"/>
        <w:ind w:left="720" w:right="0" w:firstLine="0"/>
        <w:jc w:val="left"/>
      </w:pPr>
      <w:r>
        <w:rPr>
          <w:rFonts w:ascii="Segoe UI Symbol" w:eastAsia="Segoe UI Symbol" w:hAnsi="Segoe UI Symbol" w:cs="Segoe UI Symbol"/>
        </w:rPr>
        <w:t xml:space="preserve"> </w:t>
      </w:r>
    </w:p>
    <w:p w14:paraId="4FF9E174"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404AEF2A" w14:textId="77777777" w:rsidR="006B3FC0" w:rsidRDefault="00000000">
      <w:pPr>
        <w:spacing w:after="0" w:line="259" w:lineRule="auto"/>
        <w:ind w:left="720" w:right="0" w:firstLine="0"/>
        <w:jc w:val="left"/>
      </w:pPr>
      <w:r>
        <w:t xml:space="preserve"> </w:t>
      </w:r>
    </w:p>
    <w:p w14:paraId="15C5F7CD" w14:textId="77777777" w:rsidR="006B3FC0" w:rsidRDefault="00000000">
      <w:pPr>
        <w:numPr>
          <w:ilvl w:val="0"/>
          <w:numId w:val="22"/>
        </w:numPr>
        <w:spacing w:after="3" w:line="239" w:lineRule="auto"/>
        <w:ind w:right="0" w:hanging="720"/>
      </w:pPr>
      <w:r>
        <w:t xml:space="preserve">If your firm/organization is a public company, is any director/manager of Karandaaz Pakistan also a director of your organization, or does a Karandaaz Pakistan director/manager or their </w:t>
      </w:r>
      <w:r>
        <w:rPr>
          <w:rFonts w:cs="Calibri"/>
        </w:rPr>
        <w:t>relatives hold any shares of your organization’s paid</w:t>
      </w:r>
      <w:r>
        <w:t xml:space="preserve">-up capital? </w:t>
      </w:r>
    </w:p>
    <w:p w14:paraId="66C02945" w14:textId="77777777" w:rsidR="006B3FC0" w:rsidRDefault="00000000">
      <w:pPr>
        <w:spacing w:after="6" w:line="259" w:lineRule="auto"/>
        <w:ind w:left="720" w:right="0" w:firstLine="0"/>
        <w:jc w:val="left"/>
      </w:pPr>
      <w:r>
        <w:t xml:space="preserve"> </w:t>
      </w:r>
    </w:p>
    <w:p w14:paraId="74FC25F0"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08485B48" w14:textId="77777777" w:rsidR="006B3FC0" w:rsidRDefault="00000000">
      <w:pPr>
        <w:spacing w:after="0" w:line="259" w:lineRule="auto"/>
        <w:ind w:left="720" w:right="0" w:firstLine="0"/>
        <w:jc w:val="left"/>
      </w:pPr>
      <w:r>
        <w:t xml:space="preserve"> </w:t>
      </w:r>
    </w:p>
    <w:p w14:paraId="5AE28CA1" w14:textId="77777777" w:rsidR="006B3FC0" w:rsidRDefault="00000000">
      <w:pPr>
        <w:numPr>
          <w:ilvl w:val="0"/>
          <w:numId w:val="22"/>
        </w:numPr>
        <w:ind w:right="0" w:hanging="720"/>
      </w:pPr>
      <w:r>
        <w:t xml:space="preserve">Is the chief executive or manager of your organization accustomed to act on the advice, directions, or instructions of a director or manager of Karandaaz Pakistan (other than in a professional capacity)? </w:t>
      </w:r>
    </w:p>
    <w:p w14:paraId="4039F486" w14:textId="77777777" w:rsidR="006B3FC0" w:rsidRDefault="00000000">
      <w:pPr>
        <w:spacing w:after="6" w:line="259" w:lineRule="auto"/>
        <w:ind w:left="720" w:right="0" w:firstLine="0"/>
        <w:jc w:val="left"/>
      </w:pPr>
      <w:r>
        <w:t xml:space="preserve"> </w:t>
      </w:r>
    </w:p>
    <w:p w14:paraId="0A669213"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1BFE8AC4" w14:textId="77777777" w:rsidR="006B3FC0" w:rsidRDefault="00000000">
      <w:pPr>
        <w:spacing w:after="0" w:line="259" w:lineRule="auto"/>
        <w:ind w:left="720" w:right="0" w:firstLine="0"/>
        <w:jc w:val="left"/>
      </w:pPr>
      <w:r>
        <w:t xml:space="preserve"> </w:t>
      </w:r>
    </w:p>
    <w:p w14:paraId="0F1E4CF5" w14:textId="77777777" w:rsidR="006B3FC0" w:rsidRDefault="00000000">
      <w:pPr>
        <w:numPr>
          <w:ilvl w:val="0"/>
          <w:numId w:val="22"/>
        </w:numPr>
        <w:ind w:right="0" w:hanging="720"/>
      </w:pPr>
      <w:r>
        <w:lastRenderedPageBreak/>
        <w:t xml:space="preserve">Is a director or manager of Karandaaz Pakistan accustomed to act on the advice, directions, or instructions of your organization or a director/manager thereof (other than in a professional capacity)? </w:t>
      </w:r>
    </w:p>
    <w:p w14:paraId="187B1EFC" w14:textId="77777777" w:rsidR="006B3FC0" w:rsidRDefault="00000000">
      <w:pPr>
        <w:spacing w:after="6" w:line="259" w:lineRule="auto"/>
        <w:ind w:left="720" w:right="0" w:firstLine="0"/>
        <w:jc w:val="left"/>
      </w:pPr>
      <w:r>
        <w:t xml:space="preserve"> </w:t>
      </w:r>
    </w:p>
    <w:p w14:paraId="46606411"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7AEBB4B1" w14:textId="77777777" w:rsidR="006B3FC0" w:rsidRDefault="00000000">
      <w:pPr>
        <w:spacing w:after="0" w:line="259" w:lineRule="auto"/>
        <w:ind w:left="720" w:right="0" w:firstLine="0"/>
        <w:jc w:val="left"/>
      </w:pPr>
      <w:r>
        <w:t xml:space="preserve"> </w:t>
      </w:r>
    </w:p>
    <w:p w14:paraId="3F7FE64F" w14:textId="77777777" w:rsidR="006B3FC0" w:rsidRDefault="00000000">
      <w:pPr>
        <w:numPr>
          <w:ilvl w:val="0"/>
          <w:numId w:val="22"/>
        </w:numPr>
        <w:ind w:right="0" w:hanging="720"/>
      </w:pPr>
      <w:r>
        <w:t xml:space="preserve">Is your firm/organization a holding, subsidiary, or associated company of Karandaaz Pakistan, or a subsidiary of a holding company of Karandaaz Pakistan? </w:t>
      </w:r>
    </w:p>
    <w:p w14:paraId="28B32FDB" w14:textId="77777777" w:rsidR="006B3FC0" w:rsidRDefault="00000000">
      <w:pPr>
        <w:spacing w:after="8" w:line="259" w:lineRule="auto"/>
        <w:ind w:left="720" w:right="0" w:firstLine="0"/>
        <w:jc w:val="left"/>
      </w:pPr>
      <w:r>
        <w:t xml:space="preserve"> </w:t>
      </w:r>
    </w:p>
    <w:p w14:paraId="7D3F9F26" w14:textId="77777777" w:rsidR="006B3FC0" w:rsidRDefault="00000000">
      <w:pPr>
        <w:ind w:left="730" w:right="186"/>
      </w:pPr>
      <w:r>
        <w:rPr>
          <w:rFonts w:ascii="Segoe UI Symbol" w:eastAsia="Segoe UI Symbol" w:hAnsi="Segoe UI Symbol" w:cs="Segoe UI Symbol"/>
        </w:rPr>
        <w:t>☐</w:t>
      </w:r>
      <w:r>
        <w:t xml:space="preserve"> Yes   </w:t>
      </w:r>
      <w:r>
        <w:rPr>
          <w:rFonts w:ascii="Segoe UI Symbol" w:eastAsia="Segoe UI Symbol" w:hAnsi="Segoe UI Symbol" w:cs="Segoe UI Symbol"/>
        </w:rPr>
        <w:t>☐</w:t>
      </w:r>
      <w:r>
        <w:t xml:space="preserve"> No </w:t>
      </w:r>
    </w:p>
    <w:p w14:paraId="0CC976A9" w14:textId="77777777" w:rsidR="006B3FC0" w:rsidRDefault="00000000">
      <w:pPr>
        <w:spacing w:after="95" w:line="259" w:lineRule="auto"/>
        <w:ind w:left="720" w:right="0" w:firstLine="0"/>
        <w:jc w:val="left"/>
      </w:pPr>
      <w:r>
        <w:t xml:space="preserve"> </w:t>
      </w:r>
    </w:p>
    <w:p w14:paraId="27D9DCA1" w14:textId="77777777" w:rsidR="006B3FC0" w:rsidRDefault="00000000">
      <w:pPr>
        <w:spacing w:after="107"/>
        <w:ind w:left="7" w:right="186"/>
      </w:pPr>
      <w:r>
        <w:t xml:space="preserve">Name: ___________________________ </w:t>
      </w:r>
    </w:p>
    <w:p w14:paraId="6BF1DEE8" w14:textId="77777777" w:rsidR="006B3FC0" w:rsidRDefault="00000000">
      <w:pPr>
        <w:spacing w:after="107"/>
        <w:ind w:left="7" w:right="186"/>
      </w:pPr>
      <w:r>
        <w:t xml:space="preserve">Designation: ___________________________ </w:t>
      </w:r>
    </w:p>
    <w:p w14:paraId="390162FE" w14:textId="77777777" w:rsidR="006B3FC0" w:rsidRDefault="00000000">
      <w:pPr>
        <w:spacing w:after="107"/>
        <w:ind w:left="7" w:right="186"/>
      </w:pPr>
      <w:r>
        <w:t xml:space="preserve">Signature &amp; Stamp: ___________________________ </w:t>
      </w:r>
    </w:p>
    <w:p w14:paraId="053F75BB" w14:textId="77777777" w:rsidR="006B3FC0" w:rsidRDefault="00000000">
      <w:pPr>
        <w:spacing w:after="107"/>
        <w:ind w:left="7" w:right="186"/>
      </w:pPr>
      <w:r>
        <w:t xml:space="preserve">Date: ____/____/________ </w:t>
      </w:r>
    </w:p>
    <w:p w14:paraId="6E943709" w14:textId="77777777" w:rsidR="006B3FC0" w:rsidRDefault="00000000">
      <w:pPr>
        <w:ind w:left="-15" w:right="0" w:firstLine="0"/>
      </w:pPr>
      <w:r>
        <w:rPr>
          <w:rFonts w:cs="Calibri"/>
        </w:rPr>
        <w:t xml:space="preserve">Note: If you have answered “Yes” to any of the questions above, please provide: (i) names of the </w:t>
      </w:r>
    </w:p>
    <w:p w14:paraId="471045A3" w14:textId="77777777" w:rsidR="006B3FC0" w:rsidRDefault="006B3FC0">
      <w:pPr>
        <w:sectPr w:rsidR="006B3FC0">
          <w:headerReference w:type="even" r:id="rId15"/>
          <w:headerReference w:type="default" r:id="rId16"/>
          <w:headerReference w:type="first" r:id="rId17"/>
          <w:pgSz w:w="12240" w:h="15840"/>
          <w:pgMar w:top="1752" w:right="1437" w:bottom="1470" w:left="1440" w:header="300" w:footer="720" w:gutter="0"/>
          <w:pgNumType w:fmt="upperLetter" w:start="3"/>
          <w:cols w:space="720"/>
        </w:sectPr>
      </w:pPr>
    </w:p>
    <w:p w14:paraId="564C514F" w14:textId="77777777" w:rsidR="006B3FC0" w:rsidRDefault="00000000">
      <w:pPr>
        <w:spacing w:after="429" w:line="259" w:lineRule="auto"/>
        <w:ind w:left="0" w:right="0" w:firstLine="0"/>
        <w:jc w:val="left"/>
      </w:pPr>
      <w:r>
        <w:lastRenderedPageBreak/>
        <w:t xml:space="preserve"> </w:t>
      </w:r>
    </w:p>
    <w:p w14:paraId="48D82E66" w14:textId="77777777" w:rsidR="006B3FC0" w:rsidRDefault="00000000">
      <w:pPr>
        <w:ind w:left="7" w:right="0"/>
      </w:pPr>
      <w:r>
        <w:t>interested or concerned persons or directors; (ii) the nature of the relationship, interest, or concern, including complete financial or other interest information of directors, managers, or key managerial personnel; and (iii) any other relevant and materi</w:t>
      </w:r>
      <w:r>
        <w:rPr>
          <w:rFonts w:cs="Calibri"/>
        </w:rPr>
        <w:t xml:space="preserve">al information necessary for Karandaaz Pakistan’s </w:t>
      </w:r>
      <w:r>
        <w:t xml:space="preserve">approval body to make a well-informed decision. Karandaaz Pakistan reserves the right to request additional information at its discretion. </w:t>
      </w:r>
    </w:p>
    <w:p>
      <w:r>
        <w:br w:type="page"/>
      </w:r>
    </w:p>
    <w:p>
      <w:pPr>
        <w:pStyle w:val="Heading1"/>
      </w:pPr>
      <w:r>
        <w:t>Important Strategic Notes</w:t>
      </w:r>
    </w:p>
    <w:p>
      <w:pPr>
        <w:spacing w:after="160"/>
      </w:pPr>
      <w:r>
        <w:t>• We must define the provincial targets in accordance with DFLT Phase 2 to ensure maximum coverage. If 103 districts were covered in Phase 2, we must cover 103+ districts in DFLT Phase 3.</w:t>
      </w:r>
    </w:p>
    <w:p>
      <w:pPr>
        <w:spacing w:after="160"/>
      </w:pPr>
      <w:r>
        <w:t>• From 1st January to 28th January, every ASPC will train beneficiaries on readiness. The same cohort from 1st January will then return on 1st February for Phase 2, which focuses on capability.</w:t>
      </w:r>
    </w:p>
    <w:p>
      <w:pPr>
        <w:spacing w:after="160"/>
      </w:pPr>
      <w:r>
        <w:t>• Beneficiary data is recorded in Phase 1. Following four weeks of consuming readiness content, the beneficiaries return for the capability phase, where a survey is recorded to assess how much digital content was consumed. The second capability training is then delivered, followed by another four weeks of consuming digital content, and finally telephonic surveys are conducted to evaluate knowledge retention.</w:t>
      </w:r>
    </w:p>
    <w:sectPr w:rsidR="006B3FC0">
      <w:headerReference w:type="even" r:id="rId18"/>
      <w:headerReference w:type="default" r:id="rId19"/>
      <w:headerReference w:type="first" r:id="rId20"/>
      <w:pgSz w:w="12240" w:h="15840"/>
      <w:pgMar w:top="1440" w:right="1436"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Kamran Khan" w:date="2026-10-07T13:19:00Z" w:initials="KK">
    <w:p w14:paraId="3545BD21" w14:textId="77777777" w:rsidR="007D3BB1" w:rsidRDefault="007D3BB1" w:rsidP="007D3BB1">
      <w:pPr>
        <w:jc w:val="left"/>
      </w:pPr>
      <w:r>
        <w:rPr>
          <w:rStyle w:val="CommentReference"/>
        </w:rPr>
        <w:annotationRef/>
      </w:r>
      <w:r>
        <w:rPr>
          <w:sz w:val="20"/>
          <w:szCs w:val="20"/>
        </w:rPr>
        <w:t>We should be adding the the Pilot phase that Dr Fareeha Designed. it was 2023</w:t>
      </w:r>
    </w:p>
  </w:comment>
  <w:comment w:id="13" w:author="Kamran Khan" w:date="2026-10-07T13:19:00Z" w:initials="KK">
    <w:p w14:paraId="177AEEE7" w14:textId="77777777" w:rsidR="007D3BB1" w:rsidRDefault="007D3BB1" w:rsidP="007D3BB1">
      <w:pPr>
        <w:jc w:val="left"/>
      </w:pPr>
      <w:r>
        <w:rPr>
          <w:rStyle w:val="CommentReference"/>
        </w:rPr>
        <w:annotationRef/>
      </w:r>
      <w:r>
        <w:rPr>
          <w:sz w:val="20"/>
          <w:szCs w:val="20"/>
        </w:rPr>
        <w:t>HSPS,DFLT Phase 1, DFLT phase 2</w:t>
      </w:r>
    </w:p>
  </w:comment>
  <w:comment w:id="22" w:author="Kamran Khan" w:date="2026-10-07T15:43:00Z" w:initials="KK">
    <w:p w14:paraId="1F083FBE" w14:textId="77777777" w:rsidR="004F513C" w:rsidRDefault="004F513C" w:rsidP="004F513C">
      <w:pPr>
        <w:jc w:val="left"/>
      </w:pPr>
      <w:r>
        <w:rPr>
          <w:rStyle w:val="CommentReference"/>
        </w:rPr>
        <w:annotationRef/>
      </w:r>
      <w:r>
        <w:rPr>
          <w:sz w:val="20"/>
          <w:szCs w:val="20"/>
        </w:rPr>
        <w:t>We have to note down that what CV's were submitted in the EOI Part and we have to attach, please note that this is the task that all CV's should be in one format and preferably on the SDPI head</w:t>
      </w:r>
    </w:p>
  </w:comment>
  <w:comment w:id="23" w:author="Kamran Khan" w:date="2026-10-07T15:46:00Z" w:initials="KK">
    <w:p w14:paraId="489B0F7E" w14:textId="77777777" w:rsidR="004F513C" w:rsidRDefault="004F513C" w:rsidP="004F513C">
      <w:pPr>
        <w:jc w:val="left"/>
      </w:pPr>
      <w:r>
        <w:rPr>
          <w:rStyle w:val="CommentReference"/>
        </w:rPr>
        <w:annotationRef/>
      </w:r>
      <w:r>
        <w:rPr>
          <w:sz w:val="20"/>
          <w:szCs w:val="20"/>
        </w:rPr>
        <w:t>Please note the key Personnel CV of the Sajid shb of the State bank of Pakistan Director Financial inclusion</w:t>
      </w:r>
    </w:p>
  </w:comment>
  <w:comment w:id="24" w:author="Kamran Khan" w:date="2026-10-07T15:56:00Z" w:initials="KK">
    <w:p w14:paraId="376A9AA2" w14:textId="77777777" w:rsidR="002056E8" w:rsidRDefault="002056E8" w:rsidP="002056E8">
      <w:pPr>
        <w:jc w:val="left"/>
      </w:pPr>
      <w:r>
        <w:rPr>
          <w:rStyle w:val="CommentReference"/>
        </w:rPr>
        <w:annotationRef/>
      </w:r>
      <w:r>
        <w:rPr>
          <w:sz w:val="20"/>
          <w:szCs w:val="20"/>
        </w:rPr>
        <w:t>And also the Waqar bhai CV</w:t>
      </w:r>
    </w:p>
  </w:comment>
  <w:comment w:id="46" w:author="Kamran Khan" w:date="2026-10-06T16:48:00Z" w:initials="KK">
    <w:p w14:paraId="32FFAD2B" w14:textId="77777777" w:rsidR="00DC4A22" w:rsidRDefault="00DC4A22" w:rsidP="00DC4A22">
      <w:pPr>
        <w:jc w:val="left"/>
      </w:pPr>
      <w:r>
        <w:rPr>
          <w:rStyle w:val="CommentReference"/>
        </w:rPr>
        <w:annotationRef/>
      </w:r>
      <w:r>
        <w:rPr>
          <w:sz w:val="20"/>
          <w:szCs w:val="20"/>
        </w:rPr>
        <w:t>A limited Mandate account is restricted bank account solely for specific inflows, such as governmental cash transfers</w:t>
      </w:r>
    </w:p>
  </w:comment>
  <w:comment w:id="47" w:author="Kamran Khan" w:date="2026-10-06T17:03:00Z" w:initials="KK">
    <w:p w14:paraId="44AE3D25" w14:textId="30D6565B" w:rsidR="002B1567" w:rsidRDefault="002B1567" w:rsidP="002B1567">
      <w:pPr>
        <w:jc w:val="left"/>
      </w:pPr>
      <w:r>
        <w:rPr>
          <w:rStyle w:val="CommentReference"/>
        </w:rPr>
        <w:annotationRef/>
      </w:r>
      <w:r>
        <w:rPr>
          <w:sz w:val="20"/>
          <w:szCs w:val="20"/>
        </w:rPr>
        <w:t>Also the local transfers, the deposits are prohibited</w:t>
      </w:r>
    </w:p>
  </w:comment>
  <w:comment w:id="71" w:author="Kamran Khan" w:date="2026-10-07T13:39:00Z" w:initials="KK">
    <w:p w14:paraId="18BF7B02" w14:textId="77777777" w:rsidR="004B3D66" w:rsidRDefault="004B3D66" w:rsidP="004B3D66">
      <w:pPr>
        <w:jc w:val="left"/>
      </w:pPr>
      <w:r>
        <w:rPr>
          <w:rStyle w:val="CommentReference"/>
        </w:rPr>
        <w:annotationRef/>
      </w:r>
      <w:r>
        <w:rPr>
          <w:sz w:val="20"/>
          <w:szCs w:val="20"/>
        </w:rPr>
        <w:t>Please check the Data that what  % own the phone, Smartphone vs USSD Phones, that don't have the Complicated user interface</w:t>
      </w:r>
    </w:p>
    <w:p w14:paraId="19039E9D" w14:textId="77777777" w:rsidR="004B3D66" w:rsidRDefault="004B3D66" w:rsidP="004B3D66">
      <w:pPr>
        <w:jc w:val="left"/>
      </w:pPr>
    </w:p>
  </w:comment>
  <w:comment w:id="72" w:author="Kamran Khan" w:date="2026-10-07T13:39:00Z" w:initials="KK">
    <w:p w14:paraId="157D1A2F" w14:textId="77777777" w:rsidR="004B3D66" w:rsidRDefault="004B3D66" w:rsidP="004B3D66">
      <w:pPr>
        <w:jc w:val="left"/>
      </w:pPr>
      <w:r>
        <w:rPr>
          <w:rStyle w:val="CommentReference"/>
        </w:rPr>
        <w:annotationRef/>
      </w:r>
      <w:r>
        <w:rPr>
          <w:sz w:val="20"/>
          <w:szCs w:val="20"/>
        </w:rPr>
        <w:t>A point that we have to develop the content considering the trust deficits</w:t>
      </w:r>
    </w:p>
  </w:comment>
  <w:comment w:id="73" w:author="Kamran Khan" w:date="2026-10-07T13:40:00Z" w:initials="KK">
    <w:p w14:paraId="50122619" w14:textId="77777777" w:rsidR="004B3D66" w:rsidRDefault="004B3D66" w:rsidP="004B3D66">
      <w:pPr>
        <w:jc w:val="left"/>
      </w:pPr>
      <w:r>
        <w:rPr>
          <w:rStyle w:val="CommentReference"/>
        </w:rPr>
        <w:annotationRef/>
      </w:r>
      <w:r>
        <w:rPr>
          <w:sz w:val="20"/>
          <w:szCs w:val="20"/>
        </w:rPr>
        <w:t>Please research that what sociocultural constraints in Pakistan</w:t>
      </w:r>
    </w:p>
  </w:comment>
  <w:comment w:id="74" w:author="Kamran Khan" w:date="2026-10-06T16:46:00Z" w:initials="KK">
    <w:p w14:paraId="1D0AC93E" w14:textId="77777777" w:rsidR="00DC4A22" w:rsidRDefault="00DC4A22" w:rsidP="00DC4A22">
      <w:pPr>
        <w:jc w:val="left"/>
      </w:pPr>
      <w:r>
        <w:rPr>
          <w:rStyle w:val="CommentReference"/>
        </w:rPr>
        <w:annotationRef/>
      </w:r>
      <w:r>
        <w:rPr>
          <w:sz w:val="20"/>
          <w:szCs w:val="20"/>
        </w:rPr>
        <w:t>Phase 1 as per the DG BISP</w:t>
      </w:r>
    </w:p>
  </w:comment>
  <w:comment w:id="75" w:author="Kamran Khan" w:date="2026-10-06T16:46:00Z" w:initials="KK">
    <w:p w14:paraId="26AE583F" w14:textId="77777777" w:rsidR="00DC4A22" w:rsidRDefault="00DC4A22" w:rsidP="00DC4A22">
      <w:pPr>
        <w:jc w:val="left"/>
      </w:pPr>
      <w:r>
        <w:rPr>
          <w:rStyle w:val="CommentReference"/>
        </w:rPr>
        <w:annotationRef/>
      </w:r>
      <w:r>
        <w:rPr>
          <w:sz w:val="20"/>
          <w:szCs w:val="20"/>
        </w:rPr>
        <w:t>Phase 2 as per the DG BISP</w:t>
      </w:r>
    </w:p>
  </w:comment>
  <w:comment w:id="110" w:author="Kamran Khan" w:date="2026-10-07T13:42:00Z" w:initials="KK">
    <w:p w14:paraId="4CF82F02" w14:textId="77777777" w:rsidR="00A302C2" w:rsidRDefault="00A302C2" w:rsidP="00A302C2">
      <w:pPr>
        <w:jc w:val="left"/>
      </w:pPr>
      <w:r>
        <w:rPr>
          <w:rStyle w:val="CommentReference"/>
        </w:rPr>
        <w:annotationRef/>
      </w:r>
      <w:r>
        <w:rPr>
          <w:sz w:val="20"/>
          <w:szCs w:val="20"/>
        </w:rPr>
        <w:t>Develop strategy in a way that it should be adaptive</w:t>
      </w:r>
    </w:p>
  </w:comment>
  <w:comment w:id="114" w:author="Kamran Khan" w:date="2026-10-07T13:51:00Z" w:initials="KK">
    <w:p w14:paraId="48AFDB1C" w14:textId="77777777" w:rsidR="005D13FF" w:rsidRDefault="005D13FF" w:rsidP="005D13FF">
      <w:pPr>
        <w:jc w:val="left"/>
      </w:pPr>
      <w:r>
        <w:rPr>
          <w:rStyle w:val="CommentReference"/>
        </w:rPr>
        <w:annotationRef/>
      </w:r>
      <w:r>
        <w:rPr>
          <w:sz w:val="20"/>
          <w:szCs w:val="20"/>
        </w:rPr>
        <w:t xml:space="preserve">Develop a proposal in a way that it should have continuous reporting. we also have developed this in DFLT Phase 2, the dashboard mechanism but the one thing that we need to make in the DFLT phase 3 or at least what we need to write is that enabling the notification mechanisms on Whatsapp as the reporting channels. </w:t>
      </w:r>
    </w:p>
  </w:comment>
  <w:comment w:id="134" w:author="Kamran Khan" w:date="2026-10-06T16:49:00Z" w:initials="KK">
    <w:p w14:paraId="2266523E" w14:textId="77777777" w:rsidR="00DC4A22" w:rsidRDefault="00DC4A22" w:rsidP="00DC4A22">
      <w:pPr>
        <w:jc w:val="left"/>
      </w:pPr>
      <w:r>
        <w:rPr>
          <w:rStyle w:val="CommentReference"/>
        </w:rPr>
        <w:annotationRef/>
      </w:r>
      <w:r>
        <w:rPr>
          <w:sz w:val="20"/>
          <w:szCs w:val="20"/>
        </w:rPr>
        <w:t xml:space="preserve">Focal Group Discussions with the Females and the Males + Data Incoming from the Phase 1 and Phase 2 </w:t>
      </w:r>
    </w:p>
  </w:comment>
  <w:comment w:id="137" w:author="Kamran Khan" w:date="2026-10-06T16:51:00Z" w:initials="KK">
    <w:p w14:paraId="42F99926" w14:textId="77777777" w:rsidR="00C87CC1" w:rsidRDefault="00C87CC1" w:rsidP="00C87CC1">
      <w:pPr>
        <w:jc w:val="left"/>
      </w:pPr>
      <w:r>
        <w:rPr>
          <w:rStyle w:val="CommentReference"/>
        </w:rPr>
        <w:annotationRef/>
      </w:r>
      <w:r>
        <w:rPr>
          <w:sz w:val="20"/>
          <w:szCs w:val="20"/>
        </w:rPr>
        <w:t>So we have to focus on the learning outcomes and we have to decide the variables that can define the learning outcomes</w:t>
      </w:r>
    </w:p>
    <w:p w14:paraId="5C81950C" w14:textId="77777777" w:rsidR="00C87CC1" w:rsidRDefault="00C87CC1" w:rsidP="00C87CC1">
      <w:pPr>
        <w:jc w:val="left"/>
      </w:pPr>
    </w:p>
  </w:comment>
  <w:comment w:id="139" w:author="Kamran Khan" w:date="2026-10-06T16:52:00Z" w:initials="KK">
    <w:p w14:paraId="3663E6B7" w14:textId="77777777" w:rsidR="00C87CC1" w:rsidRDefault="00C87CC1" w:rsidP="00C87CC1">
      <w:pPr>
        <w:jc w:val="left"/>
      </w:pPr>
      <w:r>
        <w:rPr>
          <w:rStyle w:val="CommentReference"/>
        </w:rPr>
        <w:annotationRef/>
      </w:r>
      <w:r>
        <w:rPr>
          <w:sz w:val="20"/>
          <w:szCs w:val="20"/>
        </w:rPr>
        <w:t>We have to focus on the social and local norms as per the region</w:t>
      </w:r>
    </w:p>
  </w:comment>
  <w:comment w:id="141" w:author="Kamran Khan" w:date="2026-10-06T16:57:00Z" w:initials="KK">
    <w:p w14:paraId="0CCDF8E4" w14:textId="77777777" w:rsidR="00C87CC1" w:rsidRDefault="00C87CC1" w:rsidP="00C87CC1">
      <w:pPr>
        <w:jc w:val="left"/>
      </w:pPr>
      <w:r>
        <w:rPr>
          <w:rStyle w:val="CommentReference"/>
        </w:rPr>
        <w:annotationRef/>
      </w:r>
      <w:r>
        <w:rPr>
          <w:sz w:val="20"/>
          <w:szCs w:val="20"/>
        </w:rPr>
        <w:t>Demonstration toolkits can be developed, kind of Simulations ( Cash out behaviours etc )</w:t>
      </w:r>
    </w:p>
  </w:comment>
  <w:comment w:id="144" w:author="Kamran Khan" w:date="2026-10-06T16:59:00Z" w:initials="KK">
    <w:p w14:paraId="3209C8BB" w14:textId="77777777" w:rsidR="002B1567" w:rsidRDefault="00C87CC1" w:rsidP="002B1567">
      <w:pPr>
        <w:jc w:val="left"/>
      </w:pPr>
      <w:r>
        <w:rPr>
          <w:rStyle w:val="CommentReference"/>
        </w:rPr>
        <w:annotationRef/>
      </w:r>
      <w:r w:rsidR="002B1567">
        <w:rPr>
          <w:sz w:val="20"/>
          <w:szCs w:val="20"/>
        </w:rPr>
        <w:t>This is taken up by the UN Women</w:t>
      </w:r>
    </w:p>
  </w:comment>
  <w:comment w:id="147" w:author="Kamran Khan" w:date="2026-10-07T14:00:00Z" w:initials="KK">
    <w:p w14:paraId="6B118E78" w14:textId="77777777" w:rsidR="005D13FF" w:rsidRDefault="005D13FF" w:rsidP="005D13FF">
      <w:pPr>
        <w:jc w:val="left"/>
      </w:pPr>
      <w:r>
        <w:rPr>
          <w:rStyle w:val="CommentReference"/>
        </w:rPr>
        <w:annotationRef/>
      </w:r>
      <w:r>
        <w:rPr>
          <w:sz w:val="20"/>
          <w:szCs w:val="20"/>
        </w:rPr>
        <w:t>Please note that this should be Phased &amp; Regional rollouts, like we have 2 branches from here. 1) In Phases</w:t>
      </w:r>
    </w:p>
    <w:p w14:paraId="1B938489" w14:textId="77777777" w:rsidR="005D13FF" w:rsidRDefault="005D13FF" w:rsidP="005D13FF">
      <w:pPr>
        <w:jc w:val="left"/>
      </w:pPr>
      <w:r>
        <w:rPr>
          <w:sz w:val="20"/>
          <w:szCs w:val="20"/>
        </w:rPr>
        <w:t>2) In Regional Phases</w:t>
      </w:r>
    </w:p>
    <w:p w14:paraId="055047AD" w14:textId="77777777" w:rsidR="005D13FF" w:rsidRDefault="005D13FF" w:rsidP="005D13FF">
      <w:pPr>
        <w:jc w:val="left"/>
      </w:pPr>
    </w:p>
    <w:p w14:paraId="373654FA" w14:textId="77777777" w:rsidR="005D13FF" w:rsidRDefault="005D13FF" w:rsidP="005D13FF">
      <w:pPr>
        <w:jc w:val="left"/>
      </w:pPr>
      <w:r>
        <w:rPr>
          <w:sz w:val="20"/>
          <w:szCs w:val="20"/>
        </w:rPr>
        <w:t>&amp; one more thing that we have to check is the Prioritization theory of the change for the socioeconomic dataset</w:t>
      </w:r>
    </w:p>
  </w:comment>
  <w:comment w:id="153" w:author="Kamran Khan" w:date="2026-10-07T14:04:00Z" w:initials="KK">
    <w:p w14:paraId="5BC870B3" w14:textId="77777777" w:rsidR="00727180" w:rsidRDefault="00727180" w:rsidP="00727180">
      <w:pPr>
        <w:jc w:val="left"/>
      </w:pPr>
      <w:r>
        <w:rPr>
          <w:rStyle w:val="CommentReference"/>
        </w:rPr>
        <w:annotationRef/>
      </w:r>
      <w:r>
        <w:rPr>
          <w:sz w:val="20"/>
          <w:szCs w:val="20"/>
        </w:rPr>
        <w:t>Benefeciary Outreach means the mobilization that's again the BISP Responsibility but also in terms of socio outreach, they may be referring it as geographic segments</w:t>
      </w:r>
    </w:p>
    <w:p w14:paraId="41C7AC92" w14:textId="77777777" w:rsidR="00727180" w:rsidRDefault="00727180" w:rsidP="00727180">
      <w:pPr>
        <w:jc w:val="left"/>
      </w:pPr>
    </w:p>
  </w:comment>
  <w:comment w:id="154" w:author="Kamran Khan" w:date="2026-10-07T14:13:00Z" w:initials="KK">
    <w:p w14:paraId="25FB152C" w14:textId="77777777" w:rsidR="00195E7F" w:rsidRDefault="00195E7F" w:rsidP="00195E7F">
      <w:pPr>
        <w:jc w:val="left"/>
      </w:pPr>
      <w:r>
        <w:rPr>
          <w:rStyle w:val="CommentReference"/>
        </w:rPr>
        <w:annotationRef/>
      </w:r>
      <w:r>
        <w:rPr>
          <w:sz w:val="20"/>
          <w:szCs w:val="20"/>
        </w:rPr>
        <w:t>Rural beneficiaries are the low literacy</w:t>
      </w:r>
    </w:p>
    <w:p w14:paraId="2C67F9B9" w14:textId="77777777" w:rsidR="00195E7F" w:rsidRDefault="00195E7F" w:rsidP="00195E7F">
      <w:pPr>
        <w:jc w:val="left"/>
      </w:pPr>
    </w:p>
    <w:p w14:paraId="06269996" w14:textId="77777777" w:rsidR="00195E7F" w:rsidRDefault="00195E7F" w:rsidP="00195E7F">
      <w:pPr>
        <w:jc w:val="left"/>
      </w:pPr>
      <w:r>
        <w:rPr>
          <w:sz w:val="20"/>
          <w:szCs w:val="20"/>
        </w:rPr>
        <w:t>Also do we have any way of getting these figures coming from the DFLT Phase 2 Data</w:t>
      </w:r>
    </w:p>
  </w:comment>
  <w:comment w:id="166" w:author="Kamran Khan" w:date="2026-10-06T17:05:00Z" w:initials="KK">
    <w:p w14:paraId="5A20FA51" w14:textId="77777777" w:rsidR="002B1567" w:rsidRDefault="002B1567" w:rsidP="002B1567">
      <w:pPr>
        <w:jc w:val="left"/>
      </w:pPr>
      <w:r>
        <w:rPr>
          <w:rStyle w:val="CommentReference"/>
        </w:rPr>
        <w:annotationRef/>
      </w:r>
      <w:r>
        <w:rPr>
          <w:sz w:val="20"/>
          <w:szCs w:val="20"/>
        </w:rPr>
        <w:t>We don't have to limit ourselves on the segmentation only on the basis of the geography, we should use the demographics</w:t>
      </w:r>
    </w:p>
  </w:comment>
  <w:comment w:id="167" w:author="Kamran Khan" w:date="2026-10-06T17:08:00Z" w:initials="KK">
    <w:p w14:paraId="0ACD5177" w14:textId="77777777" w:rsidR="002B1567" w:rsidRDefault="002B1567" w:rsidP="002B1567">
      <w:pPr>
        <w:jc w:val="left"/>
      </w:pPr>
      <w:r>
        <w:rPr>
          <w:rStyle w:val="CommentReference"/>
        </w:rPr>
        <w:annotationRef/>
      </w:r>
      <w:r>
        <w:rPr>
          <w:sz w:val="20"/>
          <w:szCs w:val="20"/>
        </w:rPr>
        <w:t>Segmentation -&gt; Delivery Channels</w:t>
      </w:r>
    </w:p>
    <w:p w14:paraId="362E1953" w14:textId="77777777" w:rsidR="002B1567" w:rsidRDefault="002B1567" w:rsidP="002B1567">
      <w:pPr>
        <w:jc w:val="left"/>
      </w:pPr>
    </w:p>
  </w:comment>
  <w:comment w:id="168" w:author="Kamran Khan" w:date="2026-10-07T14:17:00Z" w:initials="KK">
    <w:p w14:paraId="0CFB4125" w14:textId="77777777" w:rsidR="00195E7F" w:rsidRDefault="00195E7F" w:rsidP="00195E7F">
      <w:pPr>
        <w:jc w:val="left"/>
      </w:pPr>
      <w:r>
        <w:rPr>
          <w:rStyle w:val="CommentReference"/>
        </w:rPr>
        <w:annotationRef/>
      </w:r>
      <w:r>
        <w:rPr>
          <w:sz w:val="20"/>
          <w:szCs w:val="20"/>
        </w:rPr>
        <w:t>Now not necessarily that we should go ahead witgh in person contact, we can go with the Digital In Person Contact too</w:t>
      </w:r>
    </w:p>
  </w:comment>
  <w:comment w:id="169" w:author="Kamran Khan" w:date="2026-10-06T17:08:00Z" w:initials="KK">
    <w:p w14:paraId="7419FD73" w14:textId="77777777" w:rsidR="002B1567" w:rsidRDefault="002B1567" w:rsidP="002B1567">
      <w:pPr>
        <w:jc w:val="left"/>
      </w:pPr>
      <w:r>
        <w:rPr>
          <w:rStyle w:val="CommentReference"/>
        </w:rPr>
        <w:annotationRef/>
      </w:r>
      <w:r>
        <w:rPr>
          <w:sz w:val="20"/>
          <w:szCs w:val="20"/>
        </w:rPr>
        <w:t>Please make the roadmap for the journey</w:t>
      </w:r>
    </w:p>
  </w:comment>
  <w:comment w:id="170" w:author="Kamran Khan" w:date="2026-10-06T17:09:00Z" w:initials="KK">
    <w:p w14:paraId="2A8504F7" w14:textId="77777777" w:rsidR="002B1567" w:rsidRDefault="002B1567" w:rsidP="002B1567">
      <w:pPr>
        <w:jc w:val="left"/>
      </w:pPr>
      <w:r>
        <w:rPr>
          <w:rStyle w:val="CommentReference"/>
        </w:rPr>
        <w:annotationRef/>
      </w:r>
      <w:r>
        <w:rPr>
          <w:sz w:val="20"/>
          <w:szCs w:val="20"/>
        </w:rPr>
        <w:t>using the media types that can be loaded with low data.</w:t>
      </w:r>
    </w:p>
  </w:comment>
  <w:comment w:id="172" w:author="Kamran Khan" w:date="2026-10-06T17:12:00Z" w:initials="KK">
    <w:p w14:paraId="65BAC1E8" w14:textId="77777777" w:rsidR="009D5584" w:rsidRDefault="009D5584" w:rsidP="009D5584">
      <w:pPr>
        <w:jc w:val="left"/>
      </w:pPr>
      <w:r>
        <w:rPr>
          <w:rStyle w:val="CommentReference"/>
        </w:rPr>
        <w:annotationRef/>
      </w:r>
      <w:r>
        <w:rPr>
          <w:sz w:val="20"/>
          <w:szCs w:val="20"/>
        </w:rPr>
        <w:t>Coordinating with the SP authorities if they can do the profiling for us</w:t>
      </w:r>
    </w:p>
  </w:comment>
  <w:comment w:id="173" w:author="Kamran Khan" w:date="2026-10-07T14:18:00Z" w:initials="KK">
    <w:p w14:paraId="036ABB1E" w14:textId="77777777" w:rsidR="00195E7F" w:rsidRDefault="00195E7F" w:rsidP="00195E7F">
      <w:pPr>
        <w:jc w:val="left"/>
      </w:pPr>
      <w:r>
        <w:rPr>
          <w:rStyle w:val="CommentReference"/>
        </w:rPr>
        <w:annotationRef/>
      </w:r>
      <w:r>
        <w:rPr>
          <w:sz w:val="20"/>
          <w:szCs w:val="20"/>
        </w:rPr>
        <w:t>Cascading mechanism we can try here</w:t>
      </w:r>
    </w:p>
  </w:comment>
  <w:comment w:id="188" w:author="Kamran Khan" w:date="2026-10-07T14:26:00Z" w:initials="KK">
    <w:p w14:paraId="6F9A7498" w14:textId="77777777" w:rsidR="004C3324" w:rsidRDefault="004C3324" w:rsidP="004C3324">
      <w:pPr>
        <w:jc w:val="left"/>
      </w:pPr>
      <w:r>
        <w:rPr>
          <w:rStyle w:val="CommentReference"/>
        </w:rPr>
        <w:annotationRef/>
      </w:r>
      <w:r>
        <w:rPr>
          <w:sz w:val="20"/>
          <w:szCs w:val="20"/>
        </w:rPr>
        <w:t>BISP have LED Screens at the BISP Nashnuma Centers</w:t>
      </w:r>
    </w:p>
    <w:p w14:paraId="2BDABA61" w14:textId="77777777" w:rsidR="004C3324" w:rsidRDefault="004C3324" w:rsidP="004C3324">
      <w:pPr>
        <w:jc w:val="left"/>
      </w:pPr>
    </w:p>
  </w:comment>
  <w:comment w:id="193" w:author="Kamran Khan" w:date="2026-10-06T17:14:00Z" w:initials="KK">
    <w:p w14:paraId="33F04A0A" w14:textId="77777777" w:rsidR="009D5584" w:rsidRDefault="009D5584" w:rsidP="009D5584">
      <w:pPr>
        <w:jc w:val="left"/>
      </w:pPr>
      <w:r>
        <w:rPr>
          <w:rStyle w:val="CommentReference"/>
        </w:rPr>
        <w:annotationRef/>
      </w:r>
      <w:r>
        <w:rPr>
          <w:sz w:val="20"/>
          <w:szCs w:val="20"/>
        </w:rPr>
        <w:t>Field staff duties should regulate in a way that the staff should be present at the payment touch points.</w:t>
      </w:r>
    </w:p>
  </w:comment>
  <w:comment w:id="199" w:author="Kamran Khan" w:date="2026-10-07T15:09:00Z" w:initials="KK">
    <w:p w14:paraId="60CBC0A0" w14:textId="77777777" w:rsidR="00F4525A" w:rsidRDefault="00F4525A" w:rsidP="00F4525A">
      <w:pPr>
        <w:jc w:val="left"/>
      </w:pPr>
      <w:r>
        <w:rPr>
          <w:rStyle w:val="CommentReference"/>
        </w:rPr>
        <w:annotationRef/>
      </w:r>
      <w:r>
        <w:rPr>
          <w:sz w:val="20"/>
          <w:szCs w:val="20"/>
        </w:rPr>
        <w:t>Now what our plan was that digial onboard and then enforce through digitization and then those that are very poor or marginalized that can not be onb oarded digitally, reaching through and making them capable of the onboard process should be super easy</w:t>
      </w:r>
    </w:p>
  </w:comment>
  <w:comment w:id="200" w:author="Kamran Khan" w:date="2026-10-07T15:10:00Z" w:initials="KK">
    <w:p w14:paraId="7E0F78EE" w14:textId="77777777" w:rsidR="00F4525A" w:rsidRDefault="00F4525A" w:rsidP="00F4525A">
      <w:pPr>
        <w:jc w:val="left"/>
      </w:pPr>
      <w:r>
        <w:rPr>
          <w:rStyle w:val="CommentReference"/>
        </w:rPr>
        <w:annotationRef/>
      </w:r>
      <w:r>
        <w:rPr>
          <w:sz w:val="20"/>
          <w:szCs w:val="20"/>
        </w:rPr>
        <w:t>Geographic Coverage and sustain engagement can be possible that what i decided</w:t>
      </w:r>
    </w:p>
  </w:comment>
  <w:comment w:id="201" w:author="Kamran Khan" w:date="2026-10-07T15:12:00Z" w:initials="KK">
    <w:p w14:paraId="23F56EF1" w14:textId="77777777" w:rsidR="00F4525A" w:rsidRDefault="00F4525A" w:rsidP="00F4525A">
      <w:pPr>
        <w:jc w:val="left"/>
      </w:pPr>
      <w:r>
        <w:rPr>
          <w:rStyle w:val="CommentReference"/>
        </w:rPr>
        <w:annotationRef/>
      </w:r>
      <w:r>
        <w:rPr>
          <w:sz w:val="20"/>
          <w:szCs w:val="20"/>
        </w:rPr>
        <w:t xml:space="preserve">Now building the foundational skill and hands on practice can be very difficult first we have to see that can we do? Can we make dummy simulation app that they can play with that how to use the wallet and make calls and read messages etc? like what's the best method </w:t>
      </w:r>
    </w:p>
  </w:comment>
  <w:comment w:id="203" w:author="Kamran Khan" w:date="2026-10-06T19:34:00Z" w:initials="KK">
    <w:p w14:paraId="2D9853C7" w14:textId="77777777" w:rsidR="00D079CE" w:rsidRDefault="00D079CE" w:rsidP="00D079CE">
      <w:pPr>
        <w:jc w:val="left"/>
      </w:pPr>
      <w:r>
        <w:rPr>
          <w:rStyle w:val="CommentReference"/>
        </w:rPr>
        <w:annotationRef/>
      </w:r>
      <w:r>
        <w:rPr>
          <w:sz w:val="20"/>
          <w:szCs w:val="20"/>
        </w:rPr>
        <w:t>Main segment would only be rural / urban. we have to go with the tehsil structure, 3 lakh needs t obe completed, jinka least benchmark that they should be matric qualified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45BD21" w15:done="0"/>
  <w15:commentEx w15:paraId="177AEEE7" w15:done="0"/>
  <w15:commentEx w15:paraId="1F083FBE" w15:done="0"/>
  <w15:commentEx w15:paraId="489B0F7E" w15:paraIdParent="1F083FBE" w15:done="0"/>
  <w15:commentEx w15:paraId="376A9AA2" w15:paraIdParent="1F083FBE" w15:done="0"/>
  <w15:commentEx w15:paraId="32FFAD2B" w15:done="0"/>
  <w15:commentEx w15:paraId="44AE3D25" w15:paraIdParent="32FFAD2B" w15:done="0"/>
  <w15:commentEx w15:paraId="19039E9D" w15:done="0"/>
  <w15:commentEx w15:paraId="157D1A2F" w15:done="0"/>
  <w15:commentEx w15:paraId="50122619" w15:done="0"/>
  <w15:commentEx w15:paraId="1D0AC93E" w15:done="0"/>
  <w15:commentEx w15:paraId="26AE583F" w15:done="0"/>
  <w15:commentEx w15:paraId="4CF82F02" w15:done="0"/>
  <w15:commentEx w15:paraId="48AFDB1C" w15:done="0"/>
  <w15:commentEx w15:paraId="2266523E" w15:done="0"/>
  <w15:commentEx w15:paraId="5C81950C" w15:done="0"/>
  <w15:commentEx w15:paraId="3663E6B7" w15:done="0"/>
  <w15:commentEx w15:paraId="0CCDF8E4" w15:done="0"/>
  <w15:commentEx w15:paraId="3209C8BB" w15:done="0"/>
  <w15:commentEx w15:paraId="373654FA" w15:done="0"/>
  <w15:commentEx w15:paraId="41C7AC92" w15:done="0"/>
  <w15:commentEx w15:paraId="06269996" w15:done="0"/>
  <w15:commentEx w15:paraId="5A20FA51" w15:done="0"/>
  <w15:commentEx w15:paraId="362E1953" w15:done="0"/>
  <w15:commentEx w15:paraId="0CFB4125" w15:done="0"/>
  <w15:commentEx w15:paraId="7419FD73" w15:done="0"/>
  <w15:commentEx w15:paraId="2A8504F7" w15:done="0"/>
  <w15:commentEx w15:paraId="65BAC1E8" w15:done="0"/>
  <w15:commentEx w15:paraId="036ABB1E" w15:done="0"/>
  <w15:commentEx w15:paraId="2BDABA61" w15:done="0"/>
  <w15:commentEx w15:paraId="33F04A0A" w15:done="0"/>
  <w15:commentEx w15:paraId="60CBC0A0" w15:done="0"/>
  <w15:commentEx w15:paraId="7E0F78EE" w15:done="0"/>
  <w15:commentEx w15:paraId="23F56EF1" w15:done="0"/>
  <w15:commentEx w15:paraId="2D9853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1BC624" w16cex:dateUtc="2026-10-07T08:19:00Z"/>
  <w16cex:commentExtensible w16cex:durableId="27918F2C" w16cex:dateUtc="2026-10-07T08:19:00Z"/>
  <w16cex:commentExtensible w16cex:durableId="7F6378A1" w16cex:dateUtc="2026-10-07T10:43:00Z"/>
  <w16cex:commentExtensible w16cex:durableId="7BE72039" w16cex:dateUtc="2026-10-07T10:46:00Z"/>
  <w16cex:commentExtensible w16cex:durableId="2FF98EFB" w16cex:dateUtc="2026-10-07T10:56:00Z"/>
  <w16cex:commentExtensible w16cex:durableId="4207FE83" w16cex:dateUtc="2026-10-06T11:48:00Z"/>
  <w16cex:commentExtensible w16cex:durableId="219C72FF" w16cex:dateUtc="2026-10-06T12:03:00Z"/>
  <w16cex:commentExtensible w16cex:durableId="17BBF72D" w16cex:dateUtc="2026-10-07T08:39:00Z"/>
  <w16cex:commentExtensible w16cex:durableId="16B6CE58" w16cex:dateUtc="2026-10-07T08:39:00Z"/>
  <w16cex:commentExtensible w16cex:durableId="5438BE71" w16cex:dateUtc="2026-10-07T08:40:00Z"/>
  <w16cex:commentExtensible w16cex:durableId="14B96C98" w16cex:dateUtc="2026-10-06T11:46:00Z"/>
  <w16cex:commentExtensible w16cex:durableId="63F390C2" w16cex:dateUtc="2026-10-06T11:46:00Z"/>
  <w16cex:commentExtensible w16cex:durableId="605A79BB" w16cex:dateUtc="2026-10-07T08:42:00Z"/>
  <w16cex:commentExtensible w16cex:durableId="38445899" w16cex:dateUtc="2026-10-07T08:51:00Z"/>
  <w16cex:commentExtensible w16cex:durableId="6992A261" w16cex:dateUtc="2026-10-06T11:49:00Z"/>
  <w16cex:commentExtensible w16cex:durableId="10848D6E" w16cex:dateUtc="2026-10-06T11:51:00Z"/>
  <w16cex:commentExtensible w16cex:durableId="1170B486" w16cex:dateUtc="2026-10-06T11:52:00Z"/>
  <w16cex:commentExtensible w16cex:durableId="7342763C" w16cex:dateUtc="2026-10-06T11:57:00Z"/>
  <w16cex:commentExtensible w16cex:durableId="5A883047" w16cex:dateUtc="2026-10-06T11:59:00Z"/>
  <w16cex:commentExtensible w16cex:durableId="14F87D6A" w16cex:dateUtc="2026-10-07T09:00:00Z"/>
  <w16cex:commentExtensible w16cex:durableId="6774AE68" w16cex:dateUtc="2026-10-07T09:04:00Z"/>
  <w16cex:commentExtensible w16cex:durableId="35EA9E0E" w16cex:dateUtc="2026-10-07T09:13:00Z"/>
  <w16cex:commentExtensible w16cex:durableId="2BC2B85F" w16cex:dateUtc="2026-10-06T12:05:00Z"/>
  <w16cex:commentExtensible w16cex:durableId="448EAFCE" w16cex:dateUtc="2026-10-06T12:08:00Z"/>
  <w16cex:commentExtensible w16cex:durableId="1A331A0D" w16cex:dateUtc="2026-10-07T09:17:00Z"/>
  <w16cex:commentExtensible w16cex:durableId="2BC91D2B" w16cex:dateUtc="2026-10-06T12:08:00Z"/>
  <w16cex:commentExtensible w16cex:durableId="3837678D" w16cex:dateUtc="2026-10-06T12:09:00Z"/>
  <w16cex:commentExtensible w16cex:durableId="03956458" w16cex:dateUtc="2026-10-06T12:12:00Z"/>
  <w16cex:commentExtensible w16cex:durableId="4BB52633" w16cex:dateUtc="2026-10-07T09:18:00Z"/>
  <w16cex:commentExtensible w16cex:durableId="0853FA52" w16cex:dateUtc="2026-10-07T09:26:00Z"/>
  <w16cex:commentExtensible w16cex:durableId="6C66147D" w16cex:dateUtc="2026-10-06T12:14:00Z"/>
  <w16cex:commentExtensible w16cex:durableId="0485FD81" w16cex:dateUtc="2026-10-07T10:09:00Z"/>
  <w16cex:commentExtensible w16cex:durableId="32482BEE" w16cex:dateUtc="2026-10-07T10:10:00Z"/>
  <w16cex:commentExtensible w16cex:durableId="087C581E" w16cex:dateUtc="2026-10-07T10:12:00Z"/>
  <w16cex:commentExtensible w16cex:durableId="2A87A09C" w16cex:dateUtc="2026-10-06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45BD21" w16cid:durableId="201BC624"/>
  <w16cid:commentId w16cid:paraId="177AEEE7" w16cid:durableId="27918F2C"/>
  <w16cid:commentId w16cid:paraId="1F083FBE" w16cid:durableId="7F6378A1"/>
  <w16cid:commentId w16cid:paraId="489B0F7E" w16cid:durableId="7BE72039"/>
  <w16cid:commentId w16cid:paraId="376A9AA2" w16cid:durableId="2FF98EFB"/>
  <w16cid:commentId w16cid:paraId="32FFAD2B" w16cid:durableId="4207FE83"/>
  <w16cid:commentId w16cid:paraId="44AE3D25" w16cid:durableId="219C72FF"/>
  <w16cid:commentId w16cid:paraId="19039E9D" w16cid:durableId="17BBF72D"/>
  <w16cid:commentId w16cid:paraId="157D1A2F" w16cid:durableId="16B6CE58"/>
  <w16cid:commentId w16cid:paraId="50122619" w16cid:durableId="5438BE71"/>
  <w16cid:commentId w16cid:paraId="1D0AC93E" w16cid:durableId="14B96C98"/>
  <w16cid:commentId w16cid:paraId="26AE583F" w16cid:durableId="63F390C2"/>
  <w16cid:commentId w16cid:paraId="4CF82F02" w16cid:durableId="605A79BB"/>
  <w16cid:commentId w16cid:paraId="48AFDB1C" w16cid:durableId="38445899"/>
  <w16cid:commentId w16cid:paraId="2266523E" w16cid:durableId="6992A261"/>
  <w16cid:commentId w16cid:paraId="5C81950C" w16cid:durableId="10848D6E"/>
  <w16cid:commentId w16cid:paraId="3663E6B7" w16cid:durableId="1170B486"/>
  <w16cid:commentId w16cid:paraId="0CCDF8E4" w16cid:durableId="7342763C"/>
  <w16cid:commentId w16cid:paraId="3209C8BB" w16cid:durableId="5A883047"/>
  <w16cid:commentId w16cid:paraId="373654FA" w16cid:durableId="14F87D6A"/>
  <w16cid:commentId w16cid:paraId="41C7AC92" w16cid:durableId="6774AE68"/>
  <w16cid:commentId w16cid:paraId="06269996" w16cid:durableId="35EA9E0E"/>
  <w16cid:commentId w16cid:paraId="5A20FA51" w16cid:durableId="2BC2B85F"/>
  <w16cid:commentId w16cid:paraId="362E1953" w16cid:durableId="448EAFCE"/>
  <w16cid:commentId w16cid:paraId="0CFB4125" w16cid:durableId="1A331A0D"/>
  <w16cid:commentId w16cid:paraId="7419FD73" w16cid:durableId="2BC91D2B"/>
  <w16cid:commentId w16cid:paraId="2A8504F7" w16cid:durableId="3837678D"/>
  <w16cid:commentId w16cid:paraId="65BAC1E8" w16cid:durableId="03956458"/>
  <w16cid:commentId w16cid:paraId="036ABB1E" w16cid:durableId="4BB52633"/>
  <w16cid:commentId w16cid:paraId="2BDABA61" w16cid:durableId="0853FA52"/>
  <w16cid:commentId w16cid:paraId="33F04A0A" w16cid:durableId="6C66147D"/>
  <w16cid:commentId w16cid:paraId="60CBC0A0" w16cid:durableId="0485FD81"/>
  <w16cid:commentId w16cid:paraId="7E0F78EE" w16cid:durableId="32482BEE"/>
  <w16cid:commentId w16cid:paraId="23F56EF1" w16cid:durableId="087C581E"/>
  <w16cid:commentId w16cid:paraId="2D9853C7" w16cid:durableId="2A87A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46ACF5" w14:textId="77777777" w:rsidR="00C96C2E" w:rsidRDefault="00C96C2E">
      <w:pPr>
        <w:spacing w:after="0" w:line="240" w:lineRule="auto"/>
      </w:pPr>
      <w:r>
        <w:separator/>
      </w:r>
    </w:p>
  </w:endnote>
  <w:endnote w:type="continuationSeparator" w:id="0">
    <w:p w14:paraId="0651F1C3" w14:textId="77777777" w:rsidR="00C96C2E" w:rsidRDefault="00C96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ns1="http://schemas.openxmlformats.org/markup-compatibility/2006" xmlns:w="http://schemas.openxmlformats.org/wordprocessingml/2006/main" xmlns:w14="http://schemas.microsoft.com/office/word/2010/wordml" xmlns:w16du="http://schemas.microsoft.com/office/word/2023/wordml/word16du" ns1:Ignorable="w14 w15 w16se w16cid w16 w16cex w16sdtdh w16sdtfl w16du wp14">
  <w:footnote w:type="separator" w:id="-1">
    <w:p w14:paraId="5D41F1D1" w14:textId="77777777" w:rsidR="00C96C2E" w:rsidRDefault="00C96C2E">
      <w:pPr>
        <w:spacing w:after="0" w:line="240" w:lineRule="auto"/>
      </w:pPr>
      <w:r>
        <w:separator/>
      </w:r>
    </w:p>
  </w:footnote>
  <w:footnote w:type="continuationSeparator" w:id="0">
    <w:p w14:paraId="4241E6BC" w14:textId="77777777" w:rsidR="00C96C2E" w:rsidRDefault="00C96C2E">
      <w:pPr>
        <w:spacing w:after="0" w:line="240" w:lineRule="auto"/>
      </w:pPr>
      <w:r>
        <w:continuationSeparator/>
      </w:r>
    </w:p>
  </w:footnote>
  <w:footnote w:id="1">
    <w:p>
      <w:pPr>
        <w:pStyle w:val="FootnoteText"/>
        <w:rPr>
          <w:lang w:val="en-GB"/>
          <w:rPrChange w:id="49" w:author="Kamran Khan" w:date="2026-10-07T13:31:00Z" w16du:dateUtc="2026-10-07T08:31:00Z">
            <w:rPr/>
          </w:rPrChange>
        </w:rPr>
      </w:pPr>
      <w:r>
        <w:rPr>
          <w:rStyle w:val="FootnoteReference"/>
        </w:rPr>
        <w:footnoteRef/>
      </w:r>
      <w:r>
        <w:t xml:space="preserve"> </w:t>
      </w:r>
      <w:r>
        <w:t>As per discussions with Sajid sb, 9.2 million SIMs have been distributed, of which 8.6 million are active. The first tranche was disbursed through these SIMs, and facilitation centers were opened for the first time. These are full-fledged SIMs that can make calls, run WhatsApp, and support data packages. Furthermore, while it was discussed in the technical working group that beneficiaries would be issued SIMs by BISP but would need to open accounts themselves and register their wallets with BISP, that is not the case. BISP is issuing the SIMs directly and has partner banks on its panel, with a designated bank assigned to each district (Bank of Punjab, Bank Alfalah, Mobilink Microfinance Bank, and Telenor Microfinance Bank are currently operating). BISP manages the entire process; the beneficiary only needs to receive the SIM and operate it.</w:t>
      </w:r>
    </w:p>
  </w:footnote>
  <w:footnote w:id="2">
    <w:p>
      <w:pPr>
        <w:pStyle w:val="FootnoteText"/>
        <w:rPr>
          <w:lang w:val="en-GB"/>
          <w:rPrChange w:id="149" w:author="Kamran Khan" w:date="2026-10-07T14:01:00Z" w16du:dateUtc="2026-10-07T09:01:00Z">
            <w:rPr/>
          </w:rPrChange>
        </w:rPr>
      </w:pPr>
      <w:r>
        <w:rPr>
          <w:rStyle w:val="FootnoteReference"/>
        </w:rPr>
        <w:footnoteRef/>
      </w:r>
      <w:r>
        <w:t xml:space="preserve"> </w:t>
      </w:r>
      <w:r>
        <w:t>As per Sajid sb, two tranches have already disbursed payments to beneficiaries via wallet rails.</w:t>
      </w:r>
    </w:p>
  </w:footnote>
  <w:footnote w:id="3">
    <w:p>
      <w:pPr>
        <w:pStyle w:val="FootnoteText"/>
        <w:rPr>
          <w:lang w:val="en-GB"/>
          <w:rPrChange w:id="159" w:author="Kamran Khan" w:date="2026-10-07T14:15:00Z" w16du:dateUtc="2026-10-07T09:15:00Z">
            <w:rPr/>
          </w:rPrChange>
        </w:rPr>
      </w:pPr>
      <w:r>
        <w:rPr>
          <w:rStyle w:val="FootnoteReference"/>
        </w:rPr>
        <w:footnoteRef/>
      </w:r>
      <w:r>
        <w:t xml:space="preserve"> </w:t>
      </w:r>
      <w:r>
        <w:t>Regarding the physical-to-digital modality split and how it can be achieved: one viable approach is to onboard beneficiaries in person at the office, guiding and transitioning them onto the digital pathway by introducing them to the dedicated helpline number, automated robocalls, and available guidance channels, thereby establishing round-the-clock call support.</w:t>
      </w:r>
    </w:p>
  </w:footnote>
  <w:footnote w:id="4">
    <w:p>
      <w:pPr>
        <w:pStyle w:val="FootnoteText"/>
        <w:rPr>
          <w:lang w:val="en-GB"/>
          <w:rPrChange w:id="175" w:author="Kamran Khan" w:date="2026-10-07T14:19:00Z" w16du:dateUtc="2026-10-07T09:19:00Z">
            <w:rPr/>
          </w:rPrChange>
        </w:rPr>
      </w:pPr>
      <w:r>
        <w:rPr>
          <w:rStyle w:val="FootnoteReference"/>
        </w:rPr>
        <w:footnoteRef/>
      </w:r>
      <w:r>
        <w:t xml:space="preserve"> </w:t>
      </w:r>
      <w:r>
        <w:t>This highlights a key strategic point: why should we limit ourselves to the project lifecycle? Instead, we can create a lasting ecosystem and ultimately transfer it to BISP for ongoing use. Once beneficiaries are onboarded, numerous future interventions can be launched, such as an entrepreneurship channel. Furthermore, dedicated databases can be established through the robocall infrastructure, enabling cost-free data collection across various indicators.</w:t>
      </w:r>
    </w:p>
  </w:footnote>
  <w:footnote w:id="5">
    <w:p>
      <w:pPr>
        <w:pStyle w:val="FootnoteText"/>
        <w:rPr>
          <w:lang w:val="en-GB"/>
          <w:rPrChange w:id="190" w:author="Kamran Khan" w:date="2026-10-07T14:26:00Z" w16du:dateUtc="2026-10-07T09:26:00Z">
            <w:rPr/>
          </w:rPrChange>
        </w:rPr>
      </w:pPr>
      <w:r>
        <w:rPr>
          <w:rStyle w:val="FootnoteReference"/>
        </w:rPr>
        <w:footnoteRef/>
      </w:r>
      <w:r>
        <w:t xml:space="preserve"> </w:t>
      </w:r>
      <w:r>
        <w:t>I consider this the most vital arrangement. As noted in the preceding footnote, onboarding beneficiaries into a unified digital database will directly facilitate this objective.</w:t>
      </w:r>
    </w:p>
  </w:footnote>
  <w:footnote w:id="6">
    <w:p>
      <w:pPr>
        <w:pStyle w:val="FootnoteText"/>
        <w:rPr>
          <w:lang w:val="en-GB"/>
          <w:rPrChange w:id="196" w:author="Kamran Khan" w:date="2026-10-07T15:07:00Z" w16du:dateUtc="2026-10-07T10:07:00Z">
            <w:rPr/>
          </w:rPrChange>
        </w:rPr>
      </w:pPr>
      <w:r>
        <w:rPr>
          <w:rStyle w:val="FootnoteReference"/>
        </w:rPr>
        <w:footnoteRef/>
      </w:r>
      <w:r>
        <w:t xml:space="preserve"> </w:t>
      </w:r>
      <w:r>
        <w:t>Can we extract all of these variables from the DFLT Phase 2 database to develop the beneficiary segments?</w:t>
      </w:r>
    </w:p>
  </w:footnote>
  <w:footnote w:id="7">
    <w:p>
      <w:pPr>
        <w:pStyle w:val="FootnoteText"/>
        <w:rPr>
          <w:lang w:val="en-GB"/>
          <w:rPrChange w:id="205" w:author="Kamran Khan" w:date="2026-10-07T16:03:00Z" w16du:dateUtc="2026-10-07T11:03:00Z">
            <w:rPr/>
          </w:rPrChange>
        </w:rPr>
      </w:pPr>
      <w:r>
        <w:rPr>
          <w:rStyle w:val="FootnoteReference"/>
        </w:rPr>
        <w:footnoteRef/>
      </w:r>
      <w:r>
        <w:t xml:space="preserve"> </w:t>
      </w:r>
      <w:r>
        <w:t>As per the DG BISP, this entire program should be divided into two phases: the first phase focusing on readiness, and the second phase focusing on capability training. Specifically, within the first phase of 250,000 beneficiaries, the initial step is readiness and onboarding, followed by capability training; therefore, we must align both of the DG's phases with the Karandaaz phased program, ensuring each section has defined content. In the technical working group, GIZ advocated for a comprehensive, full-scale DFLT using a 32-page handbook; however, the DG BISP maintained that only a targeted capability training program should be implemented—namely, preparing beneficiaries specifically for the Social Protection Wallet. The DG has significant stakes in the rollout of the Social Protection Wallet, as he wants the majority of the population enrolled and onboarded. Consequently, we can adopt a phased approach where onboarding and rollout follow the DG's plan, while the secondary component aligns with GIZ's priorities, reinforcing learning via digital channel deployments once beneficiaries are onboarded.</w:t>
      </w:r>
    </w:p>
  </w:footnote>
  <w:footnote w:id="8">
    <w:p>
      <w:pPr>
        <w:pStyle w:val="FootnoteText"/>
        <w:rPr>
          <w:lang w:val="en-GB"/>
          <w:rPrChange w:id="222" w:author="Kamran Khan" w:date="2026-10-06T20:17:00Z" w16du:dateUtc="2026-10-06T15:17:00Z">
            <w:rPr/>
          </w:rPrChange>
        </w:rPr>
      </w:pPr>
      <w:r>
        <w:rPr>
          <w:rStyle w:val="FootnoteReference"/>
        </w:rPr>
        <w:footnoteRef/>
      </w:r>
      <w:r>
        <w:t xml:space="preserve"> </w:t>
      </w:r>
      <w:r>
        <w:t>A potential scenario is that we have one month remaining, while Months 10, 11, 12, and 13 are allocated for the second rollout to train 400,000 beneficiaries, alongside documentation and preparatory work for the third rollout.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2A0E6"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58240" behindDoc="0" locked="0" layoutInCell="1" allowOverlap="1" wp14:anchorId="63985405" wp14:editId="65DC3674">
              <wp:simplePos x="0" y="0"/>
              <wp:positionH relativeFrom="page">
                <wp:posOffset>304800</wp:posOffset>
              </wp:positionH>
              <wp:positionV relativeFrom="page">
                <wp:posOffset>190500</wp:posOffset>
              </wp:positionV>
              <wp:extent cx="1275080" cy="494030"/>
              <wp:effectExtent l="0" t="0" r="0" b="0"/>
              <wp:wrapSquare wrapText="bothSides"/>
              <wp:docPr id="55558" name="Group 55558"/>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59" name="Picture 55559"/>
                        <pic:cNvPicPr/>
                      </pic:nvPicPr>
                      <pic:blipFill>
                        <a:blip r:embed="rId1"/>
                        <a:stretch>
                          <a:fillRect/>
                        </a:stretch>
                      </pic:blipFill>
                      <pic:spPr>
                        <a:xfrm>
                          <a:off x="0" y="0"/>
                          <a:ext cx="1275080" cy="494030"/>
                        </a:xfrm>
                        <a:prstGeom prst="rect">
                          <a:avLst/>
                        </a:prstGeom>
                      </pic:spPr>
                    </pic:pic>
                    <wps:wsp>
                      <wps:cNvPr id="55560" name="Rectangle 55560"/>
                      <wps:cNvSpPr/>
                      <wps:spPr>
                        <a:xfrm>
                          <a:off x="609905" y="294131"/>
                          <a:ext cx="42144" cy="189937"/>
                        </a:xfrm>
                        <a:prstGeom prst="rect">
                          <a:avLst/>
                        </a:prstGeom>
                        <a:ln>
                          <a:noFill/>
                        </a:ln>
                      </wps:spPr>
                      <wps:txbx>
                        <w:txbxContent>
                          <w:p w14:paraId="45796363"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58" style="width:100.4pt;height:38.9pt;position:absolute;mso-position-horizontal-relative:page;mso-position-horizontal:absolute;margin-left:24pt;mso-position-vertical-relative:page;margin-top:15pt;" coordsize="12750,4940">
              <v:shape id="Picture 55559" style="position:absolute;width:12750;height:4940;left:0;top:0;" filled="f">
                <v:imagedata r:id="rId10"/>
              </v:shape>
              <v:rect id="Rectangle 55560"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p>
  <w:p w14:paraId="33C34E8E" w14:textId="77777777" w:rsidR="006B3FC0" w:rsidRDefault="00000000">
    <w:r>
      <w:rPr>
        <w:rFonts w:cs="Calibri"/>
        <w:noProof/>
      </w:rPr>
      <mc:AlternateContent>
        <mc:Choice Requires="wpg">
          <w:drawing>
            <wp:anchor distT="0" distB="0" distL="114300" distR="114300" simplePos="0" relativeHeight="251659264" behindDoc="1" locked="0" layoutInCell="1" allowOverlap="1" wp14:anchorId="4C21FCE5" wp14:editId="4EEFC797">
              <wp:simplePos x="0" y="0"/>
              <wp:positionH relativeFrom="page">
                <wp:posOffset>0</wp:posOffset>
              </wp:positionH>
              <wp:positionV relativeFrom="page">
                <wp:posOffset>0</wp:posOffset>
              </wp:positionV>
              <wp:extent cx="1" cy="1"/>
              <wp:effectExtent l="0" t="0" r="0" b="0"/>
              <wp:wrapNone/>
              <wp:docPr id="55561" name="Group 555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6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74CF05"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60288" behindDoc="0" locked="0" layoutInCell="1" allowOverlap="1" wp14:anchorId="5FC8C2FF" wp14:editId="33ED93FE">
              <wp:simplePos x="0" y="0"/>
              <wp:positionH relativeFrom="page">
                <wp:posOffset>304800</wp:posOffset>
              </wp:positionH>
              <wp:positionV relativeFrom="page">
                <wp:posOffset>190500</wp:posOffset>
              </wp:positionV>
              <wp:extent cx="1275080" cy="494030"/>
              <wp:effectExtent l="0" t="0" r="0" b="0"/>
              <wp:wrapSquare wrapText="bothSides"/>
              <wp:docPr id="55550" name="Group 55550"/>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51" name="Picture 55551"/>
                        <pic:cNvPicPr/>
                      </pic:nvPicPr>
                      <pic:blipFill>
                        <a:blip r:embed="rId1"/>
                        <a:stretch>
                          <a:fillRect/>
                        </a:stretch>
                      </pic:blipFill>
                      <pic:spPr>
                        <a:xfrm>
                          <a:off x="0" y="0"/>
                          <a:ext cx="1275080" cy="494030"/>
                        </a:xfrm>
                        <a:prstGeom prst="rect">
                          <a:avLst/>
                        </a:prstGeom>
                      </pic:spPr>
                    </pic:pic>
                    <wps:wsp>
                      <wps:cNvPr id="55552" name="Rectangle 55552"/>
                      <wps:cNvSpPr/>
                      <wps:spPr>
                        <a:xfrm>
                          <a:off x="609905" y="294131"/>
                          <a:ext cx="42144" cy="189937"/>
                        </a:xfrm>
                        <a:prstGeom prst="rect">
                          <a:avLst/>
                        </a:prstGeom>
                        <a:ln>
                          <a:noFill/>
                        </a:ln>
                      </wps:spPr>
                      <wps:txbx>
                        <w:txbxContent>
                          <w:p w14:paraId="16552D20"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50" style="width:100.4pt;height:38.9pt;position:absolute;mso-position-horizontal-relative:page;mso-position-horizontal:absolute;margin-left:24pt;mso-position-vertical-relative:page;margin-top:15pt;" coordsize="12750,4940">
              <v:shape id="Picture 55551" style="position:absolute;width:12750;height:4940;left:0;top:0;" filled="f">
                <v:imagedata r:id="rId10"/>
              </v:shape>
              <v:rect id="Rectangle 55552"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p>
  <w:p w14:paraId="3E36AC49" w14:textId="77777777" w:rsidR="006B3FC0" w:rsidRDefault="00000000">
    <w:r>
      <w:rPr>
        <w:rFonts w:cs="Calibri"/>
        <w:noProof/>
      </w:rPr>
      <mc:AlternateContent>
        <mc:Choice Requires="wpg">
          <w:drawing>
            <wp:anchor distT="0" distB="0" distL="114300" distR="114300" simplePos="0" relativeHeight="251661312" behindDoc="1" locked="0" layoutInCell="1" allowOverlap="1" wp14:anchorId="3C534B91" wp14:editId="6286E0C6">
              <wp:simplePos x="0" y="0"/>
              <wp:positionH relativeFrom="page">
                <wp:posOffset>0</wp:posOffset>
              </wp:positionH>
              <wp:positionV relativeFrom="page">
                <wp:posOffset>0</wp:posOffset>
              </wp:positionV>
              <wp:extent cx="1" cy="1"/>
              <wp:effectExtent l="0" t="0" r="0" b="0"/>
              <wp:wrapNone/>
              <wp:docPr id="55553" name="Group 555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89404" w14:textId="77777777" w:rsidR="006B3FC0" w:rsidRDefault="00000000">
    <w:pPr>
      <w:spacing w:after="0" w:line="259" w:lineRule="auto"/>
      <w:ind w:left="-1440" w:right="8510" w:firstLine="0"/>
      <w:jc w:val="left"/>
    </w:pPr>
    <w:r>
      <w:rPr>
        <w:rFonts w:cs="Calibri"/>
        <w:noProof/>
      </w:rPr>
      <mc:AlternateContent>
        <mc:Choice Requires="wpg">
          <w:drawing>
            <wp:anchor distT="0" distB="0" distL="114300" distR="114300" simplePos="0" relativeHeight="251662336" behindDoc="0" locked="0" layoutInCell="1" allowOverlap="1" wp14:anchorId="6B6A09BB" wp14:editId="5E044A29">
              <wp:simplePos x="0" y="0"/>
              <wp:positionH relativeFrom="page">
                <wp:posOffset>304800</wp:posOffset>
              </wp:positionH>
              <wp:positionV relativeFrom="page">
                <wp:posOffset>190500</wp:posOffset>
              </wp:positionV>
              <wp:extent cx="1275080" cy="494030"/>
              <wp:effectExtent l="0" t="0" r="0" b="0"/>
              <wp:wrapSquare wrapText="bothSides"/>
              <wp:docPr id="55542" name="Group 55542"/>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43" name="Picture 55543"/>
                        <pic:cNvPicPr/>
                      </pic:nvPicPr>
                      <pic:blipFill>
                        <a:blip r:embed="rId1"/>
                        <a:stretch>
                          <a:fillRect/>
                        </a:stretch>
                      </pic:blipFill>
                      <pic:spPr>
                        <a:xfrm>
                          <a:off x="0" y="0"/>
                          <a:ext cx="1275080" cy="494030"/>
                        </a:xfrm>
                        <a:prstGeom prst="rect">
                          <a:avLst/>
                        </a:prstGeom>
                      </pic:spPr>
                    </pic:pic>
                    <wps:wsp>
                      <wps:cNvPr id="55544" name="Rectangle 55544"/>
                      <wps:cNvSpPr/>
                      <wps:spPr>
                        <a:xfrm>
                          <a:off x="609905" y="294131"/>
                          <a:ext cx="42144" cy="189937"/>
                        </a:xfrm>
                        <a:prstGeom prst="rect">
                          <a:avLst/>
                        </a:prstGeom>
                        <a:ln>
                          <a:noFill/>
                        </a:ln>
                      </wps:spPr>
                      <wps:txbx>
                        <w:txbxContent>
                          <w:p w14:paraId="081A06B7"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42" style="width:100.4pt;height:38.9pt;position:absolute;mso-position-horizontal-relative:page;mso-position-horizontal:absolute;margin-left:24pt;mso-position-vertical-relative:page;margin-top:15pt;" coordsize="12750,4940">
              <v:shape id="Picture 55543" style="position:absolute;width:12750;height:4940;left:0;top:0;" filled="f">
                <v:imagedata r:id="rId10"/>
              </v:shape>
              <v:rect id="Rectangle 55544"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p>
  <w:p w14:paraId="5AD32349" w14:textId="77777777" w:rsidR="006B3FC0" w:rsidRDefault="00000000">
    <w:r>
      <w:rPr>
        <w:rFonts w:cs="Calibri"/>
        <w:noProof/>
      </w:rPr>
      <mc:AlternateContent>
        <mc:Choice Requires="wpg">
          <w:drawing>
            <wp:anchor distT="0" distB="0" distL="114300" distR="114300" simplePos="0" relativeHeight="251663360" behindDoc="1" locked="0" layoutInCell="1" allowOverlap="1" wp14:anchorId="659DF111" wp14:editId="773601C6">
              <wp:simplePos x="0" y="0"/>
              <wp:positionH relativeFrom="page">
                <wp:posOffset>0</wp:posOffset>
              </wp:positionH>
              <wp:positionV relativeFrom="page">
                <wp:posOffset>0</wp:posOffset>
              </wp:positionV>
              <wp:extent cx="1" cy="1"/>
              <wp:effectExtent l="0" t="0" r="0" b="0"/>
              <wp:wrapNone/>
              <wp:docPr id="55545" name="Group 55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45"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1E4F4"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4384" behindDoc="0" locked="0" layoutInCell="1" allowOverlap="1" wp14:anchorId="6DEEF8A5" wp14:editId="03C5CB8E">
              <wp:simplePos x="0" y="0"/>
              <wp:positionH relativeFrom="page">
                <wp:posOffset>304800</wp:posOffset>
              </wp:positionH>
              <wp:positionV relativeFrom="page">
                <wp:posOffset>190500</wp:posOffset>
              </wp:positionV>
              <wp:extent cx="1275080" cy="494030"/>
              <wp:effectExtent l="0" t="0" r="0" b="0"/>
              <wp:wrapSquare wrapText="bothSides"/>
              <wp:docPr id="55595" name="Group 55595"/>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96" name="Picture 55596"/>
                        <pic:cNvPicPr/>
                      </pic:nvPicPr>
                      <pic:blipFill>
                        <a:blip r:embed="rId1"/>
                        <a:stretch>
                          <a:fillRect/>
                        </a:stretch>
                      </pic:blipFill>
                      <pic:spPr>
                        <a:xfrm>
                          <a:off x="0" y="0"/>
                          <a:ext cx="1275080" cy="494030"/>
                        </a:xfrm>
                        <a:prstGeom prst="rect">
                          <a:avLst/>
                        </a:prstGeom>
                      </pic:spPr>
                    </pic:pic>
                    <wps:wsp>
                      <wps:cNvPr id="55597" name="Rectangle 55597"/>
                      <wps:cNvSpPr/>
                      <wps:spPr>
                        <a:xfrm>
                          <a:off x="609905" y="294131"/>
                          <a:ext cx="42144" cy="189937"/>
                        </a:xfrm>
                        <a:prstGeom prst="rect">
                          <a:avLst/>
                        </a:prstGeom>
                        <a:ln>
                          <a:noFill/>
                        </a:ln>
                      </wps:spPr>
                      <wps:txbx>
                        <w:txbxContent>
                          <w:p w14:paraId="7A442149"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95" style="width:100.4pt;height:38.9pt;position:absolute;mso-position-horizontal-relative:page;mso-position-horizontal:absolute;margin-left:24pt;mso-position-vertical-relative:page;margin-top:15pt;" coordsize="12750,4940">
              <v:shape id="Picture 55596" style="position:absolute;width:12750;height:4940;left:0;top:0;" filled="f">
                <v:imagedata r:id="rId10"/>
              </v:shape>
              <v:rect id="Rectangle 55597"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45B941ED" w14:textId="77777777" w:rsidR="006B3FC0" w:rsidRDefault="00000000">
    <w:r>
      <w:rPr>
        <w:rFonts w:cs="Calibri"/>
        <w:noProof/>
      </w:rPr>
      <mc:AlternateContent>
        <mc:Choice Requires="wpg">
          <w:drawing>
            <wp:anchor distT="0" distB="0" distL="114300" distR="114300" simplePos="0" relativeHeight="251665408" behindDoc="1" locked="0" layoutInCell="1" allowOverlap="1" wp14:anchorId="561EB291" wp14:editId="72B5566A">
              <wp:simplePos x="0" y="0"/>
              <wp:positionH relativeFrom="page">
                <wp:posOffset>0</wp:posOffset>
              </wp:positionH>
              <wp:positionV relativeFrom="page">
                <wp:posOffset>0</wp:posOffset>
              </wp:positionV>
              <wp:extent cx="1" cy="1"/>
              <wp:effectExtent l="0" t="0" r="0" b="0"/>
              <wp:wrapNone/>
              <wp:docPr id="55598" name="Group 555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9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3716C"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6432" behindDoc="0" locked="0" layoutInCell="1" allowOverlap="1" wp14:anchorId="31C1165F" wp14:editId="578409B6">
              <wp:simplePos x="0" y="0"/>
              <wp:positionH relativeFrom="page">
                <wp:posOffset>304800</wp:posOffset>
              </wp:positionH>
              <wp:positionV relativeFrom="page">
                <wp:posOffset>190500</wp:posOffset>
              </wp:positionV>
              <wp:extent cx="1275080" cy="494030"/>
              <wp:effectExtent l="0" t="0" r="0" b="0"/>
              <wp:wrapSquare wrapText="bothSides"/>
              <wp:docPr id="55583" name="Group 55583"/>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84" name="Picture 55584"/>
                        <pic:cNvPicPr/>
                      </pic:nvPicPr>
                      <pic:blipFill>
                        <a:blip r:embed="rId1"/>
                        <a:stretch>
                          <a:fillRect/>
                        </a:stretch>
                      </pic:blipFill>
                      <pic:spPr>
                        <a:xfrm>
                          <a:off x="0" y="0"/>
                          <a:ext cx="1275080" cy="494030"/>
                        </a:xfrm>
                        <a:prstGeom prst="rect">
                          <a:avLst/>
                        </a:prstGeom>
                      </pic:spPr>
                    </pic:pic>
                    <wps:wsp>
                      <wps:cNvPr id="55585" name="Rectangle 55585"/>
                      <wps:cNvSpPr/>
                      <wps:spPr>
                        <a:xfrm>
                          <a:off x="609905" y="294131"/>
                          <a:ext cx="42144" cy="189937"/>
                        </a:xfrm>
                        <a:prstGeom prst="rect">
                          <a:avLst/>
                        </a:prstGeom>
                        <a:ln>
                          <a:noFill/>
                        </a:ln>
                      </wps:spPr>
                      <wps:txbx>
                        <w:txbxContent>
                          <w:p w14:paraId="696A19FE"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83" style="width:100.4pt;height:38.9pt;position:absolute;mso-position-horizontal-relative:page;mso-position-horizontal:absolute;margin-left:24pt;mso-position-vertical-relative:page;margin-top:15pt;" coordsize="12750,4940">
              <v:shape id="Picture 55584" style="position:absolute;width:12750;height:4940;left:0;top:0;" filled="f">
                <v:imagedata r:id="rId10"/>
              </v:shape>
              <v:rect id="Rectangle 55585"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46B2F568" w14:textId="77777777" w:rsidR="006B3FC0" w:rsidRDefault="00000000">
    <w:r>
      <w:rPr>
        <w:rFonts w:cs="Calibri"/>
        <w:noProof/>
      </w:rPr>
      <mc:AlternateContent>
        <mc:Choice Requires="wpg">
          <w:drawing>
            <wp:anchor distT="0" distB="0" distL="114300" distR="114300" simplePos="0" relativeHeight="251667456" behindDoc="1" locked="0" layoutInCell="1" allowOverlap="1" wp14:anchorId="7F7564BA" wp14:editId="55A63D10">
              <wp:simplePos x="0" y="0"/>
              <wp:positionH relativeFrom="page">
                <wp:posOffset>0</wp:posOffset>
              </wp:positionH>
              <wp:positionV relativeFrom="page">
                <wp:posOffset>0</wp:posOffset>
              </wp:positionV>
              <wp:extent cx="1" cy="1"/>
              <wp:effectExtent l="0" t="0" r="0" b="0"/>
              <wp:wrapNone/>
              <wp:docPr id="55586" name="Group 555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8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9077" w14:textId="77777777" w:rsidR="006B3FC0" w:rsidRDefault="00000000">
    <w:pPr>
      <w:spacing w:after="0" w:line="259" w:lineRule="auto"/>
      <w:ind w:left="0" w:right="3" w:firstLine="0"/>
      <w:jc w:val="center"/>
    </w:pPr>
    <w:r>
      <w:rPr>
        <w:rFonts w:cs="Calibri"/>
        <w:noProof/>
      </w:rPr>
      <mc:AlternateContent>
        <mc:Choice Requires="wpg">
          <w:drawing>
            <wp:anchor distT="0" distB="0" distL="114300" distR="114300" simplePos="0" relativeHeight="251668480" behindDoc="0" locked="0" layoutInCell="1" allowOverlap="1" wp14:anchorId="658174A3" wp14:editId="32648BA6">
              <wp:simplePos x="0" y="0"/>
              <wp:positionH relativeFrom="page">
                <wp:posOffset>304800</wp:posOffset>
              </wp:positionH>
              <wp:positionV relativeFrom="page">
                <wp:posOffset>190500</wp:posOffset>
              </wp:positionV>
              <wp:extent cx="1275080" cy="494030"/>
              <wp:effectExtent l="0" t="0" r="0" b="0"/>
              <wp:wrapSquare wrapText="bothSides"/>
              <wp:docPr id="55571" name="Group 55571"/>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572" name="Picture 55572"/>
                        <pic:cNvPicPr/>
                      </pic:nvPicPr>
                      <pic:blipFill>
                        <a:blip r:embed="rId1"/>
                        <a:stretch>
                          <a:fillRect/>
                        </a:stretch>
                      </pic:blipFill>
                      <pic:spPr>
                        <a:xfrm>
                          <a:off x="0" y="0"/>
                          <a:ext cx="1275080" cy="494030"/>
                        </a:xfrm>
                        <a:prstGeom prst="rect">
                          <a:avLst/>
                        </a:prstGeom>
                      </pic:spPr>
                    </pic:pic>
                    <wps:wsp>
                      <wps:cNvPr id="55573" name="Rectangle 55573"/>
                      <wps:cNvSpPr/>
                      <wps:spPr>
                        <a:xfrm>
                          <a:off x="609905" y="294131"/>
                          <a:ext cx="42144" cy="189937"/>
                        </a:xfrm>
                        <a:prstGeom prst="rect">
                          <a:avLst/>
                        </a:prstGeom>
                        <a:ln>
                          <a:noFill/>
                        </a:ln>
                      </wps:spPr>
                      <wps:txbx>
                        <w:txbxContent>
                          <w:p w14:paraId="4D1CD58A" w14:textId="77777777" w:rsidR="006B3FC0"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71" style="width:100.4pt;height:38.9pt;position:absolute;mso-position-horizontal-relative:page;mso-position-horizontal:absolute;margin-left:24pt;mso-position-vertical-relative:page;margin-top:15pt;" coordsize="12750,4940">
              <v:shape id="Picture 55572" style="position:absolute;width:12750;height:4940;left:0;top:0;" filled="f">
                <v:imagedata r:id="rId10"/>
              </v:shape>
              <v:rect id="Rectangle 55573" style="position:absolute;width:421;height:1899;left:6099;top:2941;" filled="f" stroked="f">
                <v:textbox inset="0,0,0,0">
                  <w:txbxContent>
                    <w:p>
                      <w:pPr>
                        <w:spacing w:before="0" w:after="160" w:line="259" w:lineRule="auto"/>
                        <w:ind w:left="0" w:right="0" w:firstLine="0"/>
                        <w:jc w:val="left"/>
                      </w:pPr>
                      <w:r>
                        <w:rPr/>
                        <w:t xml:space="preserve"> </w:t>
                      </w:r>
                    </w:p>
                  </w:txbxContent>
                </v:textbox>
              </v:rect>
              <w10:wrap type="square"/>
            </v:group>
          </w:pict>
        </mc:Fallback>
      </mc:AlternateContent>
    </w:r>
    <w:r>
      <w:rPr>
        <w:rFonts w:cs="Calibri"/>
        <w:b/>
      </w:rPr>
      <w:t xml:space="preserve">Annexure </w:t>
    </w:r>
    <w:r>
      <w:fldChar w:fldCharType="begin"/>
    </w:r>
    <w:r>
      <w:instrText xml:space="preserve"> PAGE   \* MERGEFORMAT </w:instrText>
    </w:r>
    <w:r>
      <w:fldChar w:fldCharType="separate"/>
    </w:r>
    <w:r>
      <w:rPr>
        <w:rFonts w:cs="Calibri"/>
        <w:b/>
      </w:rPr>
      <w:t>C</w:t>
    </w:r>
    <w:r>
      <w:rPr>
        <w:rFonts w:cs="Calibri"/>
        <w:b/>
      </w:rPr>
      <w:fldChar w:fldCharType="end"/>
    </w:r>
    <w:r>
      <w:t xml:space="preserve"> </w:t>
    </w:r>
  </w:p>
  <w:p w14:paraId="189BE991" w14:textId="77777777" w:rsidR="006B3FC0" w:rsidRDefault="00000000">
    <w:r>
      <w:rPr>
        <w:rFonts w:cs="Calibri"/>
        <w:noProof/>
      </w:rPr>
      <mc:AlternateContent>
        <mc:Choice Requires="wpg">
          <w:drawing>
            <wp:anchor distT="0" distB="0" distL="114300" distR="114300" simplePos="0" relativeHeight="251669504" behindDoc="1" locked="0" layoutInCell="1" allowOverlap="1" wp14:anchorId="564E3180" wp14:editId="10CDDF4F">
              <wp:simplePos x="0" y="0"/>
              <wp:positionH relativeFrom="page">
                <wp:posOffset>0</wp:posOffset>
              </wp:positionH>
              <wp:positionV relativeFrom="page">
                <wp:posOffset>0</wp:posOffset>
              </wp:positionV>
              <wp:extent cx="1" cy="1"/>
              <wp:effectExtent l="0" t="0" r="0" b="0"/>
              <wp:wrapNone/>
              <wp:docPr id="55574" name="Group 555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5574"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D6563" w14:textId="77777777" w:rsidR="006B3FC0" w:rsidRDefault="00000000">
    <w:r>
      <w:rPr>
        <w:rFonts w:cs="Calibri"/>
        <w:noProof/>
      </w:rPr>
      <mc:AlternateContent>
        <mc:Choice Requires="wpg">
          <w:drawing>
            <wp:anchor distT="0" distB="0" distL="114300" distR="114300" simplePos="0" relativeHeight="251670528" behindDoc="1" locked="0" layoutInCell="1" allowOverlap="1" wp14:anchorId="44FC8B14" wp14:editId="27704CA4">
              <wp:simplePos x="0" y="0"/>
              <wp:positionH relativeFrom="page">
                <wp:posOffset>304800</wp:posOffset>
              </wp:positionH>
              <wp:positionV relativeFrom="page">
                <wp:posOffset>190500</wp:posOffset>
              </wp:positionV>
              <wp:extent cx="1275080" cy="494030"/>
              <wp:effectExtent l="0" t="0" r="0" b="0"/>
              <wp:wrapNone/>
              <wp:docPr id="55607" name="Group 55607"/>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8" name="Picture 55608"/>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7" style="width:100.4pt;height:38.9pt;position:absolute;z-index:-2147483648;mso-position-horizontal-relative:page;mso-position-horizontal:absolute;margin-left:24pt;mso-position-vertical-relative:page;margin-top:15pt;" coordsize="12750,4940">
              <v:shape id="Picture 55608" style="position:absolute;width:12750;height:4940;left:0;top:0;" filled="f">
                <v:imagedata r:id="rId1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E577E" w14:textId="77777777" w:rsidR="006B3FC0" w:rsidRDefault="00000000">
    <w:r>
      <w:rPr>
        <w:rFonts w:cs="Calibri"/>
        <w:noProof/>
      </w:rPr>
      <mc:AlternateContent>
        <mc:Choice Requires="wpg">
          <w:drawing>
            <wp:anchor distT="0" distB="0" distL="114300" distR="114300" simplePos="0" relativeHeight="251671552" behindDoc="1" locked="0" layoutInCell="1" allowOverlap="1" wp14:anchorId="1A390945" wp14:editId="19255FCE">
              <wp:simplePos x="0" y="0"/>
              <wp:positionH relativeFrom="page">
                <wp:posOffset>304800</wp:posOffset>
              </wp:positionH>
              <wp:positionV relativeFrom="page">
                <wp:posOffset>190500</wp:posOffset>
              </wp:positionV>
              <wp:extent cx="1275080" cy="494030"/>
              <wp:effectExtent l="0" t="0" r="0" b="0"/>
              <wp:wrapNone/>
              <wp:docPr id="55604" name="Group 55604"/>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5" name="Picture 55605"/>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4" style="width:100.4pt;height:38.9pt;position:absolute;z-index:-2147483648;mso-position-horizontal-relative:page;mso-position-horizontal:absolute;margin-left:24pt;mso-position-vertical-relative:page;margin-top:15pt;" coordsize="12750,4940">
              <v:shape id="Picture 55605" style="position:absolute;width:12750;height:4940;left:0;top:0;" filled="f">
                <v:imagedata r:id="rId1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424AD" w14:textId="77777777" w:rsidR="006B3FC0" w:rsidRDefault="00000000">
    <w:r>
      <w:rPr>
        <w:rFonts w:cs="Calibri"/>
        <w:noProof/>
      </w:rPr>
      <mc:AlternateContent>
        <mc:Choice Requires="wpg">
          <w:drawing>
            <wp:anchor distT="0" distB="0" distL="114300" distR="114300" simplePos="0" relativeHeight="251672576" behindDoc="1" locked="0" layoutInCell="1" allowOverlap="1" wp14:anchorId="49D91D1B" wp14:editId="293E6249">
              <wp:simplePos x="0" y="0"/>
              <wp:positionH relativeFrom="page">
                <wp:posOffset>304800</wp:posOffset>
              </wp:positionH>
              <wp:positionV relativeFrom="page">
                <wp:posOffset>190500</wp:posOffset>
              </wp:positionV>
              <wp:extent cx="1275080" cy="494030"/>
              <wp:effectExtent l="0" t="0" r="0" b="0"/>
              <wp:wrapNone/>
              <wp:docPr id="55601" name="Group 55601"/>
              <wp:cNvGraphicFramePr/>
              <a:graphic xmlns:a="http://schemas.openxmlformats.org/drawingml/2006/main">
                <a:graphicData uri="http://schemas.microsoft.com/office/word/2010/wordprocessingGroup">
                  <wpg:wgp>
                    <wpg:cNvGrpSpPr/>
                    <wpg:grpSpPr>
                      <a:xfrm>
                        <a:off x="0" y="0"/>
                        <a:ext cx="1275080" cy="494030"/>
                        <a:chOff x="0" y="0"/>
                        <a:chExt cx="1275080" cy="494030"/>
                      </a:xfrm>
                    </wpg:grpSpPr>
                    <pic:pic xmlns:pic="http://schemas.openxmlformats.org/drawingml/2006/picture">
                      <pic:nvPicPr>
                        <pic:cNvPr id="55602" name="Picture 55602"/>
                        <pic:cNvPicPr/>
                      </pic:nvPicPr>
                      <pic:blipFill>
                        <a:blip r:embed="rId1"/>
                        <a:stretch>
                          <a:fillRect/>
                        </a:stretch>
                      </pic:blipFill>
                      <pic:spPr>
                        <a:xfrm>
                          <a:off x="0" y="0"/>
                          <a:ext cx="1275080" cy="494030"/>
                        </a:xfrm>
                        <a:prstGeom prst="rect">
                          <a:avLst/>
                        </a:prstGeom>
                      </pic:spPr>
                    </pic:pic>
                  </wpg:wgp>
                </a:graphicData>
              </a:graphic>
            </wp:anchor>
          </w:drawing>
        </mc:Choice>
        <mc:Fallback xmlns:a="http://schemas.openxmlformats.org/drawingml/2006/main">
          <w:pict>
            <v:group id="Group 55601" style="width:100.4pt;height:38.9pt;position:absolute;z-index:-2147483648;mso-position-horizontal-relative:page;mso-position-horizontal:absolute;margin-left:24pt;mso-position-vertical-relative:page;margin-top:15pt;" coordsize="12750,4940">
              <v:shape id="Picture 55602" style="position:absolute;width:12750;height:4940;left:0;top:0;" filled="f">
                <v:imagedata r:id="rId1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D7A51"/>
    <w:multiLevelType w:val="hybridMultilevel"/>
    <w:tmpl w:val="AF0E263A"/>
    <w:lvl w:ilvl="0" w:tplc="E86AC1CA">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E9ED812">
      <w:start w:val="1"/>
      <w:numFmt w:val="bullet"/>
      <w:lvlText w:val="o"/>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DAE3980">
      <w:start w:val="1"/>
      <w:numFmt w:val="bullet"/>
      <w:lvlText w:val="▪"/>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7ABBFA">
      <w:start w:val="1"/>
      <w:numFmt w:val="bullet"/>
      <w:lvlText w:val="•"/>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AF811FE">
      <w:start w:val="1"/>
      <w:numFmt w:val="bullet"/>
      <w:lvlText w:val="o"/>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C00E64">
      <w:start w:val="1"/>
      <w:numFmt w:val="bullet"/>
      <w:lvlText w:val="▪"/>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8664B0">
      <w:start w:val="1"/>
      <w:numFmt w:val="bullet"/>
      <w:lvlText w:val="•"/>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9645600">
      <w:start w:val="1"/>
      <w:numFmt w:val="bullet"/>
      <w:lvlText w:val="o"/>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2D67D22">
      <w:start w:val="1"/>
      <w:numFmt w:val="bullet"/>
      <w:lvlText w:val="▪"/>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875773"/>
    <w:multiLevelType w:val="hybridMultilevel"/>
    <w:tmpl w:val="4EFA65F2"/>
    <w:lvl w:ilvl="0" w:tplc="5BEE0E0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FA569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60CEB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843C5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CC9C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1896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94DC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0CBE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9CFA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C05209"/>
    <w:multiLevelType w:val="hybridMultilevel"/>
    <w:tmpl w:val="F3A6D3BC"/>
    <w:lvl w:ilvl="0" w:tplc="72102912">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A891C6">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74366E">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0648A4">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DAB964">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009D5E">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BC44BE">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7A4092">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F44D2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450890"/>
    <w:multiLevelType w:val="hybridMultilevel"/>
    <w:tmpl w:val="372AAE5E"/>
    <w:lvl w:ilvl="0" w:tplc="E50C96C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BEAF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BCF63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60B0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8537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CE818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E6BB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C843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E851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3A84C83"/>
    <w:multiLevelType w:val="hybridMultilevel"/>
    <w:tmpl w:val="E8D8434E"/>
    <w:lvl w:ilvl="0" w:tplc="78BE85AC">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646FA0">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16E784">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F2236E">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B0F42E">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96D72A">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AC6078">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B465CA">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34E7A8">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BF00B11"/>
    <w:multiLevelType w:val="hybridMultilevel"/>
    <w:tmpl w:val="7C32ECD4"/>
    <w:lvl w:ilvl="0" w:tplc="37D8AD78">
      <w:start w:val="1"/>
      <w:numFmt w:val="lowerLetter"/>
      <w:lvlText w:val="%1."/>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58CD0C">
      <w:start w:val="1"/>
      <w:numFmt w:val="lowerLetter"/>
      <w:lvlText w:val="%2"/>
      <w:lvlJc w:val="left"/>
      <w:pPr>
        <w:ind w:left="1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921F9C">
      <w:start w:val="1"/>
      <w:numFmt w:val="lowerRoman"/>
      <w:lvlText w:val="%3"/>
      <w:lvlJc w:val="left"/>
      <w:pPr>
        <w:ind w:left="2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8605DC">
      <w:start w:val="1"/>
      <w:numFmt w:val="decimal"/>
      <w:lvlText w:val="%4"/>
      <w:lvlJc w:val="left"/>
      <w:pPr>
        <w:ind w:left="2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1495C6">
      <w:start w:val="1"/>
      <w:numFmt w:val="lowerLetter"/>
      <w:lvlText w:val="%5"/>
      <w:lvlJc w:val="left"/>
      <w:pPr>
        <w:ind w:left="3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D47490">
      <w:start w:val="1"/>
      <w:numFmt w:val="lowerRoman"/>
      <w:lvlText w:val="%6"/>
      <w:lvlJc w:val="left"/>
      <w:pPr>
        <w:ind w:left="4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50D796">
      <w:start w:val="1"/>
      <w:numFmt w:val="decimal"/>
      <w:lvlText w:val="%7"/>
      <w:lvlJc w:val="left"/>
      <w:pPr>
        <w:ind w:left="5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7274C2">
      <w:start w:val="1"/>
      <w:numFmt w:val="lowerLetter"/>
      <w:lvlText w:val="%8"/>
      <w:lvlJc w:val="left"/>
      <w:pPr>
        <w:ind w:left="5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645DC">
      <w:start w:val="1"/>
      <w:numFmt w:val="lowerRoman"/>
      <w:lvlText w:val="%9"/>
      <w:lvlJc w:val="left"/>
      <w:pPr>
        <w:ind w:left="6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0E58B7"/>
    <w:multiLevelType w:val="hybridMultilevel"/>
    <w:tmpl w:val="51C669E6"/>
    <w:lvl w:ilvl="0" w:tplc="2A929772">
      <w:start w:val="1"/>
      <w:numFmt w:val="lowerLetter"/>
      <w:lvlText w:val="%1."/>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2E6F9C">
      <w:start w:val="1"/>
      <w:numFmt w:val="lowerLetter"/>
      <w:lvlText w:val="%2"/>
      <w:lvlJc w:val="left"/>
      <w:pPr>
        <w:ind w:left="1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ACAC18">
      <w:start w:val="1"/>
      <w:numFmt w:val="lowerRoman"/>
      <w:lvlText w:val="%3"/>
      <w:lvlJc w:val="left"/>
      <w:pPr>
        <w:ind w:left="2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CED3D6">
      <w:start w:val="1"/>
      <w:numFmt w:val="decimal"/>
      <w:lvlText w:val="%4"/>
      <w:lvlJc w:val="left"/>
      <w:pPr>
        <w:ind w:left="29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2498D2">
      <w:start w:val="1"/>
      <w:numFmt w:val="lowerLetter"/>
      <w:lvlText w:val="%5"/>
      <w:lvlJc w:val="left"/>
      <w:pPr>
        <w:ind w:left="36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36C958">
      <w:start w:val="1"/>
      <w:numFmt w:val="lowerRoman"/>
      <w:lvlText w:val="%6"/>
      <w:lvlJc w:val="left"/>
      <w:pPr>
        <w:ind w:left="4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002E44">
      <w:start w:val="1"/>
      <w:numFmt w:val="decimal"/>
      <w:lvlText w:val="%7"/>
      <w:lvlJc w:val="left"/>
      <w:pPr>
        <w:ind w:left="5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BCB138">
      <w:start w:val="1"/>
      <w:numFmt w:val="lowerLetter"/>
      <w:lvlText w:val="%8"/>
      <w:lvlJc w:val="left"/>
      <w:pPr>
        <w:ind w:left="5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841FC2">
      <w:start w:val="1"/>
      <w:numFmt w:val="lowerRoman"/>
      <w:lvlText w:val="%9"/>
      <w:lvlJc w:val="left"/>
      <w:pPr>
        <w:ind w:left="6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660251"/>
    <w:multiLevelType w:val="hybridMultilevel"/>
    <w:tmpl w:val="1C7C0822"/>
    <w:lvl w:ilvl="0" w:tplc="653C384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029FD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E4A8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647A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E24D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38DF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6231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E4E59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82E2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37638F"/>
    <w:multiLevelType w:val="hybridMultilevel"/>
    <w:tmpl w:val="7C62286A"/>
    <w:lvl w:ilvl="0" w:tplc="DECAA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B26546">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F28A1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40A584">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8C7836">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1E4C6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E87D2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40F44E">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6A903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2355A84"/>
    <w:multiLevelType w:val="hybridMultilevel"/>
    <w:tmpl w:val="8A487FE2"/>
    <w:lvl w:ilvl="0" w:tplc="A5C63694">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3696A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44B2D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82C1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60AFF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B028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B8DF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DA02B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A899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2AA7302"/>
    <w:multiLevelType w:val="hybridMultilevel"/>
    <w:tmpl w:val="C3A4F45E"/>
    <w:lvl w:ilvl="0" w:tplc="3ED61944">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AAD4C6">
      <w:start w:val="1"/>
      <w:numFmt w:val="bullet"/>
      <w:lvlText w:val="o"/>
      <w:lvlJc w:val="left"/>
      <w:pPr>
        <w:ind w:left="1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32C652">
      <w:start w:val="1"/>
      <w:numFmt w:val="bullet"/>
      <w:lvlText w:val="▪"/>
      <w:lvlJc w:val="left"/>
      <w:pPr>
        <w:ind w:left="2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B461C8">
      <w:start w:val="1"/>
      <w:numFmt w:val="bullet"/>
      <w:lvlText w:val="•"/>
      <w:lvlJc w:val="left"/>
      <w:pPr>
        <w:ind w:left="29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044968A">
      <w:start w:val="1"/>
      <w:numFmt w:val="bullet"/>
      <w:lvlText w:val="o"/>
      <w:lvlJc w:val="left"/>
      <w:pPr>
        <w:ind w:left="3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CAD8C2">
      <w:start w:val="1"/>
      <w:numFmt w:val="bullet"/>
      <w:lvlText w:val="▪"/>
      <w:lvlJc w:val="left"/>
      <w:pPr>
        <w:ind w:left="4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683EBA">
      <w:start w:val="1"/>
      <w:numFmt w:val="bullet"/>
      <w:lvlText w:val="•"/>
      <w:lvlJc w:val="left"/>
      <w:pPr>
        <w:ind w:left="5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D8BC74">
      <w:start w:val="1"/>
      <w:numFmt w:val="bullet"/>
      <w:lvlText w:val="o"/>
      <w:lvlJc w:val="left"/>
      <w:pPr>
        <w:ind w:left="5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2F06B0E">
      <w:start w:val="1"/>
      <w:numFmt w:val="bullet"/>
      <w:lvlText w:val="▪"/>
      <w:lvlJc w:val="left"/>
      <w:pPr>
        <w:ind w:left="6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98E4210"/>
    <w:multiLevelType w:val="hybridMultilevel"/>
    <w:tmpl w:val="228813A2"/>
    <w:lvl w:ilvl="0" w:tplc="780E1824">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54B540">
      <w:start w:val="1"/>
      <w:numFmt w:val="lowerRoman"/>
      <w:lvlText w:val="%2."/>
      <w:lvlJc w:val="left"/>
      <w:pPr>
        <w:ind w:left="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74761C">
      <w:start w:val="1"/>
      <w:numFmt w:val="lowerRoman"/>
      <w:lvlText w:val="%3"/>
      <w:lvlJc w:val="left"/>
      <w:pPr>
        <w:ind w:left="12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9AA616">
      <w:start w:val="1"/>
      <w:numFmt w:val="decimal"/>
      <w:lvlText w:val="%4"/>
      <w:lvlJc w:val="left"/>
      <w:pPr>
        <w:ind w:left="2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4CB236">
      <w:start w:val="1"/>
      <w:numFmt w:val="lowerLetter"/>
      <w:lvlText w:val="%5"/>
      <w:lvlJc w:val="left"/>
      <w:pPr>
        <w:ind w:left="2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88C3FA">
      <w:start w:val="1"/>
      <w:numFmt w:val="lowerRoman"/>
      <w:lvlText w:val="%6"/>
      <w:lvlJc w:val="left"/>
      <w:pPr>
        <w:ind w:left="3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E4F8BA">
      <w:start w:val="1"/>
      <w:numFmt w:val="decimal"/>
      <w:lvlText w:val="%7"/>
      <w:lvlJc w:val="left"/>
      <w:pPr>
        <w:ind w:left="4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364934">
      <w:start w:val="1"/>
      <w:numFmt w:val="lowerLetter"/>
      <w:lvlText w:val="%8"/>
      <w:lvlJc w:val="left"/>
      <w:pPr>
        <w:ind w:left="48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1ECA7E">
      <w:start w:val="1"/>
      <w:numFmt w:val="lowerRoman"/>
      <w:lvlText w:val="%9"/>
      <w:lvlJc w:val="left"/>
      <w:pPr>
        <w:ind w:left="5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20C12BF"/>
    <w:multiLevelType w:val="hybridMultilevel"/>
    <w:tmpl w:val="CBE235C0"/>
    <w:lvl w:ilvl="0" w:tplc="6F6AB9E4">
      <w:start w:val="1"/>
      <w:numFmt w:val="bullet"/>
      <w:lvlText w:val="-"/>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2CD44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82F516">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7CACB7C">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2C0D58">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963E92">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0885EE">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80FA0C">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708116">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47C7B7D"/>
    <w:multiLevelType w:val="hybridMultilevel"/>
    <w:tmpl w:val="8E70F62A"/>
    <w:lvl w:ilvl="0" w:tplc="2D6A9B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8C16F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5E4D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8442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EE43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EC31B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4E07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0CFF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16D4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4C174E6"/>
    <w:multiLevelType w:val="hybridMultilevel"/>
    <w:tmpl w:val="C3E0FAB8"/>
    <w:lvl w:ilvl="0" w:tplc="09EE622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B005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2242B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CECB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3A0B1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10340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0C30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F2FC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5253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B856AE1"/>
    <w:multiLevelType w:val="hybridMultilevel"/>
    <w:tmpl w:val="0D8612D0"/>
    <w:lvl w:ilvl="0" w:tplc="FE32510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1832E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CE93D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E28E0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E2488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52D22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E9652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F0A50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9C38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1572D2C"/>
    <w:multiLevelType w:val="hybridMultilevel"/>
    <w:tmpl w:val="54C80614"/>
    <w:lvl w:ilvl="0" w:tplc="825A20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B67DA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DD223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1CC4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0468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3ECD6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3E82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74B1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B0E9F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CD6DF1"/>
    <w:multiLevelType w:val="hybridMultilevel"/>
    <w:tmpl w:val="2CE495EC"/>
    <w:lvl w:ilvl="0" w:tplc="F912F29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CE4BE">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E4D452">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762E2E">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18A808">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2A3AE4">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C8A172">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B84560">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E0374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3341AF"/>
    <w:multiLevelType w:val="hybridMultilevel"/>
    <w:tmpl w:val="35705A98"/>
    <w:lvl w:ilvl="0" w:tplc="08A03BD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10DC0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A02D00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FC4D9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B6A0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3AE2A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484D7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085B8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CC91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642672A"/>
    <w:multiLevelType w:val="hybridMultilevel"/>
    <w:tmpl w:val="2C7E3FF8"/>
    <w:lvl w:ilvl="0" w:tplc="7D28E3EE">
      <w:start w:val="1"/>
      <w:numFmt w:val="upp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A63F9A">
      <w:start w:val="1"/>
      <w:numFmt w:val="lowerLetter"/>
      <w:lvlText w:val="%2"/>
      <w:lvlJc w:val="left"/>
      <w:pPr>
        <w:ind w:left="1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E0D4D4">
      <w:start w:val="1"/>
      <w:numFmt w:val="lowerRoman"/>
      <w:lvlText w:val="%3"/>
      <w:lvlJc w:val="left"/>
      <w:pPr>
        <w:ind w:left="19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449EDC">
      <w:start w:val="1"/>
      <w:numFmt w:val="decimal"/>
      <w:lvlText w:val="%4"/>
      <w:lvlJc w:val="left"/>
      <w:pPr>
        <w:ind w:left="26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7AEF5F2">
      <w:start w:val="1"/>
      <w:numFmt w:val="lowerLetter"/>
      <w:lvlText w:val="%5"/>
      <w:lvlJc w:val="left"/>
      <w:pPr>
        <w:ind w:left="3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12CDB0">
      <w:start w:val="1"/>
      <w:numFmt w:val="lowerRoman"/>
      <w:lvlText w:val="%6"/>
      <w:lvlJc w:val="left"/>
      <w:pPr>
        <w:ind w:left="41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668690">
      <w:start w:val="1"/>
      <w:numFmt w:val="decimal"/>
      <w:lvlText w:val="%7"/>
      <w:lvlJc w:val="left"/>
      <w:pPr>
        <w:ind w:left="48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C89708">
      <w:start w:val="1"/>
      <w:numFmt w:val="lowerLetter"/>
      <w:lvlText w:val="%8"/>
      <w:lvlJc w:val="left"/>
      <w:pPr>
        <w:ind w:left="55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30E82C">
      <w:start w:val="1"/>
      <w:numFmt w:val="lowerRoman"/>
      <w:lvlText w:val="%9"/>
      <w:lvlJc w:val="left"/>
      <w:pPr>
        <w:ind w:left="62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706377C"/>
    <w:multiLevelType w:val="hybridMultilevel"/>
    <w:tmpl w:val="A38EEC8C"/>
    <w:lvl w:ilvl="0" w:tplc="7718314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42B446">
      <w:start w:val="1"/>
      <w:numFmt w:val="bullet"/>
      <w:lvlText w:val="o"/>
      <w:lvlJc w:val="left"/>
      <w:pPr>
        <w:ind w:left="1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C4B66C">
      <w:start w:val="1"/>
      <w:numFmt w:val="bullet"/>
      <w:lvlText w:val="▪"/>
      <w:lvlJc w:val="left"/>
      <w:pPr>
        <w:ind w:left="1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906DD6">
      <w:start w:val="1"/>
      <w:numFmt w:val="bullet"/>
      <w:lvlText w:val="•"/>
      <w:lvlJc w:val="left"/>
      <w:pPr>
        <w:ind w:left="2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7CDA7C">
      <w:start w:val="1"/>
      <w:numFmt w:val="bullet"/>
      <w:lvlText w:val="o"/>
      <w:lvlJc w:val="left"/>
      <w:pPr>
        <w:ind w:left="3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1631F0">
      <w:start w:val="1"/>
      <w:numFmt w:val="bullet"/>
      <w:lvlText w:val="▪"/>
      <w:lvlJc w:val="left"/>
      <w:pPr>
        <w:ind w:left="4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FEF782">
      <w:start w:val="1"/>
      <w:numFmt w:val="bullet"/>
      <w:lvlText w:val="•"/>
      <w:lvlJc w:val="left"/>
      <w:pPr>
        <w:ind w:left="4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3A0D6E">
      <w:start w:val="1"/>
      <w:numFmt w:val="bullet"/>
      <w:lvlText w:val="o"/>
      <w:lvlJc w:val="left"/>
      <w:pPr>
        <w:ind w:left="5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DBA68EC">
      <w:start w:val="1"/>
      <w:numFmt w:val="bullet"/>
      <w:lvlText w:val="▪"/>
      <w:lvlJc w:val="left"/>
      <w:pPr>
        <w:ind w:left="6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00900CB"/>
    <w:multiLevelType w:val="hybridMultilevel"/>
    <w:tmpl w:val="387AF848"/>
    <w:lvl w:ilvl="0" w:tplc="9D927BD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144A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3C29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7073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1861B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2C6A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0ABF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BE1A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E083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0FB4C25"/>
    <w:multiLevelType w:val="hybridMultilevel"/>
    <w:tmpl w:val="CF6A9378"/>
    <w:lvl w:ilvl="0" w:tplc="D722B66C">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AEC16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40B4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4436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C834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D4345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E6B30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E04B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7E31D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4B12185"/>
    <w:multiLevelType w:val="hybridMultilevel"/>
    <w:tmpl w:val="45CE5950"/>
    <w:lvl w:ilvl="0" w:tplc="E32A78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464FD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E412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486C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5C55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4C6D9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C620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9E10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B674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B21DBD"/>
    <w:multiLevelType w:val="hybridMultilevel"/>
    <w:tmpl w:val="4AF40066"/>
    <w:lvl w:ilvl="0" w:tplc="81143ACE">
      <w:start w:val="1"/>
      <w:numFmt w:val="lowerLetter"/>
      <w:lvlText w:val="%1."/>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C834FA">
      <w:start w:val="1"/>
      <w:numFmt w:val="lowerLetter"/>
      <w:lvlText w:val="%2."/>
      <w:lvlJc w:val="left"/>
      <w:pPr>
        <w:ind w:left="9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86A576">
      <w:start w:val="1"/>
      <w:numFmt w:val="lowerRoman"/>
      <w:lvlText w:val="%3"/>
      <w:lvlJc w:val="left"/>
      <w:pPr>
        <w:ind w:left="16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F4797A">
      <w:start w:val="1"/>
      <w:numFmt w:val="decimal"/>
      <w:lvlText w:val="%4"/>
      <w:lvlJc w:val="left"/>
      <w:pPr>
        <w:ind w:left="2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DC8CC4">
      <w:start w:val="1"/>
      <w:numFmt w:val="lowerLetter"/>
      <w:lvlText w:val="%5"/>
      <w:lvlJc w:val="left"/>
      <w:pPr>
        <w:ind w:left="3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BECD8E">
      <w:start w:val="1"/>
      <w:numFmt w:val="lowerRoman"/>
      <w:lvlText w:val="%6"/>
      <w:lvlJc w:val="left"/>
      <w:pPr>
        <w:ind w:left="3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D85B94">
      <w:start w:val="1"/>
      <w:numFmt w:val="decimal"/>
      <w:lvlText w:val="%7"/>
      <w:lvlJc w:val="left"/>
      <w:pPr>
        <w:ind w:left="4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74A2A6">
      <w:start w:val="1"/>
      <w:numFmt w:val="lowerLetter"/>
      <w:lvlText w:val="%8"/>
      <w:lvlJc w:val="left"/>
      <w:pPr>
        <w:ind w:left="5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E6AF3C">
      <w:start w:val="1"/>
      <w:numFmt w:val="lowerRoman"/>
      <w:lvlText w:val="%9"/>
      <w:lvlJc w:val="left"/>
      <w:pPr>
        <w:ind w:left="5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656227"/>
    <w:multiLevelType w:val="hybridMultilevel"/>
    <w:tmpl w:val="5CDCFC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8F1068"/>
    <w:multiLevelType w:val="multilevel"/>
    <w:tmpl w:val="3482E348"/>
    <w:lvl w:ilvl="0">
      <w:start w:val="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3BF3836"/>
    <w:multiLevelType w:val="hybridMultilevel"/>
    <w:tmpl w:val="669E1818"/>
    <w:lvl w:ilvl="0" w:tplc="992E08A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5C1E4C">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3CB83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574423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A28CE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B01DD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DD6EC4E">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48E10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00E4F4">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B386B08"/>
    <w:multiLevelType w:val="hybridMultilevel"/>
    <w:tmpl w:val="0CAED5AC"/>
    <w:lvl w:ilvl="0" w:tplc="AF66710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B2C21E8">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280BA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30BE78">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52275C">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302DEE">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6387A">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C69542">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AA9234">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539052627">
    <w:abstractNumId w:val="28"/>
  </w:num>
  <w:num w:numId="2" w16cid:durableId="1017123545">
    <w:abstractNumId w:val="20"/>
  </w:num>
  <w:num w:numId="3" w16cid:durableId="692998446">
    <w:abstractNumId w:val="27"/>
  </w:num>
  <w:num w:numId="4" w16cid:durableId="78064509">
    <w:abstractNumId w:val="3"/>
  </w:num>
  <w:num w:numId="5" w16cid:durableId="1332290688">
    <w:abstractNumId w:val="24"/>
  </w:num>
  <w:num w:numId="6" w16cid:durableId="220486877">
    <w:abstractNumId w:val="11"/>
  </w:num>
  <w:num w:numId="7" w16cid:durableId="694504075">
    <w:abstractNumId w:val="9"/>
  </w:num>
  <w:num w:numId="8" w16cid:durableId="1667202801">
    <w:abstractNumId w:val="19"/>
  </w:num>
  <w:num w:numId="9" w16cid:durableId="1796216934">
    <w:abstractNumId w:val="7"/>
  </w:num>
  <w:num w:numId="10" w16cid:durableId="1511723771">
    <w:abstractNumId w:val="16"/>
  </w:num>
  <w:num w:numId="11" w16cid:durableId="427965206">
    <w:abstractNumId w:val="13"/>
  </w:num>
  <w:num w:numId="12" w16cid:durableId="468286150">
    <w:abstractNumId w:val="23"/>
  </w:num>
  <w:num w:numId="13" w16cid:durableId="1930113574">
    <w:abstractNumId w:val="8"/>
  </w:num>
  <w:num w:numId="14" w16cid:durableId="333918200">
    <w:abstractNumId w:val="6"/>
  </w:num>
  <w:num w:numId="15" w16cid:durableId="46610589">
    <w:abstractNumId w:val="5"/>
  </w:num>
  <w:num w:numId="16" w16cid:durableId="882407023">
    <w:abstractNumId w:val="26"/>
  </w:num>
  <w:num w:numId="17" w16cid:durableId="1348554651">
    <w:abstractNumId w:val="18"/>
  </w:num>
  <w:num w:numId="18" w16cid:durableId="28997038">
    <w:abstractNumId w:val="22"/>
  </w:num>
  <w:num w:numId="19" w16cid:durableId="16583942">
    <w:abstractNumId w:val="1"/>
  </w:num>
  <w:num w:numId="20" w16cid:durableId="1310791759">
    <w:abstractNumId w:val="15"/>
  </w:num>
  <w:num w:numId="21" w16cid:durableId="373041456">
    <w:abstractNumId w:val="21"/>
  </w:num>
  <w:num w:numId="22" w16cid:durableId="1977682147">
    <w:abstractNumId w:val="14"/>
  </w:num>
  <w:num w:numId="23" w16cid:durableId="701630627">
    <w:abstractNumId w:val="10"/>
  </w:num>
  <w:num w:numId="24" w16cid:durableId="463279080">
    <w:abstractNumId w:val="4"/>
  </w:num>
  <w:num w:numId="25" w16cid:durableId="10114325">
    <w:abstractNumId w:val="12"/>
  </w:num>
  <w:num w:numId="26" w16cid:durableId="2070690832">
    <w:abstractNumId w:val="0"/>
  </w:num>
  <w:num w:numId="27" w16cid:durableId="511838928">
    <w:abstractNumId w:val="2"/>
  </w:num>
  <w:num w:numId="28" w16cid:durableId="873076004">
    <w:abstractNumId w:val="17"/>
  </w:num>
  <w:num w:numId="29" w16cid:durableId="15738282">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mran Khan">
    <w15:presenceInfo w15:providerId="AD" w15:userId="S::kamran_khan@sdpi.org::dae289ca-fb54-44ed-85de-53d84bd794d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FC0"/>
    <w:rsid w:val="00154708"/>
    <w:rsid w:val="00195E7F"/>
    <w:rsid w:val="002056E8"/>
    <w:rsid w:val="002769F2"/>
    <w:rsid w:val="002A00C2"/>
    <w:rsid w:val="002A66FE"/>
    <w:rsid w:val="002B1567"/>
    <w:rsid w:val="003254EC"/>
    <w:rsid w:val="003B5A17"/>
    <w:rsid w:val="004208CE"/>
    <w:rsid w:val="00435BEC"/>
    <w:rsid w:val="004B3D66"/>
    <w:rsid w:val="004C3324"/>
    <w:rsid w:val="004F513C"/>
    <w:rsid w:val="005D13FF"/>
    <w:rsid w:val="006B3FC0"/>
    <w:rsid w:val="006D2B62"/>
    <w:rsid w:val="006E6970"/>
    <w:rsid w:val="00727180"/>
    <w:rsid w:val="007D3BB1"/>
    <w:rsid w:val="008551B0"/>
    <w:rsid w:val="00890ED6"/>
    <w:rsid w:val="009A537E"/>
    <w:rsid w:val="009D5584"/>
    <w:rsid w:val="00A302C2"/>
    <w:rsid w:val="00AB5C85"/>
    <w:rsid w:val="00AC762F"/>
    <w:rsid w:val="00C87CC1"/>
    <w:rsid w:val="00C96C2E"/>
    <w:rsid w:val="00D079CE"/>
    <w:rsid w:val="00DA0B84"/>
    <w:rsid w:val="00DC4A22"/>
    <w:rsid w:val="00DE021E"/>
    <w:rsid w:val="00DF3743"/>
    <w:rsid w:val="00E2045B"/>
    <w:rsid w:val="00F411F2"/>
    <w:rsid w:val="00F4525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42BC"/>
  <w15:docId w15:val="{DA7F81D2-7E83-0749-9E42-FBFA9633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right="198" w:hanging="10"/>
      <w:jc w:val="both"/>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right="198" w:hanging="10"/>
      <w:jc w:val="center"/>
      <w:outlineLvl w:val="0"/>
    </w:pPr>
    <w:rPr>
      <w:rFonts w:ascii="Calibri" w:eastAsia="Calibri" w:hAnsi="Calibri" w:cs="Calibri"/>
      <w:b/>
      <w:color w:val="006189"/>
      <w:sz w:val="22"/>
    </w:rPr>
  </w:style>
  <w:style w:type="paragraph" w:styleId="Heading2">
    <w:name w:val="heading 2"/>
    <w:next w:val="Normal"/>
    <w:link w:val="Heading2Char"/>
    <w:uiPriority w:val="9"/>
    <w:unhideWhenUsed/>
    <w:qFormat/>
    <w:pPr>
      <w:keepNext/>
      <w:keepLines/>
      <w:spacing w:after="41" w:line="259" w:lineRule="auto"/>
      <w:ind w:left="2775"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41" w:line="259" w:lineRule="auto"/>
      <w:ind w:left="2775"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hd w:val="clear" w:color="auto" w:fill="1F3863"/>
      <w:spacing w:after="84" w:line="259" w:lineRule="auto"/>
      <w:ind w:left="10" w:hanging="10"/>
      <w:outlineLvl w:val="3"/>
    </w:pPr>
    <w:rPr>
      <w:rFonts w:ascii="Calibri" w:eastAsia="Calibri" w:hAnsi="Calibri" w:cs="Calibri"/>
      <w:b/>
      <w:color w:val="FFFFF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6189"/>
      <w:sz w:val="22"/>
    </w:rPr>
  </w:style>
  <w:style w:type="character" w:customStyle="1" w:styleId="Heading2Char">
    <w:name w:val="Heading 2 Char"/>
    <w:link w:val="Heading2"/>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C4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4A22"/>
    <w:rPr>
      <w:rFonts w:ascii="Calibri" w:eastAsia="Calibri" w:hAnsi="Calibri" w:cs="Times New Roman"/>
      <w:color w:val="000000"/>
      <w:sz w:val="22"/>
      <w:lang w:val="en" w:eastAsia="en"/>
    </w:rPr>
  </w:style>
  <w:style w:type="character" w:styleId="CommentReference">
    <w:name w:val="annotation reference"/>
    <w:basedOn w:val="DefaultParagraphFont"/>
    <w:uiPriority w:val="99"/>
    <w:semiHidden/>
    <w:unhideWhenUsed/>
    <w:rsid w:val="00DC4A22"/>
    <w:rPr>
      <w:sz w:val="16"/>
      <w:szCs w:val="16"/>
    </w:rPr>
  </w:style>
  <w:style w:type="paragraph" w:styleId="CommentText">
    <w:name w:val="annotation text"/>
    <w:basedOn w:val="Normal"/>
    <w:link w:val="CommentTextChar"/>
    <w:uiPriority w:val="99"/>
    <w:semiHidden/>
    <w:unhideWhenUsed/>
    <w:rsid w:val="00DC4A22"/>
    <w:pPr>
      <w:spacing w:line="240" w:lineRule="auto"/>
    </w:pPr>
    <w:rPr>
      <w:sz w:val="20"/>
      <w:szCs w:val="20"/>
    </w:rPr>
  </w:style>
  <w:style w:type="character" w:customStyle="1" w:styleId="CommentTextChar">
    <w:name w:val="Comment Text Char"/>
    <w:basedOn w:val="DefaultParagraphFont"/>
    <w:link w:val="CommentText"/>
    <w:uiPriority w:val="99"/>
    <w:semiHidden/>
    <w:rsid w:val="00DC4A22"/>
    <w:rPr>
      <w:rFonts w:ascii="Calibri" w:eastAsia="Calibri" w:hAnsi="Calibri"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DC4A22"/>
    <w:rPr>
      <w:b/>
      <w:bCs/>
    </w:rPr>
  </w:style>
  <w:style w:type="character" w:customStyle="1" w:styleId="CommentSubjectChar">
    <w:name w:val="Comment Subject Char"/>
    <w:basedOn w:val="CommentTextChar"/>
    <w:link w:val="CommentSubject"/>
    <w:uiPriority w:val="99"/>
    <w:semiHidden/>
    <w:rsid w:val="00DC4A22"/>
    <w:rPr>
      <w:rFonts w:ascii="Calibri" w:eastAsia="Calibri" w:hAnsi="Calibri" w:cs="Times New Roman"/>
      <w:b/>
      <w:bCs/>
      <w:color w:val="000000"/>
      <w:sz w:val="20"/>
      <w:szCs w:val="20"/>
      <w:lang w:val="en" w:eastAsia="en"/>
    </w:rPr>
  </w:style>
  <w:style w:type="paragraph" w:styleId="Revision">
    <w:name w:val="Revision"/>
    <w:hidden/>
    <w:uiPriority w:val="99"/>
    <w:semiHidden/>
    <w:rsid w:val="006D2B62"/>
    <w:pPr>
      <w:spacing w:after="0" w:line="240" w:lineRule="auto"/>
    </w:pPr>
    <w:rPr>
      <w:rFonts w:ascii="Calibri" w:eastAsia="Calibri" w:hAnsi="Calibri" w:cs="Times New Roman"/>
      <w:color w:val="000000"/>
      <w:sz w:val="22"/>
      <w:lang w:val="en" w:eastAsia="en"/>
    </w:rPr>
  </w:style>
  <w:style w:type="paragraph" w:styleId="EndnoteText">
    <w:name w:val="endnote text"/>
    <w:basedOn w:val="Normal"/>
    <w:link w:val="EndnoteTextChar"/>
    <w:uiPriority w:val="99"/>
    <w:semiHidden/>
    <w:unhideWhenUsed/>
    <w:rsid w:val="00F411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411F2"/>
    <w:rPr>
      <w:rFonts w:ascii="Calibri" w:eastAsia="Calibri" w:hAnsi="Calibri" w:cs="Times New Roman"/>
      <w:color w:val="000000"/>
      <w:sz w:val="20"/>
      <w:szCs w:val="20"/>
      <w:lang w:val="en" w:eastAsia="en"/>
    </w:rPr>
  </w:style>
  <w:style w:type="character" w:styleId="EndnoteReference">
    <w:name w:val="endnote reference"/>
    <w:basedOn w:val="DefaultParagraphFont"/>
    <w:uiPriority w:val="99"/>
    <w:semiHidden/>
    <w:unhideWhenUsed/>
    <w:rsid w:val="00F411F2"/>
    <w:rPr>
      <w:vertAlign w:val="superscript"/>
    </w:rPr>
  </w:style>
  <w:style w:type="paragraph" w:styleId="FootnoteText">
    <w:name w:val="footnote text"/>
    <w:basedOn w:val="Normal"/>
    <w:link w:val="FootnoteTextChar"/>
    <w:uiPriority w:val="99"/>
    <w:semiHidden/>
    <w:unhideWhenUsed/>
    <w:rsid w:val="00F411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11F2"/>
    <w:rPr>
      <w:rFonts w:ascii="Calibri" w:eastAsia="Calibri" w:hAnsi="Calibri" w:cs="Times New Roman"/>
      <w:color w:val="000000"/>
      <w:sz w:val="20"/>
      <w:szCs w:val="20"/>
      <w:lang w:val="en" w:eastAsia="en"/>
    </w:rPr>
  </w:style>
  <w:style w:type="character" w:styleId="FootnoteReference">
    <w:name w:val="footnote reference"/>
    <w:basedOn w:val="DefaultParagraphFont"/>
    <w:uiPriority w:val="99"/>
    <w:semiHidden/>
    <w:unhideWhenUsed/>
    <w:rsid w:val="00F411F2"/>
    <w:rPr>
      <w:vertAlign w:val="superscript"/>
    </w:rPr>
  </w:style>
  <w:style w:type="paragraph" w:styleId="ListParagraph">
    <w:name w:val="List Paragraph"/>
    <w:basedOn w:val="Normal"/>
    <w:uiPriority w:val="34"/>
    <w:qFormat/>
    <w:rsid w:val="009A53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8.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 Id="rId10"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5400-4F8E-DB4C-B3B3-43BD50198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42</Pages>
  <Words>13313</Words>
  <Characters>75888</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Khan</dc:creator>
  <cp:keywords/>
  <cp:lastModifiedBy>Kamran Khan</cp:lastModifiedBy>
  <cp:revision>6</cp:revision>
  <dcterms:created xsi:type="dcterms:W3CDTF">2026-10-06T14:57:00Z</dcterms:created>
  <dcterms:modified xsi:type="dcterms:W3CDTF">2026-10-07T11:11:00Z</dcterms:modified>
</cp:coreProperties>
</file>