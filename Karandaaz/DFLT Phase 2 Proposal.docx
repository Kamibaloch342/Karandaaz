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0C51D0" w14:textId="77777777" w:rsidR="00B02AEE" w:rsidRPr="00B02AEE" w:rsidRDefault="00B02AEE" w:rsidP="00393CBC">
      <w:pPr>
        <w:jc w:val="center"/>
        <w:rPr>
          <w:rFonts w:ascii="Book Antiqua" w:hAnsi="Book Antiqua" w:cs="Calibri"/>
          <w:b/>
          <w:bCs/>
          <w:color w:val="0070C0"/>
          <w:sz w:val="36"/>
          <w:szCs w:val="36"/>
          <w:lang w:val="en-CA"/>
        </w:rPr>
      </w:pPr>
      <w:r>
        <w:rPr>
          <w:rFonts w:ascii="Book Antiqua" w:hAnsi="Book Antiqua" w:cs="Calibri"/>
          <w:b/>
          <w:bCs/>
          <w:color w:val="0070C0"/>
          <w:sz w:val="36"/>
          <w:szCs w:val="36"/>
          <w:lang w:val="en-US"/>
        </w:rPr>
        <w:t>PROJECT</w:t>
      </w:r>
      <w:r>
        <w:rPr>
          <w:rFonts w:ascii="Book Antiqua" w:hAnsi="Book Antiqua" w:cs="Calibri"/>
          <w:b/>
          <w:bCs/>
          <w:color w:val="0070C0"/>
          <w:sz w:val="36"/>
          <w:szCs w:val="36"/>
          <w:lang w:val="en-CA"/>
        </w:rPr>
        <w:t xml:space="preserve"> PROPOSAL</w:t>
      </w:r>
    </w:p>
    <w:p w14:paraId="7DAB43CB" w14:textId="77777777" w:rsidR="00B02AEE" w:rsidRDefault="00B02AEE" w:rsidP="00393CBC">
      <w:pPr>
        <w:jc w:val="center"/>
        <w:rPr>
          <w:rFonts w:ascii="Calibri" w:hAnsi="Calibri" w:cs="Calibri"/>
          <w:b/>
          <w:bCs/>
          <w:sz w:val="52"/>
          <w:szCs w:val="52"/>
        </w:rPr>
      </w:pPr>
    </w:p>
    <w:p w14:paraId="2E54BB88" w14:textId="77777777" w:rsidR="00FD57D9" w:rsidRPr="00B02AEE" w:rsidRDefault="00D103B1" w:rsidP="00CD0C19">
      <w:pPr>
        <w:jc w:val="center"/>
        <w:rPr>
          <w:rFonts w:ascii="Book Antiqua" w:hAnsi="Book Antiqua" w:cs="Calibri"/>
          <w:b/>
          <w:bCs/>
          <w:sz w:val="52"/>
          <w:szCs w:val="52"/>
        </w:rPr>
      </w:pPr>
      <w:r>
        <w:rPr>
          <w:rFonts w:ascii="Book Antiqua" w:hAnsi="Book Antiqua" w:cs="Calibri"/>
          <w:b/>
          <w:bCs/>
          <w:sz w:val="52"/>
          <w:szCs w:val="52"/>
        </w:rPr>
        <w:t xml:space="preserve">DFLT Phase </w:t>
      </w:r>
      <w:r>
        <w:rPr>
          <w:rFonts w:ascii="MS Gothic" w:eastAsia="MS Gothic" w:hAnsi="MS Gothic" w:cs="MS Gothic" w:hint="eastAsia"/>
          <w:b/>
          <w:bCs/>
          <w:sz w:val="52"/>
          <w:szCs w:val="52"/>
        </w:rPr>
        <w:t>Ⅱ</w:t>
      </w:r>
      <w:r>
        <w:rPr>
          <w:rFonts w:ascii="Book Antiqua" w:hAnsi="Book Antiqua" w:cs="Calibri"/>
          <w:b/>
          <w:bCs/>
          <w:sz w:val="52"/>
          <w:szCs w:val="52"/>
        </w:rPr>
        <w:t>- 2025</w:t>
      </w:r>
    </w:p>
    <w:p w14:paraId="03AB22C2" w14:textId="77777777" w:rsidR="001E1C1B" w:rsidRPr="00FD1F78" w:rsidRDefault="001E1C1B" w:rsidP="00393CBC">
      <w:pPr>
        <w:jc w:val="center"/>
        <w:rPr>
          <w:rFonts w:ascii="Calibri" w:hAnsi="Calibri" w:cs="Calibri"/>
          <w:b/>
          <w:bCs/>
          <w:sz w:val="32"/>
          <w:szCs w:val="32"/>
        </w:rPr>
      </w:pPr>
    </w:p>
    <w:p w14:paraId="5761117D" w14:textId="77777777" w:rsidR="00B30C32" w:rsidRDefault="00D103B1" w:rsidP="00393CBC">
      <w:pPr>
        <w:jc w:val="center"/>
        <w:rPr>
          <w:rFonts w:ascii="Book Antiqua" w:hAnsi="Book Antiqua" w:cs="Calibri"/>
          <w:b/>
          <w:bCs/>
          <w:i/>
          <w:iCs/>
          <w:color w:val="0070C0"/>
          <w:sz w:val="36"/>
          <w:szCs w:val="36"/>
        </w:rPr>
      </w:pPr>
      <w:r>
        <w:rPr>
          <w:rFonts w:ascii="Book Antiqua" w:hAnsi="Book Antiqua" w:cs="Calibri"/>
          <w:b/>
          <w:bCs/>
          <w:i/>
          <w:iCs/>
          <w:color w:val="0070C0"/>
          <w:sz w:val="36"/>
          <w:szCs w:val="36"/>
        </w:rPr>
        <w:t xml:space="preserve">National Roll out of Digital and Financial Literacy Training, DFLT Program (BISP) </w:t>
      </w:r>
    </w:p>
    <w:p w14:paraId="41E8DE46" w14:textId="77777777" w:rsidR="00B30C32" w:rsidRDefault="00B30C32" w:rsidP="00393CBC">
      <w:pPr>
        <w:jc w:val="center"/>
        <w:rPr>
          <w:rFonts w:ascii="Book Antiqua" w:hAnsi="Book Antiqua" w:cs="Calibri"/>
          <w:b/>
          <w:bCs/>
          <w:i/>
          <w:iCs/>
          <w:color w:val="0070C0"/>
          <w:sz w:val="36"/>
          <w:szCs w:val="36"/>
        </w:rPr>
      </w:pPr>
      <w:r>
        <w:rPr>
          <w:rFonts w:ascii="Book Antiqua" w:hAnsi="Book Antiqua" w:cs="Calibri"/>
          <w:b/>
          <w:bCs/>
          <w:i/>
          <w:iCs/>
          <w:color w:val="0070C0"/>
          <w:sz w:val="36"/>
          <w:szCs w:val="36"/>
        </w:rPr>
        <w:t xml:space="preserve">&amp; </w:t>
      </w:r>
    </w:p>
    <w:p w14:paraId="1DA3F28E" w14:textId="77777777" w:rsidR="00D103B1" w:rsidRPr="00B02AEE" w:rsidRDefault="00B30C32" w:rsidP="00393CBC">
      <w:pPr>
        <w:jc w:val="center"/>
        <w:rPr>
          <w:rFonts w:ascii="Book Antiqua" w:hAnsi="Book Antiqua" w:cs="Calibri"/>
          <w:b/>
          <w:bCs/>
          <w:i/>
          <w:iCs/>
          <w:color w:val="0070C0"/>
          <w:sz w:val="36"/>
          <w:szCs w:val="36"/>
        </w:rPr>
      </w:pPr>
      <w:r>
        <w:rPr>
          <w:rFonts w:ascii="Book Antiqua" w:hAnsi="Book Antiqua" w:cs="Calibri"/>
          <w:b/>
          <w:bCs/>
          <w:i/>
          <w:iCs/>
          <w:color w:val="0070C0"/>
          <w:sz w:val="36"/>
          <w:szCs w:val="36"/>
        </w:rPr>
        <w:t>Adapting Livelihoods to Climate Change in Sindh</w:t>
      </w:r>
    </w:p>
    <w:p w14:paraId="359D043C" w14:textId="77777777" w:rsidR="00D103B1" w:rsidRPr="00FD1F78" w:rsidRDefault="00D103B1" w:rsidP="00F365EE">
      <w:pPr>
        <w:jc w:val="both"/>
        <w:rPr>
          <w:rFonts w:ascii="Calibri" w:hAnsi="Calibri" w:cs="Calibri"/>
        </w:rPr>
      </w:pPr>
    </w:p>
    <w:p w14:paraId="63B832AF" w14:textId="77777777" w:rsidR="00D837D8" w:rsidRPr="00FD1F78" w:rsidRDefault="00D837D8" w:rsidP="00F365EE">
      <w:pPr>
        <w:widowControl w:val="0"/>
        <w:autoSpaceDE w:val="0"/>
        <w:autoSpaceDN w:val="0"/>
        <w:adjustRightInd w:val="0"/>
        <w:spacing w:after="0" w:line="240" w:lineRule="auto"/>
        <w:ind w:right="630" w:hanging="90"/>
        <w:jc w:val="both"/>
        <w:rPr>
          <w:rFonts w:ascii="Calibri" w:hAnsi="Calibri" w:cs="Calibri"/>
          <w:b/>
          <w:bCs/>
          <w:spacing w:val="1"/>
        </w:rPr>
      </w:pPr>
    </w:p>
    <w:p w14:paraId="2C7D48F4" w14:textId="77777777" w:rsidR="00D837D8" w:rsidRPr="00FD1F78" w:rsidRDefault="00D837D8" w:rsidP="00F365EE">
      <w:pPr>
        <w:widowControl w:val="0"/>
        <w:autoSpaceDE w:val="0"/>
        <w:autoSpaceDN w:val="0"/>
        <w:adjustRightInd w:val="0"/>
        <w:spacing w:after="0" w:line="240" w:lineRule="auto"/>
        <w:ind w:right="630" w:hanging="90"/>
        <w:jc w:val="both"/>
        <w:rPr>
          <w:rFonts w:ascii="Calibri" w:hAnsi="Calibri" w:cs="Calibri"/>
          <w:b/>
          <w:bCs/>
          <w:spacing w:val="1"/>
        </w:rPr>
      </w:pPr>
    </w:p>
    <w:p w14:paraId="5D648943" w14:textId="77777777" w:rsidR="00D837D8" w:rsidRPr="00FD1F78" w:rsidRDefault="00D837D8" w:rsidP="00F365EE">
      <w:pPr>
        <w:widowControl w:val="0"/>
        <w:autoSpaceDE w:val="0"/>
        <w:autoSpaceDN w:val="0"/>
        <w:adjustRightInd w:val="0"/>
        <w:spacing w:after="0" w:line="240" w:lineRule="auto"/>
        <w:ind w:right="630" w:hanging="90"/>
        <w:jc w:val="both"/>
        <w:rPr>
          <w:rFonts w:ascii="Calibri" w:hAnsi="Calibri" w:cs="Calibri"/>
          <w:b/>
          <w:bCs/>
          <w:spacing w:val="1"/>
        </w:rPr>
      </w:pPr>
    </w:p>
    <w:p w14:paraId="74F2BA42" w14:textId="77777777" w:rsidR="00D837D8" w:rsidRPr="00FD1F78" w:rsidRDefault="00D837D8" w:rsidP="00F365EE">
      <w:pPr>
        <w:widowControl w:val="0"/>
        <w:autoSpaceDE w:val="0"/>
        <w:autoSpaceDN w:val="0"/>
        <w:adjustRightInd w:val="0"/>
        <w:spacing w:after="0" w:line="240" w:lineRule="auto"/>
        <w:ind w:right="630" w:hanging="90"/>
        <w:jc w:val="both"/>
        <w:rPr>
          <w:rFonts w:ascii="Calibri" w:hAnsi="Calibri" w:cs="Calibri"/>
          <w:b/>
          <w:bCs/>
          <w:spacing w:val="1"/>
        </w:rPr>
      </w:pPr>
    </w:p>
    <w:p w14:paraId="1EE07DE6" w14:textId="77777777" w:rsidR="00D837D8" w:rsidRPr="00FD1F78" w:rsidRDefault="00D837D8" w:rsidP="00F365EE">
      <w:pPr>
        <w:widowControl w:val="0"/>
        <w:autoSpaceDE w:val="0"/>
        <w:autoSpaceDN w:val="0"/>
        <w:adjustRightInd w:val="0"/>
        <w:spacing w:after="0" w:line="240" w:lineRule="auto"/>
        <w:ind w:right="630" w:hanging="90"/>
        <w:jc w:val="both"/>
        <w:rPr>
          <w:rFonts w:ascii="Calibri" w:hAnsi="Calibri" w:cs="Calibri"/>
          <w:b/>
          <w:bCs/>
          <w:spacing w:val="1"/>
        </w:rPr>
      </w:pPr>
    </w:p>
    <w:p w14:paraId="254AA710" w14:textId="77777777" w:rsidR="00D837D8" w:rsidRPr="00FD1F78" w:rsidRDefault="00D837D8" w:rsidP="00F365EE">
      <w:pPr>
        <w:widowControl w:val="0"/>
        <w:autoSpaceDE w:val="0"/>
        <w:autoSpaceDN w:val="0"/>
        <w:adjustRightInd w:val="0"/>
        <w:spacing w:after="0" w:line="240" w:lineRule="auto"/>
        <w:ind w:right="630" w:hanging="90"/>
        <w:jc w:val="both"/>
        <w:rPr>
          <w:rFonts w:ascii="Calibri" w:hAnsi="Calibri" w:cs="Calibri"/>
          <w:b/>
          <w:bCs/>
          <w:spacing w:val="1"/>
        </w:rPr>
      </w:pPr>
    </w:p>
    <w:p w14:paraId="3BF7E7BB" w14:textId="77777777" w:rsidR="00D837D8" w:rsidRPr="00FD1F78" w:rsidRDefault="00D837D8" w:rsidP="00F365EE">
      <w:pPr>
        <w:widowControl w:val="0"/>
        <w:autoSpaceDE w:val="0"/>
        <w:autoSpaceDN w:val="0"/>
        <w:adjustRightInd w:val="0"/>
        <w:spacing w:after="0" w:line="240" w:lineRule="auto"/>
        <w:ind w:right="630" w:hanging="90"/>
        <w:jc w:val="both"/>
        <w:rPr>
          <w:rFonts w:ascii="Calibri" w:hAnsi="Calibri" w:cs="Calibri"/>
          <w:b/>
          <w:bCs/>
          <w:spacing w:val="1"/>
        </w:rPr>
      </w:pPr>
    </w:p>
    <w:p w14:paraId="3081BF63" w14:textId="77777777" w:rsidR="00D837D8" w:rsidRPr="00FD1F78" w:rsidRDefault="00D837D8" w:rsidP="00F365EE">
      <w:pPr>
        <w:widowControl w:val="0"/>
        <w:autoSpaceDE w:val="0"/>
        <w:autoSpaceDN w:val="0"/>
        <w:adjustRightInd w:val="0"/>
        <w:spacing w:after="0" w:line="240" w:lineRule="auto"/>
        <w:ind w:right="630" w:hanging="90"/>
        <w:jc w:val="both"/>
        <w:rPr>
          <w:rFonts w:ascii="Calibri" w:hAnsi="Calibri" w:cs="Calibri"/>
          <w:b/>
          <w:bCs/>
          <w:spacing w:val="1"/>
        </w:rPr>
      </w:pPr>
    </w:p>
    <w:p w14:paraId="7C97F341" w14:textId="77777777" w:rsidR="00D837D8" w:rsidRPr="00FD1F78" w:rsidRDefault="00D837D8" w:rsidP="00F365EE">
      <w:pPr>
        <w:widowControl w:val="0"/>
        <w:autoSpaceDE w:val="0"/>
        <w:autoSpaceDN w:val="0"/>
        <w:adjustRightInd w:val="0"/>
        <w:spacing w:after="0" w:line="240" w:lineRule="auto"/>
        <w:ind w:right="630" w:hanging="90"/>
        <w:jc w:val="both"/>
        <w:rPr>
          <w:rFonts w:ascii="Calibri" w:hAnsi="Calibri" w:cs="Calibri"/>
          <w:b/>
          <w:bCs/>
          <w:spacing w:val="1"/>
        </w:rPr>
      </w:pPr>
    </w:p>
    <w:p w14:paraId="6C5C10F4" w14:textId="77777777" w:rsidR="00D837D8" w:rsidRPr="00FD1F78" w:rsidRDefault="00D837D8" w:rsidP="00F365EE">
      <w:pPr>
        <w:widowControl w:val="0"/>
        <w:autoSpaceDE w:val="0"/>
        <w:autoSpaceDN w:val="0"/>
        <w:adjustRightInd w:val="0"/>
        <w:spacing w:after="0" w:line="240" w:lineRule="auto"/>
        <w:ind w:right="630" w:hanging="90"/>
        <w:jc w:val="both"/>
        <w:rPr>
          <w:rFonts w:ascii="Calibri" w:hAnsi="Calibri" w:cs="Calibri"/>
          <w:b/>
          <w:bCs/>
          <w:spacing w:val="1"/>
        </w:rPr>
      </w:pPr>
    </w:p>
    <w:p w14:paraId="230342B9" w14:textId="77777777" w:rsidR="00D837D8" w:rsidRPr="00FD1F78" w:rsidRDefault="00D837D8" w:rsidP="00F365EE">
      <w:pPr>
        <w:widowControl w:val="0"/>
        <w:autoSpaceDE w:val="0"/>
        <w:autoSpaceDN w:val="0"/>
        <w:adjustRightInd w:val="0"/>
        <w:spacing w:after="0" w:line="240" w:lineRule="auto"/>
        <w:ind w:right="630" w:hanging="90"/>
        <w:jc w:val="both"/>
        <w:rPr>
          <w:rFonts w:ascii="Calibri" w:hAnsi="Calibri" w:cs="Calibri"/>
          <w:b/>
          <w:bCs/>
          <w:spacing w:val="1"/>
        </w:rPr>
      </w:pPr>
    </w:p>
    <w:p w14:paraId="4F238434" w14:textId="77777777" w:rsidR="00D837D8" w:rsidRPr="00FD1F78" w:rsidRDefault="00D837D8" w:rsidP="00F365EE">
      <w:pPr>
        <w:widowControl w:val="0"/>
        <w:autoSpaceDE w:val="0"/>
        <w:autoSpaceDN w:val="0"/>
        <w:adjustRightInd w:val="0"/>
        <w:spacing w:after="0" w:line="240" w:lineRule="auto"/>
        <w:ind w:right="630"/>
        <w:jc w:val="both"/>
        <w:rPr>
          <w:rFonts w:ascii="Calibri" w:hAnsi="Calibri" w:cs="Calibri"/>
          <w:b/>
          <w:bCs/>
          <w:spacing w:val="1"/>
        </w:rPr>
      </w:pPr>
    </w:p>
    <w:p w14:paraId="2093A64B" w14:textId="77777777" w:rsidR="00B02AEE" w:rsidRDefault="00B02AEE" w:rsidP="00F365EE">
      <w:pPr>
        <w:widowControl w:val="0"/>
        <w:autoSpaceDE w:val="0"/>
        <w:autoSpaceDN w:val="0"/>
        <w:adjustRightInd w:val="0"/>
        <w:spacing w:before="0" w:after="0" w:line="240" w:lineRule="auto"/>
        <w:ind w:right="630" w:hanging="90"/>
        <w:jc w:val="both"/>
        <w:rPr>
          <w:rFonts w:ascii="Times New Roman" w:eastAsia="Calibri" w:hAnsi="Times New Roman" w:cs="Arial"/>
          <w:b/>
          <w:bCs/>
          <w:color w:val="2F5496"/>
          <w:spacing w:val="1"/>
          <w:lang w:val="en-CA" w:eastAsia="en-US"/>
        </w:rPr>
      </w:pPr>
    </w:p>
    <w:p w14:paraId="5B5F5832" w14:textId="77777777" w:rsidR="00B02AEE" w:rsidRDefault="00B02AEE" w:rsidP="00F365EE">
      <w:pPr>
        <w:widowControl w:val="0"/>
        <w:autoSpaceDE w:val="0"/>
        <w:autoSpaceDN w:val="0"/>
        <w:adjustRightInd w:val="0"/>
        <w:spacing w:before="0" w:after="0" w:line="240" w:lineRule="auto"/>
        <w:ind w:right="630" w:hanging="90"/>
        <w:jc w:val="both"/>
        <w:rPr>
          <w:rFonts w:ascii="Times New Roman" w:eastAsia="Calibri" w:hAnsi="Times New Roman" w:cs="Arial"/>
          <w:b/>
          <w:bCs/>
          <w:color w:val="2F5496"/>
          <w:spacing w:val="1"/>
          <w:lang w:val="en-CA" w:eastAsia="en-US"/>
        </w:rPr>
      </w:pPr>
    </w:p>
    <w:p w14:paraId="73C764E8" w14:textId="77777777" w:rsidR="00B02AEE" w:rsidRPr="00B02AEE" w:rsidRDefault="00B02AEE" w:rsidP="00F365EE">
      <w:pPr>
        <w:widowControl w:val="0"/>
        <w:autoSpaceDE w:val="0"/>
        <w:autoSpaceDN w:val="0"/>
        <w:adjustRightInd w:val="0"/>
        <w:spacing w:before="0" w:after="0" w:line="240" w:lineRule="auto"/>
        <w:ind w:right="630" w:hanging="90"/>
        <w:jc w:val="both"/>
        <w:rPr>
          <w:rFonts w:ascii="Times New Roman" w:eastAsia="Calibri" w:hAnsi="Times New Roman" w:cs="Arial"/>
          <w:color w:val="2F5496"/>
          <w:lang w:val="en-CA" w:eastAsia="en-US"/>
        </w:rPr>
      </w:pPr>
      <w:r>
        <w:rPr>
          <w:rFonts w:ascii="Times New Roman" w:eastAsia="Calibri" w:hAnsi="Times New Roman" w:cs="Arial"/>
          <w:b/>
          <w:bCs/>
          <w:color w:val="2F5496"/>
          <w:spacing w:val="1"/>
          <w:lang w:val="en-CA" w:eastAsia="en-US"/>
        </w:rPr>
        <w:t>KE</w:t>
      </w:r>
      <w:r>
        <w:rPr>
          <w:rFonts w:ascii="Times New Roman" w:eastAsia="Calibri" w:hAnsi="Times New Roman" w:cs="Arial"/>
          <w:b/>
          <w:bCs/>
          <w:color w:val="2F5496"/>
          <w:lang w:val="en-CA" w:eastAsia="en-US"/>
        </w:rPr>
        <w:t>Y</w:t>
      </w:r>
      <w:r>
        <w:rPr>
          <w:rFonts w:ascii="Times New Roman" w:eastAsia="Calibri" w:hAnsi="Times New Roman" w:cs="Arial"/>
          <w:b/>
          <w:bCs/>
          <w:color w:val="2F5496"/>
          <w:spacing w:val="2"/>
          <w:lang w:val="en-CA" w:eastAsia="en-US"/>
        </w:rPr>
        <w:t xml:space="preserve"> </w:t>
      </w:r>
      <w:r>
        <w:rPr>
          <w:rFonts w:ascii="Times New Roman" w:eastAsia="Calibri" w:hAnsi="Times New Roman" w:cs="Arial"/>
          <w:b/>
          <w:bCs/>
          <w:color w:val="2F5496"/>
          <w:spacing w:val="-6"/>
          <w:lang w:val="en-CA" w:eastAsia="en-US"/>
        </w:rPr>
        <w:t>D</w:t>
      </w:r>
      <w:r>
        <w:rPr>
          <w:rFonts w:ascii="Times New Roman" w:eastAsia="Calibri" w:hAnsi="Times New Roman" w:cs="Arial"/>
          <w:b/>
          <w:bCs/>
          <w:color w:val="2F5496"/>
          <w:spacing w:val="1"/>
          <w:lang w:val="en-CA" w:eastAsia="en-US"/>
        </w:rPr>
        <w:t>ET</w:t>
      </w:r>
      <w:r>
        <w:rPr>
          <w:rFonts w:ascii="Times New Roman" w:eastAsia="Calibri" w:hAnsi="Times New Roman" w:cs="Arial"/>
          <w:b/>
          <w:bCs/>
          <w:color w:val="2F5496"/>
          <w:spacing w:val="-1"/>
          <w:lang w:val="en-CA" w:eastAsia="en-US"/>
        </w:rPr>
        <w:t>A</w:t>
      </w:r>
      <w:r>
        <w:rPr>
          <w:rFonts w:ascii="Times New Roman" w:eastAsia="Calibri" w:hAnsi="Times New Roman" w:cs="Arial"/>
          <w:b/>
          <w:bCs/>
          <w:color w:val="2F5496"/>
          <w:spacing w:val="-4"/>
          <w:lang w:val="en-CA" w:eastAsia="en-US"/>
        </w:rPr>
        <w:t>I</w:t>
      </w:r>
      <w:r>
        <w:rPr>
          <w:rFonts w:ascii="Times New Roman" w:eastAsia="Calibri" w:hAnsi="Times New Roman" w:cs="Arial"/>
          <w:b/>
          <w:bCs/>
          <w:color w:val="2F5496"/>
          <w:spacing w:val="1"/>
          <w:lang w:val="en-CA" w:eastAsia="en-US"/>
        </w:rPr>
        <w:t>L</w:t>
      </w:r>
      <w:r>
        <w:rPr>
          <w:rFonts w:ascii="Times New Roman" w:eastAsia="Calibri" w:hAnsi="Times New Roman" w:cs="Arial"/>
          <w:b/>
          <w:bCs/>
          <w:color w:val="2F5496"/>
          <w:lang w:val="en-CA" w:eastAsia="en-US"/>
        </w:rPr>
        <w:t>S:</w:t>
      </w:r>
    </w:p>
    <w:p w14:paraId="437703F4" w14:textId="77777777" w:rsidR="00B02AEE" w:rsidRPr="00B02AEE" w:rsidRDefault="00B02AEE" w:rsidP="00F365EE">
      <w:pPr>
        <w:widowControl w:val="0"/>
        <w:autoSpaceDE w:val="0"/>
        <w:autoSpaceDN w:val="0"/>
        <w:adjustRightInd w:val="0"/>
        <w:spacing w:before="1" w:after="0" w:line="240" w:lineRule="auto"/>
        <w:ind w:left="-90" w:right="630"/>
        <w:jc w:val="both"/>
        <w:rPr>
          <w:rFonts w:ascii="Times New Roman" w:eastAsia="Calibri" w:hAnsi="Times New Roman" w:cs="Arial"/>
          <w:lang w:val="en-CA" w:eastAsia="en-US"/>
        </w:rPr>
      </w:pPr>
      <w:r>
        <w:rPr>
          <w:rFonts w:ascii="Times New Roman" w:eastAsia="Calibri" w:hAnsi="Times New Roman" w:cs="Arial"/>
          <w:spacing w:val="-1"/>
          <w:lang w:val="en-CA" w:eastAsia="en-US"/>
        </w:rPr>
        <w:t>D</w:t>
      </w:r>
      <w:r>
        <w:rPr>
          <w:rFonts w:ascii="Times New Roman" w:eastAsia="Calibri" w:hAnsi="Times New Roman" w:cs="Arial"/>
          <w:lang w:val="en-CA" w:eastAsia="en-US"/>
        </w:rPr>
        <w:t>o</w:t>
      </w:r>
      <w:r>
        <w:rPr>
          <w:rFonts w:ascii="Times New Roman" w:eastAsia="Calibri" w:hAnsi="Times New Roman" w:cs="Arial"/>
          <w:spacing w:val="-2"/>
          <w:lang w:val="en-CA" w:eastAsia="en-US"/>
        </w:rPr>
        <w:t>c</w:t>
      </w:r>
      <w:r>
        <w:rPr>
          <w:rFonts w:ascii="Times New Roman" w:eastAsia="Calibri" w:hAnsi="Times New Roman" w:cs="Arial"/>
          <w:lang w:val="en-CA" w:eastAsia="en-US"/>
        </w:rPr>
        <w:t>u</w:t>
      </w:r>
      <w:r>
        <w:rPr>
          <w:rFonts w:ascii="Times New Roman" w:eastAsia="Calibri" w:hAnsi="Times New Roman" w:cs="Arial"/>
          <w:spacing w:val="1"/>
          <w:lang w:val="en-CA" w:eastAsia="en-US"/>
        </w:rPr>
        <w:t>m</w:t>
      </w:r>
      <w:r>
        <w:rPr>
          <w:rFonts w:ascii="Times New Roman" w:eastAsia="Calibri" w:hAnsi="Times New Roman" w:cs="Arial"/>
          <w:spacing w:val="-2"/>
          <w:lang w:val="en-CA" w:eastAsia="en-US"/>
        </w:rPr>
        <w:t>e</w:t>
      </w:r>
      <w:r>
        <w:rPr>
          <w:rFonts w:ascii="Times New Roman" w:eastAsia="Calibri" w:hAnsi="Times New Roman" w:cs="Arial"/>
          <w:lang w:val="en-CA" w:eastAsia="en-US"/>
        </w:rPr>
        <w:t>n</w:t>
      </w:r>
      <w:r>
        <w:rPr>
          <w:rFonts w:ascii="Times New Roman" w:eastAsia="Calibri" w:hAnsi="Times New Roman" w:cs="Arial"/>
          <w:spacing w:val="1"/>
          <w:lang w:val="en-CA" w:eastAsia="en-US"/>
        </w:rPr>
        <w:t>t</w:t>
      </w:r>
      <w:r>
        <w:rPr>
          <w:rFonts w:ascii="Times New Roman" w:eastAsia="Calibri" w:hAnsi="Times New Roman" w:cs="Arial"/>
          <w:lang w:val="en-CA" w:eastAsia="en-US"/>
        </w:rPr>
        <w:t>:</w:t>
      </w:r>
      <w:r>
        <w:rPr>
          <w:rFonts w:ascii="Times New Roman" w:eastAsia="Calibri" w:hAnsi="Times New Roman" w:cs="Arial"/>
          <w:spacing w:val="4"/>
          <w:lang w:val="en-CA" w:eastAsia="en-US"/>
        </w:rPr>
        <w:t xml:space="preserve"> </w:t>
      </w:r>
      <w:r>
        <w:rPr>
          <w:rFonts w:ascii="Times New Roman" w:eastAsia="Calibri" w:hAnsi="Times New Roman" w:cs="Arial"/>
          <w:b/>
          <w:bCs/>
          <w:spacing w:val="2"/>
          <w:lang w:val="en-CA" w:eastAsia="en-US"/>
        </w:rPr>
        <w:t>Project</w:t>
      </w:r>
      <w:r>
        <w:rPr>
          <w:rFonts w:ascii="Times New Roman" w:eastAsia="Calibri" w:hAnsi="Times New Roman" w:cs="Arial"/>
          <w:b/>
          <w:bCs/>
          <w:spacing w:val="-1"/>
          <w:lang w:val="en-CA" w:eastAsia="en-US"/>
        </w:rPr>
        <w:t xml:space="preserve"> </w:t>
      </w:r>
      <w:r>
        <w:rPr>
          <w:rFonts w:ascii="Times New Roman" w:eastAsia="Calibri" w:hAnsi="Times New Roman" w:cs="Arial"/>
          <w:b/>
          <w:bCs/>
          <w:spacing w:val="2"/>
          <w:lang w:val="en-CA" w:eastAsia="en-US"/>
        </w:rPr>
        <w:t>P</w:t>
      </w:r>
      <w:r>
        <w:rPr>
          <w:rFonts w:ascii="Times New Roman" w:eastAsia="Calibri" w:hAnsi="Times New Roman" w:cs="Arial"/>
          <w:b/>
          <w:bCs/>
          <w:spacing w:val="-2"/>
          <w:lang w:val="en-CA" w:eastAsia="en-US"/>
        </w:rPr>
        <w:t>r</w:t>
      </w:r>
      <w:r>
        <w:rPr>
          <w:rFonts w:ascii="Times New Roman" w:eastAsia="Calibri" w:hAnsi="Times New Roman" w:cs="Arial"/>
          <w:b/>
          <w:bCs/>
          <w:lang w:val="en-CA" w:eastAsia="en-US"/>
        </w:rPr>
        <w:t>o</w:t>
      </w:r>
      <w:r>
        <w:rPr>
          <w:rFonts w:ascii="Times New Roman" w:eastAsia="Calibri" w:hAnsi="Times New Roman" w:cs="Arial"/>
          <w:b/>
          <w:bCs/>
          <w:spacing w:val="2"/>
          <w:lang w:val="en-CA" w:eastAsia="en-US"/>
        </w:rPr>
        <w:t>p</w:t>
      </w:r>
      <w:r>
        <w:rPr>
          <w:rFonts w:ascii="Times New Roman" w:eastAsia="Calibri" w:hAnsi="Times New Roman" w:cs="Arial"/>
          <w:b/>
          <w:bCs/>
          <w:spacing w:val="-5"/>
          <w:lang w:val="en-CA" w:eastAsia="en-US"/>
        </w:rPr>
        <w:t>o</w:t>
      </w:r>
      <w:r>
        <w:rPr>
          <w:rFonts w:ascii="Times New Roman" w:eastAsia="Calibri" w:hAnsi="Times New Roman" w:cs="Arial"/>
          <w:b/>
          <w:bCs/>
          <w:lang w:val="en-CA" w:eastAsia="en-US"/>
        </w:rPr>
        <w:t>sal</w:t>
      </w:r>
    </w:p>
    <w:p w14:paraId="47DF823B" w14:textId="77777777" w:rsidR="00B02AEE" w:rsidRDefault="00B02AEE" w:rsidP="00F365EE">
      <w:pPr>
        <w:widowControl w:val="0"/>
        <w:autoSpaceDE w:val="0"/>
        <w:autoSpaceDN w:val="0"/>
        <w:adjustRightInd w:val="0"/>
        <w:spacing w:before="0" w:after="0" w:line="240" w:lineRule="auto"/>
        <w:ind w:left="-90" w:right="630"/>
        <w:jc w:val="both"/>
        <w:rPr>
          <w:rFonts w:ascii="Times New Roman" w:eastAsia="Calibri" w:hAnsi="Times New Roman" w:cs="Arial"/>
          <w:b/>
          <w:spacing w:val="-1"/>
          <w:lang w:val="en-CA" w:eastAsia="en-US"/>
        </w:rPr>
      </w:pPr>
      <w:r>
        <w:rPr>
          <w:rFonts w:ascii="Times New Roman" w:eastAsia="Calibri" w:hAnsi="Times New Roman" w:cs="Arial"/>
          <w:spacing w:val="2"/>
          <w:lang w:val="en-CA" w:eastAsia="en-US"/>
        </w:rPr>
        <w:t>S</w:t>
      </w:r>
      <w:r>
        <w:rPr>
          <w:rFonts w:ascii="Times New Roman" w:eastAsia="Calibri" w:hAnsi="Times New Roman" w:cs="Arial"/>
          <w:lang w:val="en-CA" w:eastAsia="en-US"/>
        </w:rPr>
        <w:t>ub</w:t>
      </w:r>
      <w:r>
        <w:rPr>
          <w:rFonts w:ascii="Times New Roman" w:eastAsia="Calibri" w:hAnsi="Times New Roman" w:cs="Arial"/>
          <w:spacing w:val="1"/>
          <w:lang w:val="en-CA" w:eastAsia="en-US"/>
        </w:rPr>
        <w:t>m</w:t>
      </w:r>
      <w:r>
        <w:rPr>
          <w:rFonts w:ascii="Times New Roman" w:eastAsia="Calibri" w:hAnsi="Times New Roman" w:cs="Arial"/>
          <w:spacing w:val="-4"/>
          <w:lang w:val="en-CA" w:eastAsia="en-US"/>
        </w:rPr>
        <w:t>i</w:t>
      </w:r>
      <w:r>
        <w:rPr>
          <w:rFonts w:ascii="Times New Roman" w:eastAsia="Calibri" w:hAnsi="Times New Roman" w:cs="Arial"/>
          <w:spacing w:val="1"/>
          <w:lang w:val="en-CA" w:eastAsia="en-US"/>
        </w:rPr>
        <w:t>tt</w:t>
      </w:r>
      <w:r>
        <w:rPr>
          <w:rFonts w:ascii="Times New Roman" w:eastAsia="Calibri" w:hAnsi="Times New Roman" w:cs="Arial"/>
          <w:spacing w:val="-2"/>
          <w:lang w:val="en-CA" w:eastAsia="en-US"/>
        </w:rPr>
        <w:t>e</w:t>
      </w:r>
      <w:r>
        <w:rPr>
          <w:rFonts w:ascii="Times New Roman" w:eastAsia="Calibri" w:hAnsi="Times New Roman" w:cs="Arial"/>
          <w:lang w:val="en-CA" w:eastAsia="en-US"/>
        </w:rPr>
        <w:t>d</w:t>
      </w:r>
      <w:r>
        <w:rPr>
          <w:rFonts w:ascii="Times New Roman" w:eastAsia="Calibri" w:hAnsi="Times New Roman" w:cs="Arial"/>
          <w:spacing w:val="3"/>
          <w:lang w:val="en-CA" w:eastAsia="en-US"/>
        </w:rPr>
        <w:t xml:space="preserve"> </w:t>
      </w:r>
      <w:r>
        <w:rPr>
          <w:rFonts w:ascii="Times New Roman" w:eastAsia="Calibri" w:hAnsi="Times New Roman" w:cs="Arial"/>
          <w:lang w:val="en-CA" w:eastAsia="en-US"/>
        </w:rPr>
        <w:t>b</w:t>
      </w:r>
      <w:r>
        <w:rPr>
          <w:rFonts w:ascii="Times New Roman" w:eastAsia="Calibri" w:hAnsi="Times New Roman" w:cs="Arial"/>
          <w:spacing w:val="-5"/>
          <w:lang w:val="en-CA" w:eastAsia="en-US"/>
        </w:rPr>
        <w:t>y</w:t>
      </w:r>
      <w:r>
        <w:rPr>
          <w:rFonts w:ascii="Times New Roman" w:eastAsia="Calibri" w:hAnsi="Times New Roman" w:cs="Arial"/>
          <w:lang w:val="en-CA" w:eastAsia="en-US"/>
        </w:rPr>
        <w:t>:</w:t>
      </w:r>
      <w:r>
        <w:rPr>
          <w:rFonts w:ascii="Times New Roman" w:eastAsia="Calibri" w:hAnsi="Times New Roman" w:cs="Arial"/>
          <w:spacing w:val="-1"/>
          <w:lang w:val="en-CA" w:eastAsia="en-US"/>
        </w:rPr>
        <w:t xml:space="preserve"> </w:t>
      </w:r>
      <w:r>
        <w:rPr>
          <w:rFonts w:ascii="Times New Roman" w:eastAsia="Calibri" w:hAnsi="Times New Roman" w:cs="Arial"/>
          <w:b/>
          <w:bCs/>
          <w:spacing w:val="-1"/>
          <w:lang w:val="en-CA" w:eastAsia="en-US"/>
        </w:rPr>
        <w:t>Sr.</w:t>
      </w:r>
      <w:r>
        <w:rPr>
          <w:rFonts w:ascii="Times New Roman" w:eastAsia="Calibri" w:hAnsi="Times New Roman" w:cs="Arial"/>
          <w:b/>
          <w:spacing w:val="-1"/>
          <w:lang w:val="en-CA" w:eastAsia="en-US"/>
        </w:rPr>
        <w:t xml:space="preserve"> Research Fellow &amp; Head-Center of Adaptive Social Protection </w:t>
      </w:r>
    </w:p>
    <w:p w14:paraId="6493DC0F" w14:textId="77777777" w:rsidR="00B02AEE" w:rsidRDefault="00B02AEE" w:rsidP="1F5271DF">
      <w:pPr>
        <w:widowControl w:val="0"/>
        <w:autoSpaceDE w:val="0"/>
        <w:autoSpaceDN w:val="0"/>
        <w:adjustRightInd w:val="0"/>
        <w:spacing w:before="0" w:after="0" w:line="240" w:lineRule="auto"/>
        <w:ind w:left="-90" w:right="630"/>
        <w:jc w:val="both"/>
        <w:rPr>
          <w:rFonts w:ascii="Times New Roman" w:eastAsia="Calibri" w:hAnsi="Times New Roman" w:cs="Arial"/>
          <w:b/>
          <w:bCs/>
          <w:spacing w:val="-1"/>
          <w:lang w:val="en-CA" w:eastAsia="en-US"/>
        </w:rPr>
      </w:pPr>
      <w:r>
        <w:rPr>
          <w:rFonts w:ascii="Times New Roman" w:eastAsia="Calibri" w:hAnsi="Times New Roman" w:cs="Arial"/>
          <w:b/>
          <w:bCs/>
          <w:spacing w:val="-1"/>
          <w:lang w:val="en-CA" w:eastAsia="en-US"/>
        </w:rPr>
        <w:t>&amp; Economic Empowerment</w:t>
      </w:r>
    </w:p>
    <w:p w14:paraId="176E285C" w14:textId="77777777" w:rsidR="00BF14D1" w:rsidRPr="00B02AEE" w:rsidRDefault="00BF14D1" w:rsidP="00F365EE">
      <w:pPr>
        <w:widowControl w:val="0"/>
        <w:autoSpaceDE w:val="0"/>
        <w:autoSpaceDN w:val="0"/>
        <w:adjustRightInd w:val="0"/>
        <w:spacing w:before="0" w:after="0" w:line="240" w:lineRule="auto"/>
        <w:ind w:left="-90" w:right="630"/>
        <w:jc w:val="both"/>
        <w:rPr>
          <w:rFonts w:ascii="Times New Roman" w:eastAsia="Calibri" w:hAnsi="Times New Roman" w:cs="Arial"/>
          <w:b/>
          <w:spacing w:val="-1"/>
          <w:lang w:val="en-CA" w:eastAsia="en-US"/>
        </w:rPr>
      </w:pPr>
      <w:r>
        <w:rPr>
          <w:rFonts w:ascii="Times New Roman" w:eastAsia="Calibri" w:hAnsi="Times New Roman" w:cs="Arial"/>
          <w:b/>
          <w:spacing w:val="-1"/>
          <w:lang w:val="en-CA" w:eastAsia="en-US"/>
        </w:rPr>
        <w:t>Head-Center of Evidence Action Research</w:t>
      </w:r>
    </w:p>
    <w:p w14:paraId="780EFD07" w14:textId="77777777" w:rsidR="00B02AEE" w:rsidRPr="00B02AEE" w:rsidRDefault="00B02AEE" w:rsidP="00F365EE">
      <w:pPr>
        <w:widowControl w:val="0"/>
        <w:autoSpaceDE w:val="0"/>
        <w:autoSpaceDN w:val="0"/>
        <w:adjustRightInd w:val="0"/>
        <w:spacing w:before="0" w:after="0" w:line="240" w:lineRule="auto"/>
        <w:ind w:left="-90" w:right="630"/>
        <w:jc w:val="both"/>
        <w:rPr>
          <w:rFonts w:ascii="Times New Roman" w:eastAsia="Calibri" w:hAnsi="Times New Roman" w:cs="Arial"/>
          <w:b/>
          <w:spacing w:val="-1"/>
          <w:lang w:val="en-CA" w:eastAsia="en-US"/>
        </w:rPr>
      </w:pPr>
      <w:r>
        <w:rPr>
          <w:rFonts w:ascii="Times New Roman" w:eastAsia="Calibri" w:hAnsi="Times New Roman" w:cs="Arial"/>
          <w:b/>
          <w:spacing w:val="-1"/>
          <w:lang w:val="en-CA" w:eastAsia="en-US"/>
        </w:rPr>
        <w:t>Sustainable Development Policy Institute, SDPI</w:t>
      </w:r>
    </w:p>
    <w:p w14:paraId="720DEACE" w14:textId="77777777" w:rsidR="00B02AEE" w:rsidRPr="00B02AEE" w:rsidRDefault="00B02AEE" w:rsidP="00F365EE">
      <w:pPr>
        <w:widowControl w:val="0"/>
        <w:autoSpaceDE w:val="0"/>
        <w:autoSpaceDN w:val="0"/>
        <w:adjustRightInd w:val="0"/>
        <w:spacing w:before="0" w:after="0" w:line="240" w:lineRule="auto"/>
        <w:ind w:left="-90" w:right="630"/>
        <w:jc w:val="both"/>
        <w:rPr>
          <w:rFonts w:ascii="Times New Roman" w:eastAsia="Calibri" w:hAnsi="Times New Roman" w:cs="Arial"/>
          <w:b/>
          <w:sz w:val="22"/>
          <w:szCs w:val="22"/>
          <w:lang w:val="en-CA" w:eastAsia="en-US"/>
        </w:rPr>
      </w:pPr>
      <w:r>
        <w:rPr>
          <w:rFonts w:ascii="Times New Roman" w:eastAsia="Calibri" w:hAnsi="Times New Roman" w:cs="Arial"/>
          <w:b/>
          <w:noProof/>
          <w:sz w:val="22"/>
          <w:szCs w:val="22"/>
          <w:lang w:val="en-US" w:eastAsia="en-US"/>
        </w:rPr>
        <w:drawing>
          <wp:inline distT="0" distB="0" distL="0" distR="0" wp14:anchorId="06CF3D76" wp14:editId="5888284D">
            <wp:extent cx="1924050" cy="717533"/>
            <wp:effectExtent l="0" t="0" r="0" b="6985"/>
            <wp:docPr id="582256816" name="Picture 1" descr="A logo of a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56816" name="Picture 1" descr="A logo of a company  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66534" cy="733377"/>
                    </a:xfrm>
                    <a:prstGeom prst="rect">
                      <a:avLst/>
                    </a:prstGeom>
                  </pic:spPr>
                </pic:pic>
              </a:graphicData>
            </a:graphic>
          </wp:inline>
        </w:drawing>
      </w:r>
    </w:p>
    <w:p w14:paraId="1AF5C505" w14:textId="77777777" w:rsidR="00B02AEE" w:rsidRPr="00B02AEE" w:rsidRDefault="00B02AEE" w:rsidP="00F365EE">
      <w:pPr>
        <w:widowControl w:val="0"/>
        <w:autoSpaceDE w:val="0"/>
        <w:autoSpaceDN w:val="0"/>
        <w:adjustRightInd w:val="0"/>
        <w:spacing w:before="1" w:after="0" w:line="240" w:lineRule="auto"/>
        <w:ind w:left="-90" w:right="630"/>
        <w:jc w:val="both"/>
        <w:rPr>
          <w:rFonts w:ascii="Times New Roman" w:eastAsia="Calibri" w:hAnsi="Times New Roman" w:cs="Times New Roman"/>
          <w:lang w:val="en-CA" w:eastAsia="en-US"/>
        </w:rPr>
      </w:pPr>
      <w:r>
        <w:rPr>
          <w:rFonts w:ascii="Times New Roman" w:eastAsia="Calibri" w:hAnsi="Times New Roman" w:cs="Times New Roman"/>
          <w:spacing w:val="2"/>
          <w:lang w:val="en-CA" w:eastAsia="en-US"/>
        </w:rPr>
        <w:t>C</w:t>
      </w:r>
      <w:r>
        <w:rPr>
          <w:rFonts w:ascii="Times New Roman" w:eastAsia="Calibri" w:hAnsi="Times New Roman" w:cs="Times New Roman"/>
          <w:lang w:val="en-CA" w:eastAsia="en-US"/>
        </w:rPr>
        <w:t>on</w:t>
      </w:r>
      <w:r>
        <w:rPr>
          <w:rFonts w:ascii="Times New Roman" w:eastAsia="Calibri" w:hAnsi="Times New Roman" w:cs="Times New Roman"/>
          <w:spacing w:val="1"/>
          <w:lang w:val="en-CA" w:eastAsia="en-US"/>
        </w:rPr>
        <w:t>t</w:t>
      </w:r>
      <w:r>
        <w:rPr>
          <w:rFonts w:ascii="Times New Roman" w:eastAsia="Calibri" w:hAnsi="Times New Roman" w:cs="Times New Roman"/>
          <w:spacing w:val="-2"/>
          <w:lang w:val="en-CA" w:eastAsia="en-US"/>
        </w:rPr>
        <w:t>ac</w:t>
      </w:r>
      <w:r>
        <w:rPr>
          <w:rFonts w:ascii="Times New Roman" w:eastAsia="Calibri" w:hAnsi="Times New Roman" w:cs="Times New Roman"/>
          <w:lang w:val="en-CA" w:eastAsia="en-US"/>
        </w:rPr>
        <w:t>t</w:t>
      </w:r>
      <w:r>
        <w:rPr>
          <w:rFonts w:ascii="Times New Roman" w:eastAsia="Calibri" w:hAnsi="Times New Roman" w:cs="Times New Roman"/>
          <w:spacing w:val="4"/>
          <w:lang w:val="en-CA" w:eastAsia="en-US"/>
        </w:rPr>
        <w:t xml:space="preserve"> </w:t>
      </w:r>
      <w:r>
        <w:rPr>
          <w:rFonts w:ascii="Times New Roman" w:eastAsia="Calibri" w:hAnsi="Times New Roman" w:cs="Times New Roman"/>
          <w:spacing w:val="-1"/>
          <w:lang w:val="en-CA" w:eastAsia="en-US"/>
        </w:rPr>
        <w:t>D</w:t>
      </w:r>
      <w:r>
        <w:rPr>
          <w:rFonts w:ascii="Times New Roman" w:eastAsia="Calibri" w:hAnsi="Times New Roman" w:cs="Times New Roman"/>
          <w:spacing w:val="-2"/>
          <w:lang w:val="en-CA" w:eastAsia="en-US"/>
        </w:rPr>
        <w:t>e</w:t>
      </w:r>
      <w:r>
        <w:rPr>
          <w:rFonts w:ascii="Times New Roman" w:eastAsia="Calibri" w:hAnsi="Times New Roman" w:cs="Times New Roman"/>
          <w:spacing w:val="1"/>
          <w:lang w:val="en-CA" w:eastAsia="en-US"/>
        </w:rPr>
        <w:t>t</w:t>
      </w:r>
      <w:r>
        <w:rPr>
          <w:rFonts w:ascii="Times New Roman" w:eastAsia="Calibri" w:hAnsi="Times New Roman" w:cs="Times New Roman"/>
          <w:spacing w:val="-2"/>
          <w:lang w:val="en-CA" w:eastAsia="en-US"/>
        </w:rPr>
        <w:t>a</w:t>
      </w:r>
      <w:r>
        <w:rPr>
          <w:rFonts w:ascii="Times New Roman" w:eastAsia="Calibri" w:hAnsi="Times New Roman" w:cs="Times New Roman"/>
          <w:spacing w:val="1"/>
          <w:lang w:val="en-CA" w:eastAsia="en-US"/>
        </w:rPr>
        <w:t>il</w:t>
      </w:r>
      <w:r>
        <w:rPr>
          <w:rFonts w:ascii="Times New Roman" w:eastAsia="Calibri" w:hAnsi="Times New Roman" w:cs="Times New Roman"/>
          <w:lang w:val="en-CA" w:eastAsia="en-US"/>
        </w:rPr>
        <w:t>s</w:t>
      </w:r>
      <w:r>
        <w:rPr>
          <w:rFonts w:ascii="Times New Roman" w:eastAsia="Calibri" w:hAnsi="Times New Roman" w:cs="Times New Roman"/>
          <w:b/>
          <w:bCs/>
          <w:lang w:val="en-CA" w:eastAsia="en-US"/>
        </w:rPr>
        <w:t>:</w:t>
      </w:r>
      <w:r>
        <w:rPr>
          <w:rFonts w:ascii="Times New Roman" w:eastAsia="Calibri" w:hAnsi="Times New Roman" w:cs="Times New Roman"/>
          <w:b/>
          <w:bCs/>
          <w:spacing w:val="1"/>
          <w:lang w:val="en-CA" w:eastAsia="en-US"/>
        </w:rPr>
        <w:t xml:space="preserve"> </w:t>
      </w:r>
      <w:r>
        <w:rPr>
          <w:rFonts w:ascii="Times New Roman" w:eastAsia="Calibri" w:hAnsi="Times New Roman" w:cs="Times New Roman"/>
          <w:spacing w:val="-2"/>
          <w:lang w:val="en-CA" w:eastAsia="en-US"/>
        </w:rPr>
        <w:t>(</w:t>
      </w:r>
      <w:r>
        <w:rPr>
          <w:rFonts w:ascii="Times New Roman" w:eastAsia="Calibri" w:hAnsi="Times New Roman" w:cs="Times New Roman"/>
          <w:lang w:val="en-CA" w:eastAsia="en-US"/>
        </w:rPr>
        <w:t>00</w:t>
      </w:r>
      <w:r>
        <w:rPr>
          <w:rFonts w:ascii="Times New Roman" w:eastAsia="Calibri" w:hAnsi="Times New Roman" w:cs="Times New Roman"/>
          <w:spacing w:val="-5"/>
          <w:lang w:val="en-CA" w:eastAsia="en-US"/>
        </w:rPr>
        <w:t>9</w:t>
      </w:r>
      <w:r>
        <w:rPr>
          <w:rFonts w:ascii="Times New Roman" w:eastAsia="Calibri" w:hAnsi="Times New Roman" w:cs="Times New Roman"/>
          <w:lang w:val="en-CA" w:eastAsia="en-US"/>
        </w:rPr>
        <w:t>251)</w:t>
      </w:r>
      <w:r>
        <w:rPr>
          <w:rFonts w:ascii="Times New Roman" w:eastAsia="Calibri" w:hAnsi="Times New Roman" w:cs="Times New Roman"/>
          <w:spacing w:val="1"/>
          <w:lang w:val="en-CA" w:eastAsia="en-US"/>
        </w:rPr>
        <w:t xml:space="preserve"> </w:t>
      </w:r>
      <w:r>
        <w:rPr>
          <w:rFonts w:ascii="Times New Roman" w:eastAsia="Calibri" w:hAnsi="Times New Roman" w:cs="Times New Roman"/>
          <w:lang w:val="en-CA" w:eastAsia="en-US"/>
        </w:rPr>
        <w:t>2278</w:t>
      </w:r>
      <w:r>
        <w:rPr>
          <w:rFonts w:ascii="Times New Roman" w:eastAsia="Calibri" w:hAnsi="Times New Roman" w:cs="Times New Roman"/>
          <w:spacing w:val="-5"/>
          <w:lang w:val="en-CA" w:eastAsia="en-US"/>
        </w:rPr>
        <w:t>1</w:t>
      </w:r>
      <w:r>
        <w:rPr>
          <w:rFonts w:ascii="Times New Roman" w:eastAsia="Calibri" w:hAnsi="Times New Roman" w:cs="Times New Roman"/>
          <w:lang w:val="en-CA" w:eastAsia="en-US"/>
        </w:rPr>
        <w:t>34, 0300-9104104</w:t>
      </w:r>
    </w:p>
    <w:p w14:paraId="6193FEBF" w14:textId="77777777" w:rsidR="00B02AEE" w:rsidRPr="00B02AEE" w:rsidRDefault="00B02AEE" w:rsidP="00F365EE">
      <w:pPr>
        <w:widowControl w:val="0"/>
        <w:autoSpaceDE w:val="0"/>
        <w:autoSpaceDN w:val="0"/>
        <w:adjustRightInd w:val="0"/>
        <w:spacing w:before="1" w:after="0" w:line="240" w:lineRule="auto"/>
        <w:ind w:left="-90" w:right="630"/>
        <w:jc w:val="both"/>
        <w:rPr>
          <w:rFonts w:ascii="Times New Roman" w:eastAsia="Calibri" w:hAnsi="Times New Roman" w:cs="Times New Roman"/>
          <w:lang w:val="en-CA" w:eastAsia="en-US"/>
        </w:rPr>
      </w:pPr>
      <w:r>
        <w:rPr>
          <w:rFonts w:ascii="Times New Roman" w:eastAsia="Calibri" w:hAnsi="Times New Roman" w:cs="Times New Roman"/>
          <w:spacing w:val="-3"/>
          <w:lang w:val="en-CA" w:eastAsia="en-US"/>
        </w:rPr>
        <w:t>E</w:t>
      </w:r>
      <w:r>
        <w:rPr>
          <w:rFonts w:ascii="Times New Roman" w:eastAsia="Calibri" w:hAnsi="Times New Roman" w:cs="Times New Roman"/>
          <w:spacing w:val="3"/>
          <w:lang w:val="en-CA" w:eastAsia="en-US"/>
        </w:rPr>
        <w:t>m</w:t>
      </w:r>
      <w:r>
        <w:rPr>
          <w:rFonts w:ascii="Times New Roman" w:eastAsia="Calibri" w:hAnsi="Times New Roman" w:cs="Times New Roman"/>
          <w:lang w:val="en-CA" w:eastAsia="en-US"/>
        </w:rPr>
        <w:t>a</w:t>
      </w:r>
      <w:r>
        <w:rPr>
          <w:rFonts w:ascii="Times New Roman" w:eastAsia="Calibri" w:hAnsi="Times New Roman" w:cs="Times New Roman"/>
          <w:spacing w:val="-4"/>
          <w:lang w:val="en-CA" w:eastAsia="en-US"/>
        </w:rPr>
        <w:t>i</w:t>
      </w:r>
      <w:r>
        <w:rPr>
          <w:rFonts w:ascii="Times New Roman" w:eastAsia="Calibri" w:hAnsi="Times New Roman" w:cs="Times New Roman"/>
          <w:spacing w:val="1"/>
          <w:lang w:val="en-CA" w:eastAsia="en-US"/>
        </w:rPr>
        <w:t>l</w:t>
      </w:r>
      <w:r>
        <w:rPr>
          <w:rFonts w:ascii="Times New Roman" w:eastAsia="Calibri" w:hAnsi="Times New Roman" w:cs="Times New Roman"/>
          <w:lang w:val="en-CA" w:eastAsia="en-US"/>
        </w:rPr>
        <w:t>:</w:t>
      </w:r>
      <w:r>
        <w:rPr>
          <w:rFonts w:ascii="Times New Roman" w:eastAsia="Calibri" w:hAnsi="Times New Roman" w:cs="Times New Roman"/>
          <w:b/>
          <w:bCs/>
          <w:lang w:val="en-CA" w:eastAsia="en-US"/>
        </w:rPr>
        <w:t xml:space="preserve"> </w:t>
      </w:r>
      <w:r>
        <w:rPr>
          <w:rFonts w:ascii="Times New Roman" w:eastAsia="Calibri" w:hAnsi="Times New Roman" w:cs="Times New Roman"/>
          <w:b/>
          <w:bCs/>
          <w:color w:val="0462C1"/>
          <w:spacing w:val="-54"/>
          <w:lang w:val="en-CA" w:eastAsia="en-US"/>
        </w:rPr>
        <w:t xml:space="preserve"> </w:t>
      </w:r>
      <w:hyperlink r:id="rId12" w:history="1">
        <w:r>
          <w:rPr>
            <w:rFonts w:ascii="Times New Roman" w:eastAsia="Calibri" w:hAnsi="Times New Roman" w:cs="Times New Roman"/>
            <w:b/>
            <w:bCs/>
            <w:color w:val="0563C1"/>
            <w:spacing w:val="-3"/>
            <w:u w:val="single"/>
            <w:lang w:val="en-CA" w:eastAsia="en-US"/>
          </w:rPr>
          <w:t>fareehaarmughan</w:t>
        </w:r>
        <w:r>
          <w:rPr>
            <w:rFonts w:ascii="Times New Roman" w:eastAsia="Calibri" w:hAnsi="Times New Roman" w:cs="Times New Roman"/>
            <w:b/>
            <w:bCs/>
            <w:color w:val="0563C1"/>
            <w:spacing w:val="1"/>
            <w:u w:val="single"/>
            <w:lang w:val="en-CA" w:eastAsia="en-US"/>
          </w:rPr>
          <w:t>@</w:t>
        </w:r>
        <w:r>
          <w:rPr>
            <w:rFonts w:ascii="Times New Roman" w:eastAsia="Calibri" w:hAnsi="Times New Roman" w:cs="Times New Roman"/>
            <w:b/>
            <w:bCs/>
            <w:color w:val="0563C1"/>
            <w:spacing w:val="-4"/>
            <w:u w:val="single"/>
            <w:lang w:val="en-CA" w:eastAsia="en-US"/>
          </w:rPr>
          <w:t>s</w:t>
        </w:r>
        <w:r>
          <w:rPr>
            <w:rFonts w:ascii="Times New Roman" w:eastAsia="Calibri" w:hAnsi="Times New Roman" w:cs="Times New Roman"/>
            <w:b/>
            <w:bCs/>
            <w:color w:val="0563C1"/>
            <w:spacing w:val="2"/>
            <w:u w:val="single"/>
            <w:lang w:val="en-CA" w:eastAsia="en-US"/>
          </w:rPr>
          <w:t>d</w:t>
        </w:r>
        <w:r>
          <w:rPr>
            <w:rFonts w:ascii="Times New Roman" w:eastAsia="Calibri" w:hAnsi="Times New Roman" w:cs="Times New Roman"/>
            <w:b/>
            <w:bCs/>
            <w:color w:val="0563C1"/>
            <w:spacing w:val="-3"/>
            <w:u w:val="single"/>
            <w:lang w:val="en-CA" w:eastAsia="en-US"/>
          </w:rPr>
          <w:t>p</w:t>
        </w:r>
        <w:r>
          <w:rPr>
            <w:rFonts w:ascii="Times New Roman" w:eastAsia="Calibri" w:hAnsi="Times New Roman" w:cs="Times New Roman"/>
            <w:b/>
            <w:bCs/>
            <w:color w:val="0563C1"/>
            <w:spacing w:val="1"/>
            <w:u w:val="single"/>
            <w:lang w:val="en-CA" w:eastAsia="en-US"/>
          </w:rPr>
          <w:t>i</w:t>
        </w:r>
        <w:r>
          <w:rPr>
            <w:rFonts w:ascii="Times New Roman" w:eastAsia="Calibri" w:hAnsi="Times New Roman" w:cs="Times New Roman"/>
            <w:b/>
            <w:bCs/>
            <w:color w:val="0563C1"/>
            <w:spacing w:val="2"/>
            <w:u w:val="single"/>
            <w:lang w:val="en-CA" w:eastAsia="en-US"/>
          </w:rPr>
          <w:t>.</w:t>
        </w:r>
        <w:r>
          <w:rPr>
            <w:rFonts w:ascii="Times New Roman" w:eastAsia="Calibri" w:hAnsi="Times New Roman" w:cs="Times New Roman"/>
            <w:b/>
            <w:bCs/>
            <w:color w:val="0563C1"/>
            <w:u w:val="single"/>
            <w:lang w:val="en-CA" w:eastAsia="en-US"/>
          </w:rPr>
          <w:t>o</w:t>
        </w:r>
        <w:r>
          <w:rPr>
            <w:rFonts w:ascii="Times New Roman" w:eastAsia="Calibri" w:hAnsi="Times New Roman" w:cs="Times New Roman"/>
            <w:b/>
            <w:bCs/>
            <w:color w:val="0563C1"/>
            <w:spacing w:val="-2"/>
            <w:u w:val="single"/>
            <w:lang w:val="en-CA" w:eastAsia="en-US"/>
          </w:rPr>
          <w:t>r</w:t>
        </w:r>
        <w:r>
          <w:rPr>
            <w:rFonts w:ascii="Times New Roman" w:eastAsia="Calibri" w:hAnsi="Times New Roman" w:cs="Times New Roman"/>
            <w:b/>
            <w:bCs/>
            <w:color w:val="0563C1"/>
            <w:u w:val="single"/>
            <w:lang w:val="en-CA" w:eastAsia="en-US"/>
          </w:rPr>
          <w:t>g</w:t>
        </w:r>
      </w:hyperlink>
    </w:p>
    <w:sdt>
      <w:sdtPr>
        <w:rPr>
          <w:caps w:val="0"/>
          <w:color w:val="auto"/>
          <w:spacing w:val="0"/>
          <w:sz w:val="20"/>
          <w:szCs w:val="20"/>
        </w:rPr>
        <w:id w:val="792912036"/>
        <w:docPartObj>
          <w:docPartGallery w:val="Table of Contents"/>
          <w:docPartUnique/>
        </w:docPartObj>
      </w:sdtPr>
      <w:sdtContent>
        <w:p w14:paraId="05A0CC7E" w14:textId="77777777" w:rsidR="00366243" w:rsidRPr="00232C82" w:rsidRDefault="00366243" w:rsidP="00F365EE">
          <w:pPr>
            <w:pStyle w:val="TOCHeading"/>
            <w:jc w:val="both"/>
            <w:rPr>
              <w:rFonts w:ascii="Calibri" w:hAnsi="Calibri" w:cs="Calibri"/>
              <w:b/>
              <w:bCs/>
            </w:rPr>
          </w:pPr>
          <w:r>
            <w:rPr>
              <w:rFonts w:ascii="Calibri" w:hAnsi="Calibri" w:cs="Calibri"/>
              <w:b/>
              <w:bCs/>
            </w:rPr>
            <w:t>Table of Contents</w:t>
          </w:r>
        </w:p>
        <w:p w14:paraId="04D1AEDB" w14:textId="77777777" w:rsidR="0049559D" w:rsidRPr="00C17C7E" w:rsidRDefault="1F5271DF" w:rsidP="1F5271DF">
          <w:pPr>
            <w:pStyle w:val="TOC1"/>
            <w:tabs>
              <w:tab w:val="right" w:leader="dot" w:pos="9015"/>
            </w:tabs>
            <w:rPr>
              <w:rStyle w:val="Hyperlink"/>
              <w:noProof/>
              <w:kern w:val="2"/>
              <w14:ligatures w14:val="standardContextual"/>
            </w:rPr>
          </w:pPr>
          <w:r>
            <w:fldChar w:fldCharType="begin"/>
          </w:r>
          <w:r>
            <w:instrText>TOC \o "1-3" \z \u \h</w:instrText>
          </w:r>
          <w:r>
            <w:fldChar w:fldCharType="separate"/>
          </w:r>
          <w:hyperlink w:anchor="_Toc1786598532">
            <w:r>
              <w:rPr>
                <w:rStyle w:val="Hyperlink"/>
              </w:rPr>
              <w:t>List of Abbreviation</w:t>
            </w:r>
            <w:r>
              <w:tab/>
            </w:r>
            <w:r>
              <w:fldChar w:fldCharType="begin"/>
            </w:r>
            <w:r>
              <w:instrText>PAGEREF _Toc1786598532 \h</w:instrText>
            </w:r>
            <w:r>
              <w:fldChar w:fldCharType="separate"/>
            </w:r>
            <w:r>
              <w:rPr>
                <w:noProof/>
              </w:rPr>
              <w:t>3</w:t>
            </w:r>
            <w:r>
              <w:fldChar w:fldCharType="end"/>
            </w:r>
          </w:hyperlink>
        </w:p>
        <w:p w14:paraId="7B2DBA0F" w14:textId="77777777" w:rsidR="0049559D" w:rsidRPr="00C17C7E" w:rsidRDefault="00EC679A" w:rsidP="1F5271DF">
          <w:pPr>
            <w:pStyle w:val="TOC1"/>
            <w:tabs>
              <w:tab w:val="left" w:pos="390"/>
              <w:tab w:val="right" w:leader="dot" w:pos="9015"/>
            </w:tabs>
            <w:rPr>
              <w:rStyle w:val="Hyperlink"/>
              <w:noProof/>
              <w:kern w:val="2"/>
              <w14:ligatures w14:val="standardContextual"/>
            </w:rPr>
          </w:pPr>
          <w:hyperlink w:anchor="_Toc327686271">
            <w:r w:rsidR="1F5271DF">
              <w:rPr>
                <w:rStyle w:val="Hyperlink"/>
              </w:rPr>
              <w:t>1.</w:t>
            </w:r>
            <w:r w:rsidR="1F5271DF">
              <w:tab/>
            </w:r>
            <w:r w:rsidR="1F5271DF">
              <w:rPr>
                <w:rStyle w:val="Hyperlink"/>
              </w:rPr>
              <w:t>Background</w:t>
            </w:r>
            <w:r w:rsidR="1F5271DF">
              <w:tab/>
            </w:r>
            <w:r w:rsidR="1F5271DF">
              <w:fldChar w:fldCharType="begin"/>
            </w:r>
            <w:r w:rsidR="1F5271DF">
              <w:instrText>PAGEREF _Toc327686271 \h</w:instrText>
            </w:r>
            <w:r w:rsidR="1F5271DF">
              <w:fldChar w:fldCharType="separate"/>
            </w:r>
            <w:r w:rsidR="1F5271DF">
              <w:rPr>
                <w:noProof/>
              </w:rPr>
              <w:t>4</w:t>
            </w:r>
            <w:r w:rsidR="1F5271DF">
              <w:fldChar w:fldCharType="end"/>
            </w:r>
          </w:hyperlink>
        </w:p>
        <w:p w14:paraId="2447BBA0" w14:textId="77777777" w:rsidR="0049559D" w:rsidRPr="00C17C7E" w:rsidRDefault="00EC679A" w:rsidP="1F5271DF">
          <w:pPr>
            <w:pStyle w:val="TOC1"/>
            <w:tabs>
              <w:tab w:val="left" w:pos="390"/>
              <w:tab w:val="right" w:leader="dot" w:pos="9015"/>
            </w:tabs>
            <w:rPr>
              <w:rStyle w:val="Hyperlink"/>
              <w:noProof/>
              <w:kern w:val="2"/>
              <w14:ligatures w14:val="standardContextual"/>
            </w:rPr>
          </w:pPr>
          <w:hyperlink w:anchor="_Toc852002859">
            <w:r w:rsidR="1F5271DF">
              <w:rPr>
                <w:rStyle w:val="Hyperlink"/>
              </w:rPr>
              <w:t>2.</w:t>
            </w:r>
            <w:r w:rsidR="1F5271DF">
              <w:tab/>
            </w:r>
            <w:r w:rsidR="1F5271DF">
              <w:rPr>
                <w:rStyle w:val="Hyperlink"/>
              </w:rPr>
              <w:t>project Objectives/outcomes</w:t>
            </w:r>
            <w:r w:rsidR="1F5271DF">
              <w:tab/>
            </w:r>
            <w:r w:rsidR="1F5271DF">
              <w:fldChar w:fldCharType="begin"/>
            </w:r>
            <w:r w:rsidR="1F5271DF">
              <w:instrText>PAGEREF _Toc852002859 \h</w:instrText>
            </w:r>
            <w:r w:rsidR="1F5271DF">
              <w:fldChar w:fldCharType="separate"/>
            </w:r>
            <w:r w:rsidR="1F5271DF">
              <w:rPr>
                <w:noProof/>
              </w:rPr>
              <w:t>5</w:t>
            </w:r>
            <w:r w:rsidR="1F5271DF">
              <w:fldChar w:fldCharType="end"/>
            </w:r>
          </w:hyperlink>
        </w:p>
        <w:p w14:paraId="6EF5AB6F" w14:textId="77777777" w:rsidR="0049559D" w:rsidRPr="00C17C7E" w:rsidRDefault="00EC679A" w:rsidP="1F5271DF">
          <w:pPr>
            <w:pStyle w:val="TOC1"/>
            <w:tabs>
              <w:tab w:val="left" w:pos="390"/>
              <w:tab w:val="right" w:leader="dot" w:pos="9015"/>
            </w:tabs>
            <w:rPr>
              <w:rStyle w:val="Hyperlink"/>
              <w:noProof/>
              <w:kern w:val="2"/>
              <w14:ligatures w14:val="standardContextual"/>
            </w:rPr>
          </w:pPr>
          <w:hyperlink w:anchor="_Toc1732438851">
            <w:r w:rsidR="1F5271DF">
              <w:rPr>
                <w:rStyle w:val="Hyperlink"/>
              </w:rPr>
              <w:t>3.</w:t>
            </w:r>
            <w:r w:rsidR="1F5271DF">
              <w:tab/>
            </w:r>
            <w:r w:rsidR="1F5271DF">
              <w:rPr>
                <w:rStyle w:val="Hyperlink"/>
              </w:rPr>
              <w:t>Geographic location</w:t>
            </w:r>
            <w:r w:rsidR="1F5271DF">
              <w:tab/>
            </w:r>
            <w:r w:rsidR="1F5271DF">
              <w:fldChar w:fldCharType="begin"/>
            </w:r>
            <w:r w:rsidR="1F5271DF">
              <w:instrText>PAGEREF _Toc1732438851 \h</w:instrText>
            </w:r>
            <w:r w:rsidR="1F5271DF">
              <w:fldChar w:fldCharType="separate"/>
            </w:r>
            <w:r w:rsidR="1F5271DF">
              <w:rPr>
                <w:noProof/>
              </w:rPr>
              <w:t>5</w:t>
            </w:r>
            <w:r w:rsidR="1F5271DF">
              <w:fldChar w:fldCharType="end"/>
            </w:r>
          </w:hyperlink>
        </w:p>
        <w:p w14:paraId="61BEB802" w14:textId="77777777" w:rsidR="0049559D" w:rsidRPr="00C17C7E" w:rsidRDefault="00EC679A" w:rsidP="1F5271DF">
          <w:pPr>
            <w:pStyle w:val="TOC2"/>
            <w:tabs>
              <w:tab w:val="right" w:leader="dot" w:pos="9015"/>
            </w:tabs>
            <w:rPr>
              <w:rStyle w:val="Hyperlink"/>
              <w:noProof/>
              <w:kern w:val="2"/>
              <w14:ligatures w14:val="standardContextual"/>
            </w:rPr>
          </w:pPr>
          <w:hyperlink w:anchor="_Toc1590432571">
            <w:r w:rsidR="1F5271DF">
              <w:rPr>
                <w:rStyle w:val="Hyperlink"/>
              </w:rPr>
              <w:t>Size and scope</w:t>
            </w:r>
            <w:r w:rsidR="1F5271DF">
              <w:tab/>
            </w:r>
            <w:r w:rsidR="1F5271DF">
              <w:fldChar w:fldCharType="begin"/>
            </w:r>
            <w:r w:rsidR="1F5271DF">
              <w:instrText>PAGEREF _Toc1590432571 \h</w:instrText>
            </w:r>
            <w:r w:rsidR="1F5271DF">
              <w:fldChar w:fldCharType="separate"/>
            </w:r>
            <w:r w:rsidR="1F5271DF">
              <w:rPr>
                <w:noProof/>
              </w:rPr>
              <w:t>5</w:t>
            </w:r>
            <w:r w:rsidR="1F5271DF">
              <w:fldChar w:fldCharType="end"/>
            </w:r>
          </w:hyperlink>
        </w:p>
        <w:p w14:paraId="6CA61A23" w14:textId="77777777" w:rsidR="0049559D" w:rsidRPr="00C17C7E" w:rsidRDefault="00EC679A" w:rsidP="1F5271DF">
          <w:pPr>
            <w:pStyle w:val="TOC1"/>
            <w:tabs>
              <w:tab w:val="left" w:pos="390"/>
              <w:tab w:val="right" w:leader="dot" w:pos="9015"/>
            </w:tabs>
            <w:rPr>
              <w:rStyle w:val="Hyperlink"/>
              <w:noProof/>
              <w:kern w:val="2"/>
              <w14:ligatures w14:val="standardContextual"/>
            </w:rPr>
          </w:pPr>
          <w:hyperlink w:anchor="_Toc2044399772">
            <w:r w:rsidR="1F5271DF">
              <w:rPr>
                <w:rStyle w:val="Hyperlink"/>
              </w:rPr>
              <w:t>4.</w:t>
            </w:r>
            <w:r w:rsidR="1F5271DF">
              <w:tab/>
            </w:r>
            <w:r w:rsidR="1F5271DF">
              <w:rPr>
                <w:rStyle w:val="Hyperlink"/>
              </w:rPr>
              <w:t>Roles &amp; Logistics</w:t>
            </w:r>
            <w:r w:rsidR="1F5271DF">
              <w:tab/>
            </w:r>
            <w:r w:rsidR="1F5271DF">
              <w:fldChar w:fldCharType="begin"/>
            </w:r>
            <w:r w:rsidR="1F5271DF">
              <w:instrText>PAGEREF _Toc2044399772 \h</w:instrText>
            </w:r>
            <w:r w:rsidR="1F5271DF">
              <w:fldChar w:fldCharType="separate"/>
            </w:r>
            <w:r w:rsidR="1F5271DF">
              <w:rPr>
                <w:noProof/>
              </w:rPr>
              <w:t>6</w:t>
            </w:r>
            <w:r w:rsidR="1F5271DF">
              <w:fldChar w:fldCharType="end"/>
            </w:r>
          </w:hyperlink>
        </w:p>
        <w:p w14:paraId="3B45A2C2" w14:textId="77777777" w:rsidR="0049559D" w:rsidRPr="00C17C7E" w:rsidRDefault="00EC679A" w:rsidP="1F5271DF">
          <w:pPr>
            <w:pStyle w:val="TOC1"/>
            <w:tabs>
              <w:tab w:val="left" w:pos="390"/>
              <w:tab w:val="right" w:leader="dot" w:pos="9015"/>
            </w:tabs>
            <w:rPr>
              <w:rStyle w:val="Hyperlink"/>
              <w:noProof/>
              <w:kern w:val="2"/>
              <w14:ligatures w14:val="standardContextual"/>
            </w:rPr>
          </w:pPr>
          <w:hyperlink w:anchor="_Toc547965265">
            <w:r w:rsidR="1F5271DF">
              <w:rPr>
                <w:rStyle w:val="Hyperlink"/>
              </w:rPr>
              <w:t>5.</w:t>
            </w:r>
            <w:r w:rsidR="1F5271DF">
              <w:tab/>
            </w:r>
            <w:r w:rsidR="1F5271DF">
              <w:rPr>
                <w:rStyle w:val="Hyperlink"/>
              </w:rPr>
              <w:t>Overview of Program Structure Across Targets</w:t>
            </w:r>
            <w:r w:rsidR="1F5271DF">
              <w:tab/>
            </w:r>
            <w:r w:rsidR="1F5271DF">
              <w:fldChar w:fldCharType="begin"/>
            </w:r>
            <w:r w:rsidR="1F5271DF">
              <w:instrText>PAGEREF _Toc547965265 \h</w:instrText>
            </w:r>
            <w:r w:rsidR="1F5271DF">
              <w:fldChar w:fldCharType="separate"/>
            </w:r>
            <w:r w:rsidR="1F5271DF">
              <w:rPr>
                <w:noProof/>
              </w:rPr>
              <w:t>7</w:t>
            </w:r>
            <w:r w:rsidR="1F5271DF">
              <w:fldChar w:fldCharType="end"/>
            </w:r>
          </w:hyperlink>
        </w:p>
        <w:p w14:paraId="7981B17B" w14:textId="77777777" w:rsidR="0049559D" w:rsidRPr="00C17C7E" w:rsidRDefault="00EC679A" w:rsidP="1F5271DF">
          <w:pPr>
            <w:pStyle w:val="TOC1"/>
            <w:tabs>
              <w:tab w:val="left" w:pos="390"/>
              <w:tab w:val="right" w:leader="dot" w:pos="9015"/>
            </w:tabs>
            <w:rPr>
              <w:rStyle w:val="Hyperlink"/>
              <w:noProof/>
              <w:kern w:val="2"/>
              <w14:ligatures w14:val="standardContextual"/>
            </w:rPr>
          </w:pPr>
          <w:hyperlink w:anchor="_Toc431967550">
            <w:r w:rsidR="1F5271DF">
              <w:rPr>
                <w:rStyle w:val="Hyperlink"/>
              </w:rPr>
              <w:t>6.</w:t>
            </w:r>
            <w:r w:rsidR="1F5271DF">
              <w:tab/>
            </w:r>
            <w:r w:rsidR="1F5271DF">
              <w:rPr>
                <w:rStyle w:val="Hyperlink"/>
              </w:rPr>
              <w:t>Selection of third-party beneficiaries</w:t>
            </w:r>
            <w:r w:rsidR="1F5271DF">
              <w:tab/>
            </w:r>
            <w:r w:rsidR="1F5271DF">
              <w:fldChar w:fldCharType="begin"/>
            </w:r>
            <w:r w:rsidR="1F5271DF">
              <w:instrText>PAGEREF _Toc431967550 \h</w:instrText>
            </w:r>
            <w:r w:rsidR="1F5271DF">
              <w:fldChar w:fldCharType="separate"/>
            </w:r>
            <w:r w:rsidR="1F5271DF">
              <w:rPr>
                <w:noProof/>
              </w:rPr>
              <w:t>8</w:t>
            </w:r>
            <w:r w:rsidR="1F5271DF">
              <w:fldChar w:fldCharType="end"/>
            </w:r>
          </w:hyperlink>
        </w:p>
        <w:p w14:paraId="7F82C70C" w14:textId="77777777" w:rsidR="0049559D" w:rsidRPr="00C17C7E" w:rsidRDefault="00EC679A" w:rsidP="1F5271DF">
          <w:pPr>
            <w:pStyle w:val="TOC2"/>
            <w:tabs>
              <w:tab w:val="right" w:leader="dot" w:pos="9015"/>
            </w:tabs>
            <w:rPr>
              <w:rStyle w:val="Hyperlink"/>
              <w:noProof/>
              <w:kern w:val="2"/>
              <w14:ligatures w14:val="standardContextual"/>
            </w:rPr>
          </w:pPr>
          <w:hyperlink w:anchor="_Toc408816906">
            <w:r w:rsidR="1F5271DF">
              <w:rPr>
                <w:rStyle w:val="Hyperlink"/>
              </w:rPr>
              <w:t>QA Evaluators and Enumerators</w:t>
            </w:r>
            <w:r w:rsidR="1F5271DF">
              <w:tab/>
            </w:r>
            <w:r w:rsidR="1F5271DF">
              <w:fldChar w:fldCharType="begin"/>
            </w:r>
            <w:r w:rsidR="1F5271DF">
              <w:instrText>PAGEREF _Toc408816906 \h</w:instrText>
            </w:r>
            <w:r w:rsidR="1F5271DF">
              <w:fldChar w:fldCharType="separate"/>
            </w:r>
            <w:r w:rsidR="1F5271DF">
              <w:rPr>
                <w:noProof/>
              </w:rPr>
              <w:t>8</w:t>
            </w:r>
            <w:r w:rsidR="1F5271DF">
              <w:fldChar w:fldCharType="end"/>
            </w:r>
          </w:hyperlink>
        </w:p>
        <w:p w14:paraId="571B11DE" w14:textId="77777777" w:rsidR="0049559D" w:rsidRPr="00C17C7E" w:rsidRDefault="00EC679A" w:rsidP="1F5271DF">
          <w:pPr>
            <w:pStyle w:val="TOC1"/>
            <w:tabs>
              <w:tab w:val="left" w:pos="390"/>
              <w:tab w:val="right" w:leader="dot" w:pos="9015"/>
            </w:tabs>
            <w:rPr>
              <w:rStyle w:val="Hyperlink"/>
              <w:noProof/>
              <w:kern w:val="2"/>
              <w14:ligatures w14:val="standardContextual"/>
            </w:rPr>
          </w:pPr>
          <w:hyperlink w:anchor="_Toc984698244">
            <w:r w:rsidR="1F5271DF">
              <w:rPr>
                <w:rStyle w:val="Hyperlink"/>
              </w:rPr>
              <w:t>7.</w:t>
            </w:r>
            <w:r w:rsidR="1F5271DF">
              <w:tab/>
            </w:r>
            <w:r w:rsidR="1F5271DF">
              <w:rPr>
                <w:rStyle w:val="Hyperlink"/>
              </w:rPr>
              <w:t>Methodology and Implementation Plan</w:t>
            </w:r>
            <w:r w:rsidR="1F5271DF">
              <w:tab/>
            </w:r>
            <w:r w:rsidR="1F5271DF">
              <w:fldChar w:fldCharType="begin"/>
            </w:r>
            <w:r w:rsidR="1F5271DF">
              <w:instrText>PAGEREF _Toc984698244 \h</w:instrText>
            </w:r>
            <w:r w:rsidR="1F5271DF">
              <w:fldChar w:fldCharType="separate"/>
            </w:r>
            <w:r w:rsidR="1F5271DF">
              <w:rPr>
                <w:noProof/>
              </w:rPr>
              <w:t>9</w:t>
            </w:r>
            <w:r w:rsidR="1F5271DF">
              <w:fldChar w:fldCharType="end"/>
            </w:r>
          </w:hyperlink>
        </w:p>
        <w:p w14:paraId="44894AE3" w14:textId="77777777" w:rsidR="0049559D" w:rsidRPr="00C17C7E" w:rsidRDefault="00EC679A" w:rsidP="1F5271DF">
          <w:pPr>
            <w:pStyle w:val="TOC2"/>
            <w:tabs>
              <w:tab w:val="left" w:pos="600"/>
              <w:tab w:val="right" w:leader="dot" w:pos="9015"/>
            </w:tabs>
            <w:rPr>
              <w:rStyle w:val="Hyperlink"/>
              <w:noProof/>
              <w:kern w:val="2"/>
              <w14:ligatures w14:val="standardContextual"/>
            </w:rPr>
          </w:pPr>
          <w:hyperlink w:anchor="_Toc260655090">
            <w:r w:rsidR="1F5271DF">
              <w:rPr>
                <w:rStyle w:val="Hyperlink"/>
              </w:rPr>
              <w:t>7.1</w:t>
            </w:r>
            <w:r w:rsidR="1F5271DF">
              <w:tab/>
            </w:r>
            <w:r w:rsidR="1F5271DF">
              <w:rPr>
                <w:rStyle w:val="Hyperlink"/>
              </w:rPr>
              <w:t>Training of Trainers (Tot)</w:t>
            </w:r>
            <w:r w:rsidR="1F5271DF">
              <w:tab/>
            </w:r>
            <w:r w:rsidR="1F5271DF">
              <w:fldChar w:fldCharType="begin"/>
            </w:r>
            <w:r w:rsidR="1F5271DF">
              <w:instrText>PAGEREF _Toc260655090 \h</w:instrText>
            </w:r>
            <w:r w:rsidR="1F5271DF">
              <w:fldChar w:fldCharType="separate"/>
            </w:r>
            <w:r w:rsidR="1F5271DF">
              <w:rPr>
                <w:noProof/>
              </w:rPr>
              <w:t>9</w:t>
            </w:r>
            <w:r w:rsidR="1F5271DF">
              <w:fldChar w:fldCharType="end"/>
            </w:r>
          </w:hyperlink>
        </w:p>
        <w:p w14:paraId="620ACD1D" w14:textId="77777777" w:rsidR="0049559D" w:rsidRPr="00C17C7E" w:rsidRDefault="00EC679A" w:rsidP="1F5271DF">
          <w:pPr>
            <w:pStyle w:val="TOC2"/>
            <w:tabs>
              <w:tab w:val="left" w:pos="600"/>
              <w:tab w:val="right" w:leader="dot" w:pos="9015"/>
            </w:tabs>
            <w:rPr>
              <w:rStyle w:val="Hyperlink"/>
              <w:noProof/>
              <w:kern w:val="2"/>
              <w14:ligatures w14:val="standardContextual"/>
            </w:rPr>
          </w:pPr>
          <w:hyperlink w:anchor="_Toc259826744">
            <w:r w:rsidR="1F5271DF">
              <w:rPr>
                <w:rStyle w:val="Hyperlink"/>
              </w:rPr>
              <w:t>7.2</w:t>
            </w:r>
            <w:r w:rsidR="1F5271DF">
              <w:tab/>
            </w:r>
            <w:r w:rsidR="1F5271DF">
              <w:rPr>
                <w:rStyle w:val="Hyperlink"/>
              </w:rPr>
              <w:t>Rollout of training to Beneficiaries</w:t>
            </w:r>
            <w:r w:rsidR="1F5271DF">
              <w:tab/>
            </w:r>
            <w:r w:rsidR="1F5271DF">
              <w:fldChar w:fldCharType="begin"/>
            </w:r>
            <w:r w:rsidR="1F5271DF">
              <w:instrText>PAGEREF _Toc259826744 \h</w:instrText>
            </w:r>
            <w:r w:rsidR="1F5271DF">
              <w:fldChar w:fldCharType="separate"/>
            </w:r>
            <w:r w:rsidR="1F5271DF">
              <w:rPr>
                <w:noProof/>
              </w:rPr>
              <w:t>9</w:t>
            </w:r>
            <w:r w:rsidR="1F5271DF">
              <w:fldChar w:fldCharType="end"/>
            </w:r>
          </w:hyperlink>
        </w:p>
        <w:p w14:paraId="536BCBE4" w14:textId="77777777" w:rsidR="0049559D" w:rsidRPr="00C17C7E" w:rsidRDefault="00EC679A" w:rsidP="1F5271DF">
          <w:pPr>
            <w:pStyle w:val="TOC3"/>
            <w:tabs>
              <w:tab w:val="left" w:pos="990"/>
              <w:tab w:val="right" w:leader="dot" w:pos="9015"/>
            </w:tabs>
            <w:rPr>
              <w:rStyle w:val="Hyperlink"/>
              <w:noProof/>
              <w:kern w:val="2"/>
              <w14:ligatures w14:val="standardContextual"/>
            </w:rPr>
          </w:pPr>
          <w:hyperlink w:anchor="_Toc1647571287">
            <w:r w:rsidR="1F5271DF">
              <w:rPr>
                <w:rStyle w:val="Hyperlink"/>
              </w:rPr>
              <w:t>7.2.1</w:t>
            </w:r>
            <w:r w:rsidR="1F5271DF">
              <w:tab/>
            </w:r>
            <w:r w:rsidR="1F5271DF">
              <w:rPr>
                <w:rStyle w:val="Hyperlink"/>
              </w:rPr>
              <w:t>Role of DFLT IC</w:t>
            </w:r>
            <w:r w:rsidR="1F5271DF">
              <w:tab/>
            </w:r>
            <w:r w:rsidR="1F5271DF">
              <w:fldChar w:fldCharType="begin"/>
            </w:r>
            <w:r w:rsidR="1F5271DF">
              <w:instrText>PAGEREF _Toc1647571287 \h</w:instrText>
            </w:r>
            <w:r w:rsidR="1F5271DF">
              <w:fldChar w:fldCharType="separate"/>
            </w:r>
            <w:r w:rsidR="1F5271DF">
              <w:rPr>
                <w:noProof/>
              </w:rPr>
              <w:t>10</w:t>
            </w:r>
            <w:r w:rsidR="1F5271DF">
              <w:fldChar w:fldCharType="end"/>
            </w:r>
          </w:hyperlink>
        </w:p>
        <w:p w14:paraId="6979DB6B" w14:textId="77777777" w:rsidR="0049559D" w:rsidRPr="00C17C7E" w:rsidRDefault="00EC679A" w:rsidP="1F5271DF">
          <w:pPr>
            <w:pStyle w:val="TOC2"/>
            <w:tabs>
              <w:tab w:val="left" w:pos="600"/>
              <w:tab w:val="right" w:leader="dot" w:pos="9015"/>
            </w:tabs>
            <w:rPr>
              <w:rStyle w:val="Hyperlink"/>
              <w:noProof/>
              <w:kern w:val="2"/>
              <w14:ligatures w14:val="standardContextual"/>
            </w:rPr>
          </w:pPr>
          <w:hyperlink w:anchor="_Toc1835755895">
            <w:r w:rsidR="1F5271DF">
              <w:rPr>
                <w:rStyle w:val="Hyperlink"/>
              </w:rPr>
              <w:t>7.3</w:t>
            </w:r>
            <w:r w:rsidR="1F5271DF">
              <w:tab/>
            </w:r>
            <w:r w:rsidR="1F5271DF">
              <w:rPr>
                <w:rStyle w:val="Hyperlink"/>
              </w:rPr>
              <w:t>Mobile Money Account Opening</w:t>
            </w:r>
            <w:r w:rsidR="1F5271DF">
              <w:tab/>
            </w:r>
            <w:r w:rsidR="1F5271DF">
              <w:fldChar w:fldCharType="begin"/>
            </w:r>
            <w:r w:rsidR="1F5271DF">
              <w:instrText>PAGEREF _Toc1835755895 \h</w:instrText>
            </w:r>
            <w:r w:rsidR="1F5271DF">
              <w:fldChar w:fldCharType="separate"/>
            </w:r>
            <w:r w:rsidR="1F5271DF">
              <w:rPr>
                <w:noProof/>
              </w:rPr>
              <w:t>11</w:t>
            </w:r>
            <w:r w:rsidR="1F5271DF">
              <w:fldChar w:fldCharType="end"/>
            </w:r>
          </w:hyperlink>
        </w:p>
        <w:p w14:paraId="02E37FCD" w14:textId="77777777" w:rsidR="0049559D" w:rsidRPr="00C17C7E" w:rsidRDefault="00EC679A" w:rsidP="1F5271DF">
          <w:pPr>
            <w:pStyle w:val="TOC2"/>
            <w:tabs>
              <w:tab w:val="left" w:pos="600"/>
              <w:tab w:val="right" w:leader="dot" w:pos="9015"/>
            </w:tabs>
            <w:rPr>
              <w:rStyle w:val="Hyperlink"/>
              <w:noProof/>
              <w:kern w:val="2"/>
              <w14:ligatures w14:val="standardContextual"/>
            </w:rPr>
          </w:pPr>
          <w:hyperlink w:anchor="_Toc2060171016">
            <w:r w:rsidR="1F5271DF">
              <w:rPr>
                <w:rStyle w:val="Hyperlink"/>
              </w:rPr>
              <w:t>7.4</w:t>
            </w:r>
            <w:r w:rsidR="1F5271DF">
              <w:tab/>
            </w:r>
            <w:r w:rsidR="1F5271DF">
              <w:rPr>
                <w:rStyle w:val="Hyperlink"/>
              </w:rPr>
              <w:t>DFLT Informational Video Intervention</w:t>
            </w:r>
            <w:r w:rsidR="1F5271DF">
              <w:tab/>
            </w:r>
            <w:r w:rsidR="1F5271DF">
              <w:fldChar w:fldCharType="begin"/>
            </w:r>
            <w:r w:rsidR="1F5271DF">
              <w:instrText>PAGEREF _Toc2060171016 \h</w:instrText>
            </w:r>
            <w:r w:rsidR="1F5271DF">
              <w:fldChar w:fldCharType="separate"/>
            </w:r>
            <w:r w:rsidR="1F5271DF">
              <w:rPr>
                <w:noProof/>
              </w:rPr>
              <w:t>12</w:t>
            </w:r>
            <w:r w:rsidR="1F5271DF">
              <w:fldChar w:fldCharType="end"/>
            </w:r>
          </w:hyperlink>
        </w:p>
        <w:p w14:paraId="6CAA8C79" w14:textId="77777777" w:rsidR="0049559D" w:rsidRPr="00C17C7E" w:rsidRDefault="00EC679A" w:rsidP="1F5271DF">
          <w:pPr>
            <w:pStyle w:val="TOC1"/>
            <w:tabs>
              <w:tab w:val="left" w:pos="390"/>
              <w:tab w:val="right" w:leader="dot" w:pos="9015"/>
            </w:tabs>
            <w:rPr>
              <w:rStyle w:val="Hyperlink"/>
              <w:noProof/>
              <w:kern w:val="2"/>
              <w14:ligatures w14:val="standardContextual"/>
            </w:rPr>
          </w:pPr>
          <w:hyperlink w:anchor="_Toc580632451">
            <w:r w:rsidR="1F5271DF">
              <w:rPr>
                <w:rStyle w:val="Hyperlink"/>
              </w:rPr>
              <w:t>8.</w:t>
            </w:r>
            <w:r w:rsidR="1F5271DF">
              <w:tab/>
            </w:r>
            <w:r w:rsidR="1F5271DF">
              <w:rPr>
                <w:rStyle w:val="Hyperlink"/>
              </w:rPr>
              <w:t>03 Intervention Under Sindh Chapter (Output 5)</w:t>
            </w:r>
            <w:r w:rsidR="1F5271DF">
              <w:tab/>
            </w:r>
            <w:r w:rsidR="1F5271DF">
              <w:fldChar w:fldCharType="begin"/>
            </w:r>
            <w:r w:rsidR="1F5271DF">
              <w:instrText>PAGEREF _Toc580632451 \h</w:instrText>
            </w:r>
            <w:r w:rsidR="1F5271DF">
              <w:fldChar w:fldCharType="separate"/>
            </w:r>
            <w:r w:rsidR="1F5271DF">
              <w:rPr>
                <w:noProof/>
              </w:rPr>
              <w:t>13</w:t>
            </w:r>
            <w:r w:rsidR="1F5271DF">
              <w:fldChar w:fldCharType="end"/>
            </w:r>
          </w:hyperlink>
        </w:p>
        <w:p w14:paraId="65DBF638" w14:textId="77777777" w:rsidR="0049559D" w:rsidRPr="00C17C7E" w:rsidRDefault="00EC679A" w:rsidP="1F5271DF">
          <w:pPr>
            <w:pStyle w:val="TOC2"/>
            <w:tabs>
              <w:tab w:val="right" w:leader="dot" w:pos="9015"/>
            </w:tabs>
            <w:rPr>
              <w:rStyle w:val="Hyperlink"/>
              <w:noProof/>
              <w:kern w:val="2"/>
              <w14:ligatures w14:val="standardContextual"/>
            </w:rPr>
          </w:pPr>
          <w:hyperlink w:anchor="_Toc1706856581">
            <w:r w:rsidR="1F5271DF">
              <w:rPr>
                <w:rStyle w:val="Hyperlink"/>
              </w:rPr>
              <w:t>Intervention 01-Mamta+Advanced DFLT Program</w:t>
            </w:r>
            <w:r w:rsidR="1F5271DF">
              <w:tab/>
            </w:r>
            <w:r w:rsidR="1F5271DF">
              <w:fldChar w:fldCharType="begin"/>
            </w:r>
            <w:r w:rsidR="1F5271DF">
              <w:instrText>PAGEREF _Toc1706856581 \h</w:instrText>
            </w:r>
            <w:r w:rsidR="1F5271DF">
              <w:fldChar w:fldCharType="separate"/>
            </w:r>
            <w:r w:rsidR="1F5271DF">
              <w:rPr>
                <w:noProof/>
              </w:rPr>
              <w:t>13</w:t>
            </w:r>
            <w:r w:rsidR="1F5271DF">
              <w:fldChar w:fldCharType="end"/>
            </w:r>
          </w:hyperlink>
        </w:p>
        <w:p w14:paraId="4281A147" w14:textId="77777777" w:rsidR="0049559D" w:rsidRPr="00C17C7E" w:rsidRDefault="00EC679A" w:rsidP="1F5271DF">
          <w:pPr>
            <w:pStyle w:val="TOC2"/>
            <w:tabs>
              <w:tab w:val="right" w:leader="dot" w:pos="9015"/>
            </w:tabs>
            <w:rPr>
              <w:rStyle w:val="Hyperlink"/>
              <w:noProof/>
              <w:kern w:val="2"/>
              <w14:ligatures w14:val="standardContextual"/>
            </w:rPr>
          </w:pPr>
          <w:hyperlink w:anchor="_Toc637864091">
            <w:r w:rsidR="1F5271DF">
              <w:rPr>
                <w:rStyle w:val="Hyperlink"/>
              </w:rPr>
              <w:t>Intervention 02- Sindh Agriculture Women Worker Program</w:t>
            </w:r>
            <w:r w:rsidR="1F5271DF">
              <w:tab/>
            </w:r>
            <w:r w:rsidR="1F5271DF">
              <w:fldChar w:fldCharType="begin"/>
            </w:r>
            <w:r w:rsidR="1F5271DF">
              <w:instrText>PAGEREF _Toc637864091 \h</w:instrText>
            </w:r>
            <w:r w:rsidR="1F5271DF">
              <w:fldChar w:fldCharType="separate"/>
            </w:r>
            <w:r w:rsidR="1F5271DF">
              <w:rPr>
                <w:noProof/>
              </w:rPr>
              <w:t>13</w:t>
            </w:r>
            <w:r w:rsidR="1F5271DF">
              <w:fldChar w:fldCharType="end"/>
            </w:r>
          </w:hyperlink>
        </w:p>
        <w:p w14:paraId="0214FFF5" w14:textId="77777777" w:rsidR="0049559D" w:rsidRPr="00C17C7E" w:rsidRDefault="00EC679A" w:rsidP="1F5271DF">
          <w:pPr>
            <w:pStyle w:val="TOC2"/>
            <w:tabs>
              <w:tab w:val="right" w:leader="dot" w:pos="9015"/>
            </w:tabs>
            <w:rPr>
              <w:rStyle w:val="Hyperlink"/>
              <w:noProof/>
              <w:kern w:val="2"/>
              <w14:ligatures w14:val="standardContextual"/>
            </w:rPr>
          </w:pPr>
          <w:hyperlink w:anchor="_Toc519006851">
            <w:r w:rsidR="1F5271DF">
              <w:rPr>
                <w:rStyle w:val="Hyperlink"/>
              </w:rPr>
              <w:t>Intervention 03- Urban Informal Workers</w:t>
            </w:r>
            <w:r w:rsidR="1F5271DF">
              <w:tab/>
            </w:r>
            <w:r w:rsidR="1F5271DF">
              <w:fldChar w:fldCharType="begin"/>
            </w:r>
            <w:r w:rsidR="1F5271DF">
              <w:instrText>PAGEREF _Toc519006851 \h</w:instrText>
            </w:r>
            <w:r w:rsidR="1F5271DF">
              <w:fldChar w:fldCharType="separate"/>
            </w:r>
            <w:r w:rsidR="1F5271DF">
              <w:rPr>
                <w:noProof/>
              </w:rPr>
              <w:t>14</w:t>
            </w:r>
            <w:r w:rsidR="1F5271DF">
              <w:fldChar w:fldCharType="end"/>
            </w:r>
          </w:hyperlink>
        </w:p>
        <w:p w14:paraId="7AAC0157" w14:textId="77777777" w:rsidR="0049559D" w:rsidRPr="00C17C7E" w:rsidRDefault="00EC679A" w:rsidP="1F5271DF">
          <w:pPr>
            <w:pStyle w:val="TOC2"/>
            <w:tabs>
              <w:tab w:val="right" w:leader="dot" w:pos="9015"/>
            </w:tabs>
            <w:rPr>
              <w:rStyle w:val="Hyperlink"/>
              <w:noProof/>
              <w:kern w:val="2"/>
              <w14:ligatures w14:val="standardContextual"/>
            </w:rPr>
          </w:pPr>
          <w:hyperlink w:anchor="_Toc677528283">
            <w:r w:rsidR="1F5271DF">
              <w:rPr>
                <w:rStyle w:val="Hyperlink"/>
              </w:rPr>
              <w:t>Saving Scheme Follow up and Monitoring</w:t>
            </w:r>
            <w:r w:rsidR="1F5271DF">
              <w:tab/>
            </w:r>
            <w:r w:rsidR="1F5271DF">
              <w:fldChar w:fldCharType="begin"/>
            </w:r>
            <w:r w:rsidR="1F5271DF">
              <w:instrText>PAGEREF _Toc677528283 \h</w:instrText>
            </w:r>
            <w:r w:rsidR="1F5271DF">
              <w:fldChar w:fldCharType="separate"/>
            </w:r>
            <w:r w:rsidR="1F5271DF">
              <w:rPr>
                <w:noProof/>
              </w:rPr>
              <w:t>15</w:t>
            </w:r>
            <w:r w:rsidR="1F5271DF">
              <w:fldChar w:fldCharType="end"/>
            </w:r>
          </w:hyperlink>
        </w:p>
        <w:p w14:paraId="33BC4E4F" w14:textId="77777777" w:rsidR="0049559D" w:rsidRPr="00C17C7E" w:rsidRDefault="00EC679A" w:rsidP="1F5271DF">
          <w:pPr>
            <w:pStyle w:val="TOC1"/>
            <w:tabs>
              <w:tab w:val="left" w:pos="390"/>
              <w:tab w:val="right" w:leader="dot" w:pos="9015"/>
            </w:tabs>
            <w:rPr>
              <w:rStyle w:val="Hyperlink"/>
              <w:noProof/>
              <w:kern w:val="2"/>
              <w14:ligatures w14:val="standardContextual"/>
            </w:rPr>
          </w:pPr>
          <w:hyperlink w:anchor="_Toc493659749">
            <w:r w:rsidR="1F5271DF">
              <w:rPr>
                <w:rStyle w:val="Hyperlink"/>
              </w:rPr>
              <w:t>9.</w:t>
            </w:r>
            <w:r w:rsidR="1F5271DF">
              <w:tab/>
            </w:r>
            <w:r w:rsidR="1F5271DF">
              <w:rPr>
                <w:rStyle w:val="Hyperlink"/>
              </w:rPr>
              <w:t>Beneficiary Journey Mapping (BJM)</w:t>
            </w:r>
            <w:r w:rsidR="1F5271DF">
              <w:tab/>
            </w:r>
            <w:r w:rsidR="1F5271DF">
              <w:fldChar w:fldCharType="begin"/>
            </w:r>
            <w:r w:rsidR="1F5271DF">
              <w:instrText>PAGEREF _Toc493659749 \h</w:instrText>
            </w:r>
            <w:r w:rsidR="1F5271DF">
              <w:fldChar w:fldCharType="separate"/>
            </w:r>
            <w:r w:rsidR="1F5271DF">
              <w:rPr>
                <w:noProof/>
              </w:rPr>
              <w:t>16</w:t>
            </w:r>
            <w:r w:rsidR="1F5271DF">
              <w:fldChar w:fldCharType="end"/>
            </w:r>
          </w:hyperlink>
        </w:p>
        <w:p w14:paraId="5A150616" w14:textId="77777777" w:rsidR="0049559D" w:rsidRPr="00C17C7E" w:rsidRDefault="00EC679A" w:rsidP="1F5271DF">
          <w:pPr>
            <w:pStyle w:val="TOC2"/>
            <w:tabs>
              <w:tab w:val="left" w:pos="600"/>
              <w:tab w:val="right" w:leader="dot" w:pos="9015"/>
            </w:tabs>
            <w:rPr>
              <w:rStyle w:val="Hyperlink"/>
              <w:noProof/>
              <w:kern w:val="2"/>
              <w14:ligatures w14:val="standardContextual"/>
            </w:rPr>
          </w:pPr>
          <w:hyperlink w:anchor="_Toc524519495">
            <w:r w:rsidR="1F5271DF">
              <w:rPr>
                <w:rStyle w:val="Hyperlink"/>
              </w:rPr>
              <w:t>9.1</w:t>
            </w:r>
            <w:r w:rsidR="1F5271DF">
              <w:tab/>
            </w:r>
            <w:r w:rsidR="1F5271DF">
              <w:rPr>
                <w:rStyle w:val="Hyperlink"/>
              </w:rPr>
              <w:t>In depth Interviews</w:t>
            </w:r>
            <w:r w:rsidR="1F5271DF">
              <w:tab/>
            </w:r>
            <w:r w:rsidR="1F5271DF">
              <w:fldChar w:fldCharType="begin"/>
            </w:r>
            <w:r w:rsidR="1F5271DF">
              <w:instrText>PAGEREF _Toc524519495 \h</w:instrText>
            </w:r>
            <w:r w:rsidR="1F5271DF">
              <w:fldChar w:fldCharType="separate"/>
            </w:r>
            <w:r w:rsidR="1F5271DF">
              <w:rPr>
                <w:noProof/>
              </w:rPr>
              <w:t>17</w:t>
            </w:r>
            <w:r w:rsidR="1F5271DF">
              <w:fldChar w:fldCharType="end"/>
            </w:r>
          </w:hyperlink>
        </w:p>
        <w:p w14:paraId="73976E94" w14:textId="77777777" w:rsidR="0049559D" w:rsidRPr="00C17C7E" w:rsidRDefault="00EC679A" w:rsidP="1F5271DF">
          <w:pPr>
            <w:pStyle w:val="TOC1"/>
            <w:tabs>
              <w:tab w:val="left" w:pos="390"/>
              <w:tab w:val="right" w:leader="dot" w:pos="9015"/>
            </w:tabs>
            <w:rPr>
              <w:rStyle w:val="Hyperlink"/>
              <w:noProof/>
              <w:kern w:val="2"/>
              <w14:ligatures w14:val="standardContextual"/>
            </w:rPr>
          </w:pPr>
          <w:hyperlink w:anchor="_Toc1205189666">
            <w:r w:rsidR="1F5271DF">
              <w:rPr>
                <w:rStyle w:val="Hyperlink"/>
              </w:rPr>
              <w:t>10.</w:t>
            </w:r>
            <w:r w:rsidR="1F5271DF">
              <w:tab/>
            </w:r>
            <w:r w:rsidR="1F5271DF">
              <w:rPr>
                <w:rStyle w:val="Hyperlink"/>
              </w:rPr>
              <w:t>Digital system</w:t>
            </w:r>
            <w:r w:rsidR="1F5271DF">
              <w:tab/>
            </w:r>
            <w:r w:rsidR="1F5271DF">
              <w:fldChar w:fldCharType="begin"/>
            </w:r>
            <w:r w:rsidR="1F5271DF">
              <w:instrText>PAGEREF _Toc1205189666 \h</w:instrText>
            </w:r>
            <w:r w:rsidR="1F5271DF">
              <w:fldChar w:fldCharType="separate"/>
            </w:r>
            <w:r w:rsidR="1F5271DF">
              <w:rPr>
                <w:noProof/>
              </w:rPr>
              <w:t>17</w:t>
            </w:r>
            <w:r w:rsidR="1F5271DF">
              <w:fldChar w:fldCharType="end"/>
            </w:r>
          </w:hyperlink>
        </w:p>
        <w:p w14:paraId="137A15E2" w14:textId="77777777" w:rsidR="0049559D" w:rsidRPr="00C17C7E" w:rsidRDefault="00EC679A" w:rsidP="1F5271DF">
          <w:pPr>
            <w:pStyle w:val="TOC1"/>
            <w:tabs>
              <w:tab w:val="left" w:pos="390"/>
              <w:tab w:val="right" w:leader="dot" w:pos="9015"/>
            </w:tabs>
            <w:rPr>
              <w:rStyle w:val="Hyperlink"/>
              <w:noProof/>
              <w:kern w:val="2"/>
              <w14:ligatures w14:val="standardContextual"/>
            </w:rPr>
          </w:pPr>
          <w:hyperlink w:anchor="_Toc989823173">
            <w:r w:rsidR="1F5271DF">
              <w:rPr>
                <w:rStyle w:val="Hyperlink"/>
              </w:rPr>
              <w:t>11.</w:t>
            </w:r>
            <w:r w:rsidR="1F5271DF">
              <w:tab/>
            </w:r>
            <w:r w:rsidR="1F5271DF">
              <w:rPr>
                <w:rStyle w:val="Hyperlink"/>
              </w:rPr>
              <w:t>Quality Assurance</w:t>
            </w:r>
            <w:r w:rsidR="1F5271DF">
              <w:tab/>
            </w:r>
            <w:r w:rsidR="1F5271DF">
              <w:fldChar w:fldCharType="begin"/>
            </w:r>
            <w:r w:rsidR="1F5271DF">
              <w:instrText>PAGEREF _Toc989823173 \h</w:instrText>
            </w:r>
            <w:r w:rsidR="1F5271DF">
              <w:fldChar w:fldCharType="separate"/>
            </w:r>
            <w:r w:rsidR="1F5271DF">
              <w:rPr>
                <w:noProof/>
              </w:rPr>
              <w:t>17</w:t>
            </w:r>
            <w:r w:rsidR="1F5271DF">
              <w:fldChar w:fldCharType="end"/>
            </w:r>
          </w:hyperlink>
        </w:p>
        <w:p w14:paraId="4DA64B27" w14:textId="77777777" w:rsidR="0049559D" w:rsidRPr="00C17C7E" w:rsidRDefault="00EC679A" w:rsidP="1F5271DF">
          <w:pPr>
            <w:pStyle w:val="TOC1"/>
            <w:tabs>
              <w:tab w:val="left" w:pos="390"/>
              <w:tab w:val="right" w:leader="dot" w:pos="9015"/>
            </w:tabs>
            <w:rPr>
              <w:rStyle w:val="Hyperlink"/>
              <w:noProof/>
              <w:kern w:val="2"/>
              <w14:ligatures w14:val="standardContextual"/>
            </w:rPr>
          </w:pPr>
          <w:hyperlink w:anchor="_Toc1724620231">
            <w:r w:rsidR="1F5271DF">
              <w:rPr>
                <w:rStyle w:val="Hyperlink"/>
              </w:rPr>
              <w:t>12.</w:t>
            </w:r>
            <w:r w:rsidR="1F5271DF">
              <w:tab/>
            </w:r>
            <w:r w:rsidR="1F5271DF">
              <w:rPr>
                <w:rStyle w:val="Hyperlink"/>
              </w:rPr>
              <w:t>Theory of Change</w:t>
            </w:r>
            <w:r w:rsidR="1F5271DF">
              <w:tab/>
            </w:r>
            <w:r w:rsidR="1F5271DF">
              <w:fldChar w:fldCharType="begin"/>
            </w:r>
            <w:r w:rsidR="1F5271DF">
              <w:instrText>PAGEREF _Toc1724620231 \h</w:instrText>
            </w:r>
            <w:r w:rsidR="1F5271DF">
              <w:fldChar w:fldCharType="separate"/>
            </w:r>
            <w:r w:rsidR="1F5271DF">
              <w:rPr>
                <w:noProof/>
              </w:rPr>
              <w:t>18</w:t>
            </w:r>
            <w:r w:rsidR="1F5271DF">
              <w:fldChar w:fldCharType="end"/>
            </w:r>
          </w:hyperlink>
        </w:p>
        <w:p w14:paraId="7F9DFF04" w14:textId="77777777" w:rsidR="0049559D" w:rsidRPr="00C17C7E" w:rsidRDefault="00EC679A" w:rsidP="1F5271DF">
          <w:pPr>
            <w:pStyle w:val="TOC1"/>
            <w:tabs>
              <w:tab w:val="left" w:pos="390"/>
              <w:tab w:val="right" w:leader="dot" w:pos="9015"/>
            </w:tabs>
            <w:rPr>
              <w:rStyle w:val="Hyperlink"/>
              <w:noProof/>
              <w:kern w:val="2"/>
              <w14:ligatures w14:val="standardContextual"/>
            </w:rPr>
          </w:pPr>
          <w:hyperlink w:anchor="_Toc1679513776">
            <w:r w:rsidR="1F5271DF">
              <w:rPr>
                <w:rStyle w:val="Hyperlink"/>
              </w:rPr>
              <w:t>13.</w:t>
            </w:r>
            <w:r w:rsidR="1F5271DF">
              <w:tab/>
            </w:r>
            <w:r w:rsidR="1F5271DF">
              <w:rPr>
                <w:rStyle w:val="Hyperlink"/>
              </w:rPr>
              <w:t>Sustainability</w:t>
            </w:r>
            <w:r w:rsidR="1F5271DF">
              <w:tab/>
            </w:r>
            <w:r w:rsidR="1F5271DF">
              <w:fldChar w:fldCharType="begin"/>
            </w:r>
            <w:r w:rsidR="1F5271DF">
              <w:instrText>PAGEREF _Toc1679513776 \h</w:instrText>
            </w:r>
            <w:r w:rsidR="1F5271DF">
              <w:fldChar w:fldCharType="separate"/>
            </w:r>
            <w:r w:rsidR="1F5271DF">
              <w:rPr>
                <w:noProof/>
              </w:rPr>
              <w:t>19</w:t>
            </w:r>
            <w:r w:rsidR="1F5271DF">
              <w:fldChar w:fldCharType="end"/>
            </w:r>
          </w:hyperlink>
        </w:p>
        <w:p w14:paraId="6B4D3336" w14:textId="77777777" w:rsidR="0049559D" w:rsidRPr="00C17C7E" w:rsidRDefault="00EC679A" w:rsidP="1F5271DF">
          <w:pPr>
            <w:pStyle w:val="TOC1"/>
            <w:tabs>
              <w:tab w:val="left" w:pos="390"/>
              <w:tab w:val="right" w:leader="dot" w:pos="9015"/>
            </w:tabs>
            <w:rPr>
              <w:rStyle w:val="Hyperlink"/>
              <w:noProof/>
              <w:kern w:val="2"/>
              <w14:ligatures w14:val="standardContextual"/>
            </w:rPr>
          </w:pPr>
          <w:hyperlink w:anchor="_Toc1373595015">
            <w:r w:rsidR="1F5271DF">
              <w:rPr>
                <w:rStyle w:val="Hyperlink"/>
              </w:rPr>
              <w:t>14.</w:t>
            </w:r>
            <w:r w:rsidR="1F5271DF">
              <w:tab/>
            </w:r>
            <w:r w:rsidR="1F5271DF">
              <w:rPr>
                <w:rStyle w:val="Hyperlink"/>
              </w:rPr>
              <w:t>Project Products</w:t>
            </w:r>
            <w:r w:rsidR="1F5271DF">
              <w:tab/>
            </w:r>
            <w:r w:rsidR="1F5271DF">
              <w:fldChar w:fldCharType="begin"/>
            </w:r>
            <w:r w:rsidR="1F5271DF">
              <w:instrText>PAGEREF _Toc1373595015 \h</w:instrText>
            </w:r>
            <w:r w:rsidR="1F5271DF">
              <w:fldChar w:fldCharType="separate"/>
            </w:r>
            <w:r w:rsidR="1F5271DF">
              <w:rPr>
                <w:noProof/>
              </w:rPr>
              <w:t>19</w:t>
            </w:r>
            <w:r w:rsidR="1F5271DF">
              <w:fldChar w:fldCharType="end"/>
            </w:r>
          </w:hyperlink>
        </w:p>
        <w:p w14:paraId="0BB29B14" w14:textId="77777777" w:rsidR="0049559D" w:rsidRPr="00C17C7E" w:rsidRDefault="00EC679A" w:rsidP="1F5271DF">
          <w:pPr>
            <w:pStyle w:val="TOC1"/>
            <w:tabs>
              <w:tab w:val="right" w:leader="dot" w:pos="9015"/>
            </w:tabs>
            <w:rPr>
              <w:rStyle w:val="Hyperlink"/>
              <w:noProof/>
              <w:kern w:val="2"/>
              <w14:ligatures w14:val="standardContextual"/>
            </w:rPr>
          </w:pPr>
          <w:hyperlink w:anchor="_Toc105622037">
            <w:r w:rsidR="1F5271DF">
              <w:rPr>
                <w:rStyle w:val="Hyperlink"/>
              </w:rPr>
              <w:t>Human Resource HR/Project Team &amp; Staff</w:t>
            </w:r>
            <w:r w:rsidR="1F5271DF">
              <w:tab/>
            </w:r>
            <w:r w:rsidR="1F5271DF">
              <w:fldChar w:fldCharType="begin"/>
            </w:r>
            <w:r w:rsidR="1F5271DF">
              <w:instrText>PAGEREF _Toc105622037 \h</w:instrText>
            </w:r>
            <w:r w:rsidR="1F5271DF">
              <w:fldChar w:fldCharType="separate"/>
            </w:r>
            <w:r w:rsidR="1F5271DF">
              <w:rPr>
                <w:noProof/>
              </w:rPr>
              <w:t>19</w:t>
            </w:r>
            <w:r w:rsidR="1F5271DF">
              <w:fldChar w:fldCharType="end"/>
            </w:r>
          </w:hyperlink>
        </w:p>
        <w:p w14:paraId="5DF3F680" w14:textId="77777777" w:rsidR="0049559D" w:rsidRPr="00C17C7E" w:rsidRDefault="00EC679A" w:rsidP="1F5271DF">
          <w:pPr>
            <w:pStyle w:val="TOC2"/>
            <w:tabs>
              <w:tab w:val="right" w:leader="dot" w:pos="9015"/>
            </w:tabs>
            <w:rPr>
              <w:rStyle w:val="Hyperlink"/>
              <w:noProof/>
              <w:kern w:val="2"/>
              <w14:ligatures w14:val="standardContextual"/>
            </w:rPr>
          </w:pPr>
          <w:hyperlink w:anchor="_Toc463763567">
            <w:r w:rsidR="1F5271DF">
              <w:rPr>
                <w:rStyle w:val="Hyperlink"/>
              </w:rPr>
              <w:t>Selection of QA Evaluators</w:t>
            </w:r>
            <w:r w:rsidR="1F5271DF">
              <w:tab/>
            </w:r>
            <w:r w:rsidR="1F5271DF">
              <w:fldChar w:fldCharType="begin"/>
            </w:r>
            <w:r w:rsidR="1F5271DF">
              <w:instrText>PAGEREF _Toc463763567 \h</w:instrText>
            </w:r>
            <w:r w:rsidR="1F5271DF">
              <w:fldChar w:fldCharType="separate"/>
            </w:r>
            <w:r w:rsidR="1F5271DF">
              <w:rPr>
                <w:noProof/>
              </w:rPr>
              <w:t>19</w:t>
            </w:r>
            <w:r w:rsidR="1F5271DF">
              <w:fldChar w:fldCharType="end"/>
            </w:r>
          </w:hyperlink>
        </w:p>
        <w:p w14:paraId="73447B17" w14:textId="77777777" w:rsidR="0049559D" w:rsidRPr="00C17C7E" w:rsidRDefault="00EC679A" w:rsidP="1F5271DF">
          <w:pPr>
            <w:pStyle w:val="TOC2"/>
            <w:tabs>
              <w:tab w:val="right" w:leader="dot" w:pos="9015"/>
            </w:tabs>
            <w:rPr>
              <w:rStyle w:val="Hyperlink"/>
              <w:noProof/>
              <w:kern w:val="2"/>
              <w14:ligatures w14:val="standardContextual"/>
            </w:rPr>
          </w:pPr>
          <w:hyperlink w:anchor="_Toc1538670885">
            <w:r w:rsidR="1F5271DF">
              <w:rPr>
                <w:rStyle w:val="Hyperlink"/>
              </w:rPr>
              <w:t>Roles and Responsibilities of Senior Research Fellow</w:t>
            </w:r>
            <w:r w:rsidR="1F5271DF">
              <w:tab/>
            </w:r>
            <w:r w:rsidR="1F5271DF">
              <w:fldChar w:fldCharType="begin"/>
            </w:r>
            <w:r w:rsidR="1F5271DF">
              <w:instrText>PAGEREF _Toc1538670885 \h</w:instrText>
            </w:r>
            <w:r w:rsidR="1F5271DF">
              <w:fldChar w:fldCharType="separate"/>
            </w:r>
            <w:r w:rsidR="1F5271DF">
              <w:rPr>
                <w:noProof/>
              </w:rPr>
              <w:t>20</w:t>
            </w:r>
            <w:r w:rsidR="1F5271DF">
              <w:fldChar w:fldCharType="end"/>
            </w:r>
          </w:hyperlink>
        </w:p>
        <w:p w14:paraId="25332575" w14:textId="77777777" w:rsidR="0049559D" w:rsidRPr="00C17C7E" w:rsidRDefault="00EC679A" w:rsidP="1F5271DF">
          <w:pPr>
            <w:pStyle w:val="TOC2"/>
            <w:tabs>
              <w:tab w:val="right" w:leader="dot" w:pos="9015"/>
            </w:tabs>
            <w:rPr>
              <w:rStyle w:val="Hyperlink"/>
              <w:noProof/>
              <w:kern w:val="2"/>
              <w14:ligatures w14:val="standardContextual"/>
            </w:rPr>
          </w:pPr>
          <w:hyperlink w:anchor="_Toc1119376816">
            <w:r w:rsidR="1F5271DF">
              <w:rPr>
                <w:rStyle w:val="Hyperlink"/>
              </w:rPr>
              <w:t>Requirement of Hall for CASPEE</w:t>
            </w:r>
            <w:r w:rsidR="1F5271DF">
              <w:tab/>
            </w:r>
            <w:r w:rsidR="1F5271DF">
              <w:fldChar w:fldCharType="begin"/>
            </w:r>
            <w:r w:rsidR="1F5271DF">
              <w:instrText>PAGEREF _Toc1119376816 \h</w:instrText>
            </w:r>
            <w:r w:rsidR="1F5271DF">
              <w:fldChar w:fldCharType="separate"/>
            </w:r>
            <w:r w:rsidR="1F5271DF">
              <w:rPr>
                <w:noProof/>
              </w:rPr>
              <w:t>20</w:t>
            </w:r>
            <w:r w:rsidR="1F5271DF">
              <w:fldChar w:fldCharType="end"/>
            </w:r>
          </w:hyperlink>
        </w:p>
        <w:p w14:paraId="3630B5F9" w14:textId="77777777" w:rsidR="0049559D" w:rsidRPr="00C17C7E" w:rsidRDefault="00EC679A" w:rsidP="1F5271DF">
          <w:pPr>
            <w:pStyle w:val="TOC1"/>
            <w:tabs>
              <w:tab w:val="right" w:leader="dot" w:pos="9015"/>
            </w:tabs>
            <w:rPr>
              <w:rStyle w:val="Hyperlink"/>
              <w:noProof/>
              <w:kern w:val="2"/>
              <w14:ligatures w14:val="standardContextual"/>
            </w:rPr>
          </w:pPr>
          <w:hyperlink w:anchor="_Toc2125452970">
            <w:r w:rsidR="1F5271DF">
              <w:rPr>
                <w:rStyle w:val="Hyperlink"/>
              </w:rPr>
              <w:t>Annexure</w:t>
            </w:r>
            <w:r w:rsidR="1F5271DF">
              <w:tab/>
            </w:r>
            <w:r w:rsidR="1F5271DF">
              <w:fldChar w:fldCharType="begin"/>
            </w:r>
            <w:r w:rsidR="1F5271DF">
              <w:instrText>PAGEREF _Toc2125452970 \h</w:instrText>
            </w:r>
            <w:r w:rsidR="1F5271DF">
              <w:fldChar w:fldCharType="separate"/>
            </w:r>
            <w:r w:rsidR="1F5271DF">
              <w:rPr>
                <w:noProof/>
              </w:rPr>
              <w:t>20</w:t>
            </w:r>
            <w:r w:rsidR="1F5271DF">
              <w:fldChar w:fldCharType="end"/>
            </w:r>
          </w:hyperlink>
        </w:p>
        <w:p w14:paraId="05C1DB57" w14:textId="77777777" w:rsidR="0049559D" w:rsidRPr="00C17C7E" w:rsidRDefault="00EC679A" w:rsidP="1F5271DF">
          <w:pPr>
            <w:pStyle w:val="TOC2"/>
            <w:tabs>
              <w:tab w:val="right" w:leader="dot" w:pos="9015"/>
            </w:tabs>
            <w:rPr>
              <w:rStyle w:val="Hyperlink"/>
              <w:noProof/>
              <w:kern w:val="2"/>
              <w14:ligatures w14:val="standardContextual"/>
            </w:rPr>
          </w:pPr>
          <w:hyperlink w:anchor="_Toc469950081">
            <w:r w:rsidR="1F5271DF">
              <w:rPr>
                <w:rStyle w:val="Hyperlink"/>
              </w:rPr>
              <w:t>Province wise Distribution of Coordinators</w:t>
            </w:r>
            <w:r w:rsidR="1F5271DF">
              <w:tab/>
            </w:r>
            <w:r w:rsidR="1F5271DF">
              <w:fldChar w:fldCharType="begin"/>
            </w:r>
            <w:r w:rsidR="1F5271DF">
              <w:instrText>PAGEREF _Toc469950081 \h</w:instrText>
            </w:r>
            <w:r w:rsidR="1F5271DF">
              <w:fldChar w:fldCharType="separate"/>
            </w:r>
            <w:r w:rsidR="1F5271DF">
              <w:rPr>
                <w:noProof/>
              </w:rPr>
              <w:t>20</w:t>
            </w:r>
            <w:r w:rsidR="1F5271DF">
              <w:fldChar w:fldCharType="end"/>
            </w:r>
          </w:hyperlink>
        </w:p>
        <w:p w14:paraId="79084FD3" w14:textId="77777777" w:rsidR="0049559D" w:rsidRDefault="00EC679A" w:rsidP="1F5271DF">
          <w:pPr>
            <w:pStyle w:val="TOC2"/>
            <w:tabs>
              <w:tab w:val="right" w:leader="dot" w:pos="9015"/>
            </w:tabs>
            <w:rPr>
              <w:rStyle w:val="Hyperlink"/>
              <w:noProof/>
              <w:kern w:val="2"/>
              <w14:ligatures w14:val="standardContextual"/>
            </w:rPr>
          </w:pPr>
          <w:hyperlink w:anchor="_Toc726404255">
            <w:r w:rsidR="1F5271DF">
              <w:rPr>
                <w:rStyle w:val="Hyperlink"/>
              </w:rPr>
              <w:t>Mobility Allowance of DFLT IC</w:t>
            </w:r>
            <w:r w:rsidR="1F5271DF">
              <w:tab/>
            </w:r>
            <w:r w:rsidR="1F5271DF">
              <w:fldChar w:fldCharType="begin"/>
            </w:r>
            <w:r w:rsidR="1F5271DF">
              <w:instrText>PAGEREF _Toc726404255 \h</w:instrText>
            </w:r>
            <w:r w:rsidR="1F5271DF">
              <w:fldChar w:fldCharType="separate"/>
            </w:r>
            <w:r w:rsidR="1F5271DF">
              <w:rPr>
                <w:noProof/>
              </w:rPr>
              <w:t>20</w:t>
            </w:r>
            <w:r w:rsidR="1F5271DF">
              <w:fldChar w:fldCharType="end"/>
            </w:r>
          </w:hyperlink>
        </w:p>
        <w:p w14:paraId="4EEB4CD5" w14:textId="77777777" w:rsidR="1F5271DF" w:rsidRDefault="00EC679A" w:rsidP="1F5271DF">
          <w:pPr>
            <w:pStyle w:val="TOC2"/>
            <w:tabs>
              <w:tab w:val="right" w:leader="dot" w:pos="9015"/>
            </w:tabs>
            <w:rPr>
              <w:rStyle w:val="Hyperlink"/>
            </w:rPr>
          </w:pPr>
          <w:hyperlink w:anchor="_Toc1618694345">
            <w:r w:rsidR="1F5271DF">
              <w:rPr>
                <w:rStyle w:val="Hyperlink"/>
              </w:rPr>
              <w:t>Payment Breakdown of Coordinators</w:t>
            </w:r>
            <w:r w:rsidR="1F5271DF">
              <w:tab/>
            </w:r>
            <w:r w:rsidR="1F5271DF">
              <w:fldChar w:fldCharType="begin"/>
            </w:r>
            <w:r w:rsidR="1F5271DF">
              <w:instrText>PAGEREF _Toc1618694345 \h</w:instrText>
            </w:r>
            <w:r w:rsidR="1F5271DF">
              <w:fldChar w:fldCharType="separate"/>
            </w:r>
            <w:r w:rsidR="1F5271DF">
              <w:rPr>
                <w:noProof/>
              </w:rPr>
              <w:t>20</w:t>
            </w:r>
            <w:r w:rsidR="1F5271DF">
              <w:fldChar w:fldCharType="end"/>
            </w:r>
          </w:hyperlink>
          <w:r w:rsidR="1F5271DF">
            <w:fldChar w:fldCharType="end"/>
          </w:r>
        </w:p>
      </w:sdtContent>
    </w:sdt>
    <w:p w14:paraId="33EF78E5" w14:textId="77777777" w:rsidR="00F96F25" w:rsidRPr="0049559D" w:rsidRDefault="00F96F25" w:rsidP="00F365EE">
      <w:pPr>
        <w:jc w:val="both"/>
        <w:rPr>
          <w:rFonts w:cs="Calibri"/>
        </w:rPr>
      </w:pPr>
    </w:p>
    <w:p w14:paraId="04FDCA27" w14:textId="77777777" w:rsidR="00DB435B" w:rsidRPr="00FD1F78" w:rsidRDefault="00DB435B" w:rsidP="1F5271DF">
      <w:pPr>
        <w:pStyle w:val="Heading1"/>
        <w:jc w:val="both"/>
        <w:rPr>
          <w:rFonts w:ascii="Calibri" w:hAnsi="Calibri" w:cs="Calibri"/>
        </w:rPr>
      </w:pPr>
      <w:bookmarkStart w:id="0" w:name="_Toc1786598532"/>
      <w:r>
        <w:rPr>
          <w:rFonts w:ascii="Calibri" w:hAnsi="Calibri" w:cs="Calibri"/>
        </w:rPr>
        <w:lastRenderedPageBreak/>
        <w:t>List of Abbreviation</w:t>
      </w:r>
      <w:bookmarkEnd w:id="0"/>
    </w:p>
    <w:p w14:paraId="1740EF4C" w14:textId="77777777" w:rsidR="00DB435B" w:rsidRPr="00FD1F78" w:rsidRDefault="00DB435B" w:rsidP="00F365EE">
      <w:pPr>
        <w:jc w:val="both"/>
        <w:rPr>
          <w:rFonts w:ascii="Calibri" w:hAnsi="Calibri" w:cs="Calibri"/>
        </w:rPr>
      </w:pPr>
      <w:r>
        <w:rPr>
          <w:rFonts w:ascii="Calibri" w:hAnsi="Calibri" w:cs="Calibri"/>
        </w:rPr>
        <w:t>DFLT</w:t>
      </w:r>
      <w:r>
        <w:rPr>
          <w:rFonts w:ascii="Calibri" w:hAnsi="Calibri" w:cs="Calibri"/>
        </w:rPr>
        <w:tab/>
        <w:t xml:space="preserve"> Digital Financial &amp; Literacy Training</w:t>
      </w:r>
    </w:p>
    <w:p w14:paraId="3128E1C5" w14:textId="77777777" w:rsidR="00DB435B" w:rsidRPr="00FD1F78" w:rsidRDefault="00DB435B" w:rsidP="00F365EE">
      <w:pPr>
        <w:jc w:val="both"/>
        <w:rPr>
          <w:rFonts w:ascii="Calibri" w:hAnsi="Calibri" w:cs="Calibri"/>
        </w:rPr>
      </w:pPr>
      <w:r>
        <w:rPr>
          <w:rFonts w:ascii="Calibri" w:hAnsi="Calibri" w:cs="Calibri"/>
        </w:rPr>
        <w:t xml:space="preserve">SDPI </w:t>
      </w:r>
      <w:r>
        <w:rPr>
          <w:rFonts w:ascii="Calibri" w:hAnsi="Calibri" w:cs="Calibri"/>
        </w:rPr>
        <w:tab/>
        <w:t xml:space="preserve"> Sustainable Development and Policy Institute </w:t>
      </w:r>
    </w:p>
    <w:p w14:paraId="086A0E06" w14:textId="77777777" w:rsidR="00DB435B" w:rsidRPr="00FD1F78" w:rsidRDefault="00DB435B" w:rsidP="00F365EE">
      <w:pPr>
        <w:jc w:val="both"/>
        <w:rPr>
          <w:rFonts w:ascii="Calibri" w:hAnsi="Calibri" w:cs="Calibri"/>
        </w:rPr>
      </w:pPr>
      <w:r>
        <w:rPr>
          <w:rFonts w:ascii="Calibri" w:hAnsi="Calibri" w:cs="Calibri"/>
        </w:rPr>
        <w:t xml:space="preserve">KPK </w:t>
      </w:r>
      <w:r>
        <w:rPr>
          <w:rFonts w:ascii="Calibri" w:hAnsi="Calibri" w:cs="Calibri"/>
        </w:rPr>
        <w:tab/>
        <w:t xml:space="preserve"> Kyber Pakhtunkhwa</w:t>
      </w:r>
    </w:p>
    <w:p w14:paraId="67A8AC48" w14:textId="77777777" w:rsidR="00DB435B" w:rsidRPr="00FD1F78" w:rsidRDefault="00DB435B" w:rsidP="00F365EE">
      <w:pPr>
        <w:jc w:val="both"/>
        <w:rPr>
          <w:rFonts w:ascii="Calibri" w:hAnsi="Calibri" w:cs="Calibri"/>
        </w:rPr>
      </w:pPr>
      <w:r>
        <w:rPr>
          <w:rFonts w:ascii="Calibri" w:hAnsi="Calibri" w:cs="Calibri"/>
        </w:rPr>
        <w:t xml:space="preserve">ASPC </w:t>
      </w:r>
      <w:r>
        <w:rPr>
          <w:rFonts w:ascii="Calibri" w:hAnsi="Calibri" w:cs="Calibri"/>
        </w:rPr>
        <w:tab/>
        <w:t xml:space="preserve"> Adaptive Social Protection Coordinators</w:t>
      </w:r>
    </w:p>
    <w:p w14:paraId="4CE63786" w14:textId="77777777" w:rsidR="00DB435B" w:rsidRPr="00FD1F78" w:rsidRDefault="00DB435B" w:rsidP="00F365EE">
      <w:pPr>
        <w:jc w:val="both"/>
        <w:rPr>
          <w:rFonts w:ascii="Calibri" w:hAnsi="Calibri" w:cs="Calibri"/>
        </w:rPr>
      </w:pPr>
      <w:r>
        <w:rPr>
          <w:rFonts w:ascii="Calibri" w:hAnsi="Calibri" w:cs="Calibri"/>
        </w:rPr>
        <w:t>PC</w:t>
      </w:r>
      <w:r>
        <w:rPr>
          <w:rFonts w:ascii="Calibri" w:hAnsi="Calibri" w:cs="Calibri"/>
        </w:rPr>
        <w:tab/>
        <w:t xml:space="preserve"> Provincial Coordinators</w:t>
      </w:r>
    </w:p>
    <w:p w14:paraId="36ECE2B3" w14:textId="77777777" w:rsidR="00DB435B" w:rsidRPr="00FD1F78" w:rsidRDefault="00DB435B" w:rsidP="00F365EE">
      <w:pPr>
        <w:jc w:val="both"/>
        <w:rPr>
          <w:rFonts w:ascii="Calibri" w:hAnsi="Calibri" w:cs="Calibri"/>
        </w:rPr>
      </w:pPr>
      <w:r>
        <w:rPr>
          <w:rFonts w:ascii="Calibri" w:hAnsi="Calibri" w:cs="Calibri"/>
        </w:rPr>
        <w:t>DFLT IC   DFLT Implementation Coordinators</w:t>
      </w:r>
    </w:p>
    <w:p w14:paraId="38C1D0C2" w14:textId="77777777" w:rsidR="00DB435B" w:rsidRPr="00FD1F78" w:rsidRDefault="00DB435B" w:rsidP="00F365EE">
      <w:pPr>
        <w:jc w:val="both"/>
        <w:rPr>
          <w:rFonts w:ascii="Calibri" w:hAnsi="Calibri" w:cs="Calibri"/>
        </w:rPr>
      </w:pPr>
      <w:r>
        <w:rPr>
          <w:rFonts w:ascii="Calibri" w:hAnsi="Calibri" w:cs="Calibri"/>
        </w:rPr>
        <w:t xml:space="preserve">UC </w:t>
      </w:r>
      <w:r>
        <w:rPr>
          <w:rFonts w:ascii="Calibri" w:hAnsi="Calibri" w:cs="Calibri"/>
        </w:rPr>
        <w:tab/>
        <w:t>Union Council</w:t>
      </w:r>
    </w:p>
    <w:p w14:paraId="7E72733F" w14:textId="77777777" w:rsidR="00DB435B" w:rsidRPr="00FD1F78" w:rsidRDefault="00DB435B" w:rsidP="00F365EE">
      <w:pPr>
        <w:jc w:val="both"/>
        <w:rPr>
          <w:rFonts w:ascii="Calibri" w:hAnsi="Calibri" w:cs="Calibri"/>
        </w:rPr>
      </w:pPr>
      <w:r>
        <w:rPr>
          <w:rFonts w:ascii="Calibri" w:hAnsi="Calibri" w:cs="Calibri"/>
        </w:rPr>
        <w:t xml:space="preserve">M&amp;E </w:t>
      </w:r>
      <w:r>
        <w:rPr>
          <w:rFonts w:ascii="Calibri" w:hAnsi="Calibri" w:cs="Calibri"/>
        </w:rPr>
        <w:tab/>
        <w:t>Monitoring and Evaluation</w:t>
      </w:r>
    </w:p>
    <w:p w14:paraId="07BC30C0" w14:textId="77777777" w:rsidR="00DB435B" w:rsidRPr="00FD1F78" w:rsidRDefault="00DB435B" w:rsidP="00F365EE">
      <w:pPr>
        <w:jc w:val="both"/>
        <w:rPr>
          <w:rFonts w:ascii="Calibri" w:hAnsi="Calibri" w:cs="Calibri"/>
        </w:rPr>
      </w:pPr>
      <w:r>
        <w:rPr>
          <w:rFonts w:ascii="Calibri" w:hAnsi="Calibri" w:cs="Calibri"/>
        </w:rPr>
        <w:t xml:space="preserve">QA </w:t>
      </w:r>
      <w:r>
        <w:rPr>
          <w:rFonts w:ascii="Calibri" w:hAnsi="Calibri" w:cs="Calibri"/>
        </w:rPr>
        <w:tab/>
        <w:t>Quality Assurance</w:t>
      </w:r>
    </w:p>
    <w:p w14:paraId="59A6E8C6" w14:textId="77777777" w:rsidR="00DB435B" w:rsidRPr="00F26A4D" w:rsidRDefault="00F26A4D" w:rsidP="00F365EE">
      <w:pPr>
        <w:jc w:val="both"/>
        <w:rPr>
          <w:rFonts w:ascii="Calibri" w:hAnsi="Calibri" w:cs="Calibri"/>
        </w:rPr>
      </w:pPr>
      <w:r>
        <w:rPr>
          <w:rFonts w:ascii="Calibri" w:hAnsi="Calibri" w:cs="Calibri"/>
        </w:rPr>
        <w:t xml:space="preserve">SRSO       Sindh Rural Support Organization </w:t>
      </w:r>
    </w:p>
    <w:p w14:paraId="733CE884" w14:textId="77777777" w:rsidR="00DC2D66" w:rsidRDefault="00EC679A">
      <w:pPr>
        <w:jc w:val="both"/>
        <w:rPr>
          <w:ins w:id="1" w:author="Dr Fareeha Armughan" w:date="2026-07-31T00:00:00Z"/>
          <w:rFonts w:ascii="Calibri" w:hAnsi="Calibri" w:cs="Calibri"/>
        </w:rPr>
      </w:pPr>
      <w:ins w:id="2" w:author="Dr Fareeha Armughan" w:date="2026-07-31T00:00:00Z">
        <w:r>
          <w:rPr>
            <w:rFonts w:ascii="Calibri" w:hAnsi="Calibri" w:cs="Calibri"/>
          </w:rPr>
          <w:t>SSPA     Sindh Social Protection Authority</w:t>
        </w:r>
      </w:ins>
    </w:p>
    <w:p w14:paraId="02B10213" w14:textId="77777777" w:rsidR="00DC2D66" w:rsidRDefault="00EC679A">
      <w:pPr>
        <w:jc w:val="both"/>
        <w:rPr>
          <w:ins w:id="3" w:author="Dr Fareeha Armughan" w:date="2026-07-31T00:00:00Z"/>
          <w:rFonts w:ascii="Calibri" w:hAnsi="Calibri" w:cs="Calibri"/>
        </w:rPr>
      </w:pPr>
      <w:ins w:id="4" w:author="Dr Fareeha Armughan" w:date="2026-07-31T00:00:00Z">
        <w:r>
          <w:rPr>
            <w:rFonts w:ascii="Calibri" w:hAnsi="Calibri" w:cs="Calibri"/>
          </w:rPr>
          <w:t>GIZ      Deutsche Gesellschaft für Internationale Zusammenarbeit (Development Partner)</w:t>
        </w:r>
      </w:ins>
    </w:p>
    <w:p w14:paraId="5BA93897" w14:textId="77777777" w:rsidR="00DB435B" w:rsidRPr="00FD1F78" w:rsidRDefault="00DB435B" w:rsidP="00F365EE">
      <w:pPr>
        <w:jc w:val="both"/>
        <w:rPr>
          <w:rFonts w:ascii="Calibri" w:hAnsi="Calibri" w:cs="Calibri"/>
          <w:b/>
          <w:bCs/>
        </w:rPr>
      </w:pPr>
      <w:r>
        <w:rPr>
          <w:rFonts w:ascii="Calibri" w:hAnsi="Calibri" w:cs="Calibri"/>
          <w:b/>
          <w:bCs/>
        </w:rPr>
        <w:br w:type="page"/>
      </w:r>
    </w:p>
    <w:p w14:paraId="05ECE0B6" w14:textId="77777777" w:rsidR="00C51658" w:rsidRPr="00FD1F78" w:rsidRDefault="001524A1" w:rsidP="00F365EE">
      <w:pPr>
        <w:pStyle w:val="Heading1"/>
        <w:numPr>
          <w:ilvl w:val="0"/>
          <w:numId w:val="13"/>
        </w:numPr>
        <w:jc w:val="both"/>
        <w:rPr>
          <w:rFonts w:ascii="Calibri" w:hAnsi="Calibri" w:cs="Calibri"/>
        </w:rPr>
      </w:pPr>
      <w:bookmarkStart w:id="5" w:name="_Toc327686271"/>
      <w:r>
        <w:rPr>
          <w:rFonts w:ascii="Calibri" w:hAnsi="Calibri" w:cs="Calibri"/>
        </w:rPr>
        <w:lastRenderedPageBreak/>
        <w:t>Background</w:t>
      </w:r>
      <w:bookmarkEnd w:id="5"/>
    </w:p>
    <w:p w14:paraId="6B756727" w14:textId="77777777" w:rsidR="00C74481" w:rsidRPr="00C74481" w:rsidRDefault="00C74481" w:rsidP="00F365EE">
      <w:pPr>
        <w:jc w:val="both"/>
        <w:rPr>
          <w:rFonts w:ascii="Calibri" w:hAnsi="Calibri" w:cs="Calibri"/>
          <w:lang w:val="en-CA"/>
        </w:rPr>
      </w:pPr>
      <w:r>
        <w:rPr>
          <w:rFonts w:ascii="Calibri" w:hAnsi="Calibri" w:cs="Calibri"/>
          <w:lang w:val="en-CA"/>
        </w:rPr>
        <w:t xml:space="preserve">New technologies are bringing access to financial services to the marginalized and under-served.  Banks and non-banks are introducing services and products to enhance the access to financial services. Yet around 1.7 billion adults of world lack access to financial services. Despite sustained efforts over the last decade, access to financial is on the lower side in developing countries. Evidence suggests that gender gap exists in financial inclusion. Women living, compared to men, are about 70% less likely to have access to financial services in developing countries. </w:t>
      </w:r>
    </w:p>
    <w:p w14:paraId="1203367C" w14:textId="77777777" w:rsidR="00C74481" w:rsidRPr="00C74481" w:rsidRDefault="00C74481" w:rsidP="00F365EE">
      <w:pPr>
        <w:jc w:val="both"/>
        <w:rPr>
          <w:rFonts w:ascii="Calibri" w:hAnsi="Calibri" w:cs="Calibri"/>
          <w:lang w:val="en-CA"/>
        </w:rPr>
      </w:pPr>
      <w:r>
        <w:rPr>
          <w:rFonts w:ascii="Calibri" w:hAnsi="Calibri" w:cs="Calibri"/>
          <w:lang w:val="en-CA"/>
        </w:rPr>
        <w:t xml:space="preserve">The gap is even higher in Pakistan where already a very low share of population has access to finance. Millions of females do not have access to basic financial services of deposits, savings, credits and payments in rural geographies of Pakistan (Global Findex, 2021). The dilemma exists, nationwide, in all the five provinces of Pakistan (Punjab, KPK, Sindh, GB and Baluchistan) where already a very low share of population has access to finance. A report of world bank estimates that only 21 percent of the Pakistanis are financially included, against global and south Asian average of 69 and 33 percent respectively.  </w:t>
      </w:r>
    </w:p>
    <w:p w14:paraId="204DFB81" w14:textId="77777777" w:rsidR="00C74481" w:rsidRPr="00C74481" w:rsidRDefault="00C74481" w:rsidP="00F365EE">
      <w:pPr>
        <w:jc w:val="both"/>
        <w:rPr>
          <w:rFonts w:ascii="Calibri" w:hAnsi="Calibri" w:cs="Calibri"/>
          <w:lang w:val="en-CA"/>
        </w:rPr>
      </w:pPr>
      <w:r>
        <w:rPr>
          <w:rFonts w:ascii="Calibri" w:hAnsi="Calibri" w:cs="Calibri"/>
          <w:lang w:val="en-CA"/>
        </w:rPr>
        <w:t xml:space="preserve">The Access to Finance survey (A2F), conducted by State Bank of Pakistan highlighted the significant gender difference in access to finance in Pakistan; the survey found that women remained less likely to gain access to the overall financial sector, compared to men. Notably, fewer women have access to banking services (5.5 percent vs. 21.1 percent men), Money transfers (1.4 percent vs. 3.3 percent men) and Insurance (0.6 percent vs. 3.3 percent men). </w:t>
      </w:r>
    </w:p>
    <w:p w14:paraId="6AB65023" w14:textId="77777777" w:rsidR="00C74481" w:rsidRPr="00C74481" w:rsidRDefault="00C74481" w:rsidP="00F365EE">
      <w:pPr>
        <w:jc w:val="both"/>
        <w:rPr>
          <w:rFonts w:ascii="Calibri" w:hAnsi="Calibri" w:cs="Calibri"/>
          <w:lang w:val="en-CA"/>
        </w:rPr>
      </w:pPr>
      <w:r>
        <w:rPr>
          <w:rFonts w:ascii="Calibri" w:hAnsi="Calibri" w:cs="Calibri"/>
          <w:lang w:val="en-CA"/>
        </w:rPr>
        <w:t xml:space="preserve">The problem severely effects the women and effects of financial exclusion go much beyond than not having saving account or not able to do online payments. Financial exclusion is negatively associated with women empowerment. Indigenous research shows that 94% of the women who do not have access to financial services have multidimensional social exclusion. In other words, these women are excluded from education, employment, and other dimensions of life. Exclusion from the spheres of education and employment further leads to the issues of social immobility, deeper poverty, low confidence, and low recognition in household status. Especially the illiteracy of mothers impacts the education of their children.  </w:t>
      </w:r>
    </w:p>
    <w:p w14:paraId="6F2D4B78" w14:textId="77777777" w:rsidR="00C74481" w:rsidRPr="00C74481" w:rsidRDefault="00C74481" w:rsidP="00F365EE">
      <w:pPr>
        <w:jc w:val="both"/>
        <w:rPr>
          <w:rFonts w:ascii="Calibri" w:hAnsi="Calibri" w:cs="Calibri"/>
          <w:lang w:val="en-CA"/>
        </w:rPr>
      </w:pPr>
      <w:r>
        <w:rPr>
          <w:rFonts w:ascii="Calibri" w:hAnsi="Calibri" w:cs="Calibri"/>
          <w:lang w:val="en-CA"/>
        </w:rPr>
        <w:t xml:space="preserve">In Pakistan, the dilemma is more exacerbated concerning the women of the destitute, especially the ones falling under social protection program of BISP, living below the poverty line. The women who are enrolled in the umbrella of BISP beneficiary’s social safety net are mostly uneducated, marginalized, pro poor and disadvantaged segments of the society. This deep financial exclusion exists due to a major demand side gap of financial and digital illiteracy and a supply side gap of lack of infrastructure by financial service providers (FSPs). </w:t>
      </w:r>
    </w:p>
    <w:p w14:paraId="37B524FE" w14:textId="77777777" w:rsidR="006E25CC" w:rsidRDefault="00C74481" w:rsidP="00F365EE">
      <w:pPr>
        <w:jc w:val="both"/>
        <w:rPr>
          <w:rFonts w:ascii="Calibri" w:hAnsi="Calibri" w:cs="Calibri"/>
          <w:lang w:val="en-CA"/>
        </w:rPr>
      </w:pPr>
      <w:r>
        <w:rPr>
          <w:rFonts w:ascii="Calibri" w:hAnsi="Calibri" w:cs="Calibri"/>
          <w:lang w:val="en-CA"/>
        </w:rPr>
        <w:t xml:space="preserve">The lack of education and financial illiteracy pose challenges, aggravating the dire conditions for those below the poverty line, especially women, as governments struggle to provide basic facilities. Commercial banks also show weaknesses in addressing these issues, hindering the inclusion of the impoverished and disadvantaged in the financial loop. </w:t>
      </w:r>
    </w:p>
    <w:p w14:paraId="3B58FB6A" w14:textId="77777777" w:rsidR="00515EAF" w:rsidRPr="00FD1F78" w:rsidRDefault="00FD1F78" w:rsidP="00F365EE">
      <w:pPr>
        <w:jc w:val="both"/>
        <w:rPr>
          <w:rFonts w:ascii="Calibri" w:hAnsi="Calibri" w:cs="Calibri"/>
          <w:lang w:val="en-CA"/>
        </w:rPr>
      </w:pPr>
      <w:r>
        <w:rPr>
          <w:rFonts w:ascii="Calibri" w:hAnsi="Calibri" w:cs="Calibri"/>
          <w:lang w:val="en-CA"/>
        </w:rPr>
        <w:t xml:space="preserve">To address financial illiteracy and financial exclusion, Benazir Income Support Program, BISP launched the Digital and Financial Literacy Training (DFLT) Program, specifically designed to empower its beneficiaries in 2024. The </w:t>
      </w:r>
      <w:r>
        <w:rPr>
          <w:rFonts w:ascii="Calibri" w:hAnsi="Calibri" w:cs="Calibri"/>
        </w:rPr>
        <w:t>DFLT Phase-I, 2024</w:t>
      </w:r>
      <w:r>
        <w:rPr>
          <w:rFonts w:ascii="Calibri" w:hAnsi="Calibri" w:cs="Calibri"/>
          <w:lang w:val="en-CA"/>
        </w:rPr>
        <w:t xml:space="preserve"> provisioned financial literacy training to around </w:t>
      </w:r>
      <w:r>
        <w:rPr>
          <w:rFonts w:ascii="Calibri" w:hAnsi="Calibri" w:cs="Calibri"/>
          <w:lang w:val="en-US"/>
        </w:rPr>
        <w:t>250,000</w:t>
      </w:r>
      <w:r>
        <w:rPr>
          <w:rFonts w:ascii="Calibri" w:hAnsi="Calibri" w:cs="Calibri"/>
          <w:lang w:val="en-CA"/>
        </w:rPr>
        <w:t xml:space="preserve"> beneficiary women </w:t>
      </w:r>
      <w:r>
        <w:rPr>
          <w:rFonts w:ascii="Calibri" w:hAnsi="Calibri" w:cs="Calibri"/>
        </w:rPr>
        <w:t>across 404 geographical locations spanning across the provinces of Punjab, Sindh, Khyber Pakhtunkhwa, and Balochistan</w:t>
      </w:r>
      <w:r>
        <w:rPr>
          <w:rFonts w:ascii="Calibri" w:hAnsi="Calibri" w:cs="Calibri"/>
          <w:lang w:val="en-CA"/>
        </w:rPr>
        <w:t>. The overall purpose of the Digital</w:t>
      </w:r>
      <w:r>
        <w:rPr>
          <w:rFonts w:ascii="Calibri" w:hAnsi="Calibri" w:cs="Calibri"/>
          <w:b/>
          <w:bCs/>
          <w:lang w:val="en-CA"/>
        </w:rPr>
        <w:t xml:space="preserve"> </w:t>
      </w:r>
      <w:r>
        <w:rPr>
          <w:rFonts w:ascii="Calibri" w:hAnsi="Calibri" w:cs="Calibri"/>
          <w:lang w:val="en-CA"/>
        </w:rPr>
        <w:t xml:space="preserve">financial literacy training is to enable BISP beneficiaries to do better financial planning; better management of their financial resources, improve their financial decisions, and access financial products and services available through the formal financial sector. </w:t>
      </w:r>
    </w:p>
    <w:p w14:paraId="5FB1F4DC" w14:textId="77777777" w:rsidR="0070473E" w:rsidRPr="00FD1F78" w:rsidRDefault="00015A0E" w:rsidP="00F365EE">
      <w:pPr>
        <w:jc w:val="both"/>
        <w:rPr>
          <w:rFonts w:ascii="Calibri" w:hAnsi="Calibri" w:cs="Calibri"/>
        </w:rPr>
      </w:pPr>
      <w:r>
        <w:rPr>
          <w:rFonts w:ascii="Calibri" w:hAnsi="Calibri" w:cs="Calibri"/>
          <w:lang w:val="en-CA"/>
        </w:rPr>
        <w:t xml:space="preserve">The DFLT Phase-1 also leveraged a parallel impact evaluation (Randomized Control Trial, RCT), under which an extended Baseline survey was undertaken for the purpose of providing a comprehensive understanding of the </w:t>
      </w:r>
      <w:r>
        <w:rPr>
          <w:rFonts w:ascii="Calibri" w:hAnsi="Calibri" w:cs="Calibri"/>
          <w:lang w:val="en-CA"/>
        </w:rPr>
        <w:lastRenderedPageBreak/>
        <w:t xml:space="preserve">beneficiaries’ knowledge pre and post DFLT interventions. The Impact Evaluation incorporates robust methodology, and </w:t>
      </w:r>
      <w:r>
        <w:rPr>
          <w:rFonts w:ascii="Calibri" w:hAnsi="Calibri" w:cs="Calibri"/>
        </w:rPr>
        <w:t xml:space="preserve">structured surveys have been administered across eight districts and sixteen tehsils, ensuring a representative </w:t>
      </w:r>
      <w:r>
        <w:rPr>
          <w:rFonts w:ascii="Calibri" w:hAnsi="Calibri" w:cs="Calibri"/>
          <w:lang w:val="en-US"/>
        </w:rPr>
        <w:t xml:space="preserve">nation-wide </w:t>
      </w:r>
      <w:r>
        <w:rPr>
          <w:rFonts w:ascii="Calibri" w:hAnsi="Calibri" w:cs="Calibri"/>
        </w:rPr>
        <w:t>sample of the diverse BISP beneficiary population. Furthermore, to ensure that DFLT Phase-1 training adheres to established standards and achieve desired outcomes, a comprehensive Monitoring &amp; Evaluation framework was devised. To ensure training quality, SDPI evaluators conducted rigorous M&amp;E across training sessions nationwide</w:t>
      </w:r>
    </w:p>
    <w:p w14:paraId="490B9694" w14:textId="77777777" w:rsidR="00986198" w:rsidRDefault="00483B41" w:rsidP="1F5271DF">
      <w:pPr>
        <w:jc w:val="both"/>
        <w:rPr>
          <w:rFonts w:ascii="Calibri" w:hAnsi="Calibri" w:cs="Calibri"/>
        </w:rPr>
      </w:pPr>
      <w:r>
        <w:rPr>
          <w:rFonts w:ascii="Calibri" w:hAnsi="Calibri" w:cs="Calibri"/>
        </w:rPr>
        <w:t>Building on the successful implementation of DFLT-Phase I</w:t>
      </w:r>
      <w:r>
        <w:rPr>
          <w:rFonts w:ascii="Calibri" w:hAnsi="Calibri" w:cs="Calibri"/>
          <w:b/>
          <w:bCs/>
          <w:i/>
          <w:iCs/>
        </w:rPr>
        <w:t xml:space="preserve">, we recommend the National Rollout of DFLT Phase II (2025). Phase II aims to significantly expand training coverage to 550,000 women beneficiaries and simultaneously facilitate the opening of beneficiary formal bank accounts. </w:t>
      </w:r>
      <w:r>
        <w:rPr>
          <w:rFonts w:ascii="Calibri" w:hAnsi="Calibri" w:cs="Calibri"/>
          <w:b/>
          <w:bCs/>
          <w:i/>
          <w:iCs/>
          <w:lang w:val="en-CA"/>
        </w:rPr>
        <w:t xml:space="preserve">This program rollout will further enhance the training horizon of the beneficiaries by subsequent dissemination of multiple DFLT informational videos after the classroom training. </w:t>
      </w:r>
    </w:p>
    <w:p w14:paraId="5C9C92DE" w14:textId="77777777" w:rsidR="00986198" w:rsidRDefault="00986198" w:rsidP="00F365EE">
      <w:pPr>
        <w:jc w:val="both"/>
        <w:rPr>
          <w:rFonts w:ascii="Calibri" w:hAnsi="Calibri" w:cs="Calibri"/>
        </w:rPr>
      </w:pPr>
      <w:r>
        <w:rPr>
          <w:rFonts w:ascii="Calibri" w:hAnsi="Calibri" w:cs="Calibri"/>
        </w:rPr>
        <w:t>This implementation plan outlines the detailed strategy and steps for conducting the Digital Financial Literacy Training (DFLT) program for the targeted beneficiaries of the Benazir Income Support Programme (BISP)</w:t>
      </w:r>
    </w:p>
    <w:p w14:paraId="7DBB2616" w14:textId="77777777" w:rsidR="1F5271DF" w:rsidRDefault="1F5271DF" w:rsidP="1F5271DF">
      <w:pPr>
        <w:jc w:val="both"/>
        <w:rPr>
          <w:rFonts w:ascii="Calibri" w:hAnsi="Calibri" w:cs="Calibri"/>
        </w:rPr>
      </w:pPr>
    </w:p>
    <w:p w14:paraId="0FB11939" w14:textId="77777777" w:rsidR="00C51658" w:rsidRPr="00FD1F78" w:rsidRDefault="00205537" w:rsidP="00F365EE">
      <w:pPr>
        <w:pStyle w:val="Heading1"/>
        <w:numPr>
          <w:ilvl w:val="0"/>
          <w:numId w:val="13"/>
        </w:numPr>
        <w:jc w:val="both"/>
        <w:rPr>
          <w:rFonts w:ascii="Calibri" w:hAnsi="Calibri" w:cs="Calibri"/>
        </w:rPr>
      </w:pPr>
      <w:bookmarkStart w:id="6" w:name="_Toc852002859"/>
      <w:r>
        <w:rPr>
          <w:rFonts w:ascii="Calibri" w:hAnsi="Calibri" w:cs="Calibri"/>
        </w:rPr>
        <w:t>project Objectives/outcomes</w:t>
      </w:r>
      <w:bookmarkEnd w:id="6"/>
      <w:r>
        <w:rPr>
          <w:rFonts w:ascii="Calibri" w:hAnsi="Calibri" w:cs="Calibri"/>
        </w:rPr>
        <w:t xml:space="preserve"> </w:t>
      </w:r>
    </w:p>
    <w:p w14:paraId="18216385" w14:textId="77777777" w:rsidR="00C51658" w:rsidRPr="00FD1F78" w:rsidRDefault="00C51658" w:rsidP="00F365EE">
      <w:pPr>
        <w:jc w:val="both"/>
        <w:rPr>
          <w:rFonts w:ascii="Calibri" w:hAnsi="Calibri" w:cs="Calibri"/>
        </w:rPr>
      </w:pPr>
      <w:r>
        <w:rPr>
          <w:rFonts w:ascii="Calibri" w:hAnsi="Calibri" w:cs="Calibri"/>
        </w:rPr>
        <w:t>The objectives of the project are;</w:t>
      </w:r>
    </w:p>
    <w:p w14:paraId="53F3A78D" w14:textId="77777777" w:rsidR="00C51658" w:rsidRPr="00FD1F78" w:rsidRDefault="00C51658" w:rsidP="00F365EE">
      <w:pPr>
        <w:jc w:val="both"/>
        <w:rPr>
          <w:rFonts w:ascii="Calibri" w:hAnsi="Calibri" w:cs="Calibri"/>
        </w:rPr>
      </w:pPr>
      <w:r>
        <w:rPr>
          <w:rFonts w:ascii="Calibri" w:hAnsi="Calibri" w:cs="Calibri"/>
        </w:rPr>
        <w:t xml:space="preserve">1. To provide Digital and Financial Literacy Training to 550,000 Social Protection beneficiaries across 04 provinces of Pakistan. </w:t>
      </w:r>
    </w:p>
    <w:p w14:paraId="456FBBF1" w14:textId="77777777" w:rsidR="00C51658" w:rsidRPr="00FD1F78" w:rsidRDefault="00C51658" w:rsidP="00F365EE">
      <w:pPr>
        <w:jc w:val="both"/>
        <w:rPr>
          <w:rFonts w:ascii="Calibri" w:hAnsi="Calibri" w:cs="Calibri"/>
        </w:rPr>
      </w:pPr>
      <w:r>
        <w:rPr>
          <w:rFonts w:ascii="Calibri" w:hAnsi="Calibri" w:cs="Calibri"/>
        </w:rPr>
        <w:t xml:space="preserve">2. To open </w:t>
      </w:r>
      <w:del w:id="7" w:author="Dr Fareeha Armughan" w:date="2026-07-31T00:00:00Z">
        <w:r>
          <w:rPr>
            <w:rFonts w:ascii="Calibri" w:hAnsi="Calibri" w:cs="Calibri"/>
          </w:rPr>
          <w:delText>250, 000</w:delText>
        </w:r>
      </w:del>
      <w:ins w:id="8" w:author="Dr Fareeha Armughan" w:date="2026-07-31T00:00:00Z">
        <w:r>
          <w:rPr>
            <w:rFonts w:ascii="Calibri" w:hAnsi="Calibri" w:cs="Calibri"/>
          </w:rPr>
          <w:t>300,000</w:t>
        </w:r>
      </w:ins>
      <w:r>
        <w:rPr>
          <w:rFonts w:ascii="Calibri" w:hAnsi="Calibri" w:cs="Calibri"/>
        </w:rPr>
        <w:t xml:space="preserve"> Mobile Money Accounts of Beneficiaries who have received DFLT training under the Sindh Chapter.</w:t>
      </w:r>
    </w:p>
    <w:p w14:paraId="6A89DFB8" w14:textId="77777777" w:rsidR="00602E4A" w:rsidRDefault="00C51658" w:rsidP="00F365EE">
      <w:pPr>
        <w:jc w:val="both"/>
        <w:rPr>
          <w:rFonts w:ascii="Calibri" w:hAnsi="Calibri" w:cs="Calibri"/>
        </w:rPr>
      </w:pPr>
      <w:r>
        <w:rPr>
          <w:rFonts w:ascii="Calibri" w:hAnsi="Calibri" w:cs="Calibri"/>
        </w:rPr>
        <w:t xml:space="preserve">3. To integrate multiple vertical interventions of Financial and Digital Literacy and Women Empowerment progressively in the province of Sindh such as imparting co-contributory saving scheme through registered mobile wallets to </w:t>
      </w:r>
      <w:del w:id="9" w:author="Dr Fareeha Armughan" w:date="2026-07-31T00:00:00Z">
        <w:r>
          <w:rPr>
            <w:rFonts w:ascii="Calibri" w:hAnsi="Calibri" w:cs="Calibri"/>
          </w:rPr>
          <w:delText xml:space="preserve">Mamta beneficiaries; </w:delText>
        </w:r>
      </w:del>
      <w:r>
        <w:rPr>
          <w:rFonts w:ascii="Calibri" w:hAnsi="Calibri" w:cs="Calibri"/>
        </w:rPr>
        <w:t>Women Agriculture Workers and Urban Informal Workers.</w:t>
      </w:r>
      <w:ins w:id="10" w:author="Dr Fareeha Armughan" w:date="2026-07-31T00:00:00Z">
        <w:r>
          <w:rPr>
            <w:rStyle w:val="FootnoteReference"/>
            <w:rFonts w:ascii="Calibri" w:hAnsi="Calibri" w:cs="Calibri"/>
          </w:rPr>
          <w:footnoteReference w:id="2"/>
        </w:r>
      </w:ins>
    </w:p>
    <w:p w14:paraId="46588783" w14:textId="77777777" w:rsidR="008B776B" w:rsidRPr="000722A4" w:rsidRDefault="008B776B" w:rsidP="00F365EE">
      <w:pPr>
        <w:jc w:val="both"/>
        <w:rPr>
          <w:rFonts w:ascii="Calibri" w:hAnsi="Calibri" w:cs="Calibri"/>
        </w:rPr>
      </w:pPr>
    </w:p>
    <w:p w14:paraId="4D53751F" w14:textId="77777777" w:rsidR="004A68DC" w:rsidRPr="00FD1F78" w:rsidRDefault="00701E36" w:rsidP="00F365EE">
      <w:pPr>
        <w:pStyle w:val="Heading1"/>
        <w:numPr>
          <w:ilvl w:val="0"/>
          <w:numId w:val="13"/>
        </w:numPr>
        <w:jc w:val="both"/>
        <w:rPr>
          <w:rFonts w:ascii="Calibri" w:hAnsi="Calibri" w:cs="Calibri"/>
        </w:rPr>
      </w:pPr>
      <w:bookmarkStart w:id="25" w:name="_Toc1732438851"/>
      <w:r>
        <w:rPr>
          <w:rFonts w:ascii="Calibri" w:hAnsi="Calibri" w:cs="Calibri"/>
        </w:rPr>
        <w:t>Geographic location</w:t>
      </w:r>
      <w:bookmarkEnd w:id="25"/>
    </w:p>
    <w:p w14:paraId="15C0F983" w14:textId="77777777" w:rsidR="00BB3266" w:rsidRDefault="00BB3266" w:rsidP="006E638F">
      <w:pPr>
        <w:pStyle w:val="Heading2"/>
      </w:pPr>
      <w:bookmarkStart w:id="26" w:name="_Toc1590432571"/>
      <w:r>
        <w:t>Size and scope</w:t>
      </w:r>
      <w:bookmarkEnd w:id="26"/>
      <w:r>
        <w:t xml:space="preserve"> </w:t>
      </w:r>
    </w:p>
    <w:p w14:paraId="2730C280" w14:textId="4A03E702" w:rsidR="0016339F" w:rsidRDefault="004A68DC" w:rsidP="00F365EE">
      <w:pPr>
        <w:jc w:val="both"/>
        <w:rPr>
          <w:rFonts w:ascii="Calibri" w:hAnsi="Calibri" w:cs="Calibri"/>
        </w:rPr>
      </w:pPr>
      <w:r>
        <w:rPr>
          <w:rFonts w:ascii="Calibri" w:hAnsi="Calibri" w:cs="Calibri"/>
        </w:rPr>
        <w:t xml:space="preserve">The National Roll Out Strategy for DFLT Phase </w:t>
      </w:r>
      <w:r>
        <w:rPr>
          <w:rFonts w:ascii="MS Gothic" w:eastAsia="MS Gothic" w:hAnsi="MS Gothic" w:cs="MS Gothic" w:hint="eastAsia"/>
        </w:rPr>
        <w:t>Ⅱ</w:t>
      </w:r>
      <w:r>
        <w:rPr>
          <w:rFonts w:ascii="Calibri" w:hAnsi="Calibri" w:cs="Calibri"/>
        </w:rPr>
        <w:t xml:space="preserve"> (2025) will target </w:t>
      </w:r>
      <w:r>
        <w:rPr>
          <w:rFonts w:ascii="Calibri" w:hAnsi="Calibri" w:cs="Calibri"/>
          <w:b/>
          <w:bCs/>
        </w:rPr>
        <w:t xml:space="preserve">550,000 </w:t>
      </w:r>
      <w:r>
        <w:rPr>
          <w:rFonts w:ascii="Calibri" w:hAnsi="Calibri" w:cs="Calibri"/>
        </w:rPr>
        <w:t>beneficiary</w:t>
      </w:r>
      <w:r>
        <w:rPr>
          <w:rFonts w:ascii="Calibri" w:hAnsi="Calibri" w:cs="Calibri"/>
          <w:b/>
          <w:bCs/>
        </w:rPr>
        <w:t xml:space="preserve"> </w:t>
      </w:r>
      <w:r>
        <w:rPr>
          <w:rFonts w:ascii="Calibri" w:hAnsi="Calibri" w:cs="Calibri"/>
        </w:rPr>
        <w:t xml:space="preserve">women across Pakistan. This includes the BISP beneficiaries, SSPA beneficiaries of MAMTA program, Sindh Agriculture Women Workers and Urban Informal Workers. The Roll out comprises of two segments, imparting DFLT training to 250,000 </w:t>
      </w:r>
      <w:ins w:id="27" w:author="Admin" w:date="2026-08-04T11:21:00Z">
        <w:r w:rsidR="00EC679A" w:rsidRPr="00EC679A">
          <w:rPr>
            <w:rFonts w:ascii="Calibri" w:hAnsi="Calibri" w:cs="Calibri"/>
            <w:highlight w:val="red"/>
            <w:rPrChange w:id="28" w:author="Admin" w:date="2026-08-04T11:21:00Z">
              <w:rPr>
                <w:rFonts w:ascii="Calibri" w:hAnsi="Calibri" w:cs="Calibri"/>
              </w:rPr>
            </w:rPrChange>
          </w:rPr>
          <w:t>BISP</w:t>
        </w:r>
        <w:r w:rsidR="00EC679A">
          <w:rPr>
            <w:rFonts w:ascii="Calibri" w:hAnsi="Calibri" w:cs="Calibri"/>
          </w:rPr>
          <w:t xml:space="preserve"> </w:t>
        </w:r>
      </w:ins>
      <w:r>
        <w:rPr>
          <w:rFonts w:ascii="Calibri" w:hAnsi="Calibri" w:cs="Calibri"/>
        </w:rPr>
        <w:t xml:space="preserve">beneficiaries in 04 provinces of Pakistan and an additional segment of training 300,000 beneficiaries under Sindh Chapter. </w:t>
      </w:r>
    </w:p>
    <w:p w14:paraId="14A26CEA" w14:textId="77777777" w:rsidR="0038122A" w:rsidRDefault="0038122A" w:rsidP="0038122A">
      <w:pPr>
        <w:jc w:val="both"/>
        <w:rPr>
          <w:rFonts w:ascii="Calibri" w:hAnsi="Calibri" w:cs="Calibri"/>
        </w:rPr>
      </w:pPr>
      <w:r>
        <w:rPr>
          <w:rFonts w:ascii="Calibri" w:hAnsi="Calibri" w:cs="Calibri"/>
          <w:b/>
          <w:bCs/>
          <w:i/>
          <w:iCs/>
        </w:rPr>
        <w:t xml:space="preserve">National Roll Out: </w:t>
      </w:r>
      <w:r>
        <w:rPr>
          <w:rFonts w:ascii="Calibri" w:hAnsi="Calibri" w:cs="Calibri"/>
        </w:rPr>
        <w:t xml:space="preserve">Under this overall segment, 250,000 beneficiaries will be imparted digital and financial literacy training across four provinces; Punjab, Sindh, Baluchistan and KPK. The beneficiaries will be imparted Digital and Financial Literacy Training structured on 02 days classroom model and community-based model </w:t>
      </w:r>
      <w:r>
        <w:rPr>
          <w:rFonts w:ascii="Calibri" w:hAnsi="Calibri" w:cs="Calibri"/>
        </w:rPr>
        <w:lastRenderedPageBreak/>
        <w:t xml:space="preserve">across four provinces (Punjab, Sindh, Baluchistan and KPK). The training delivery mechanism will trickle down to the Union Council (UC) level, ensuring community-level reach and inclusion. The training will further factor in </w:t>
      </w:r>
      <w:r>
        <w:rPr>
          <w:rFonts w:ascii="Calibri" w:hAnsi="Calibri" w:cs="Calibri"/>
          <w:i/>
          <w:iCs/>
        </w:rPr>
        <w:t>‘Rural-Urban segmentation’</w:t>
      </w:r>
      <w:r>
        <w:rPr>
          <w:rFonts w:ascii="Calibri" w:hAnsi="Calibri" w:cs="Calibri"/>
        </w:rPr>
        <w:t xml:space="preserve"> for the proposed sample where the target will be 50% rural and 50% urban locations. </w:t>
      </w:r>
      <w:r>
        <w:rPr>
          <w:rFonts w:ascii="Calibri" w:hAnsi="Calibri" w:cs="Calibri"/>
          <w:rPrChange w:id="29" w:author="Dr Fareeha Armughan" w:date="2026-08-03T19:46:00Z">
            <w:rPr>
              <w:rFonts w:ascii="Calibri" w:hAnsi="Calibri" w:cs="Calibri"/>
              <w:highlight w:val="yellow"/>
            </w:rPr>
          </w:rPrChange>
        </w:rPr>
        <w:t>30,000</w:t>
      </w:r>
      <w:r>
        <w:rPr>
          <w:rFonts w:ascii="Calibri" w:hAnsi="Calibri" w:cs="Calibri"/>
        </w:rPr>
        <w:t xml:space="preserve"> beneficiaries in this overall segment will be from Sindh, while the remaining beneficiaries from other three provinces of Pakistan. </w:t>
      </w:r>
      <w:ins w:id="30" w:author="Dr Fareeha Armughan" w:date="2026-08-03T00:00:00Z">
        <w:r>
          <w:rPr>
            <w:rStyle w:val="FootnoteReference"/>
            <w:rFonts w:ascii="Calibri" w:hAnsi="Calibri" w:cs="Calibri"/>
          </w:rPr>
          <w:footnoteReference w:id="3"/>
        </w:r>
      </w:ins>
    </w:p>
    <w:p w14:paraId="3638FA44" w14:textId="438628BF" w:rsidR="006B3604" w:rsidRDefault="0038122A" w:rsidP="00F365EE">
      <w:pPr>
        <w:jc w:val="both"/>
        <w:rPr>
          <w:rFonts w:ascii="Calibri" w:hAnsi="Calibri" w:cs="Calibri"/>
        </w:rPr>
      </w:pPr>
      <w:r>
        <w:rPr>
          <w:rFonts w:ascii="Calibri" w:hAnsi="Calibri" w:cs="Calibri"/>
        </w:rPr>
        <w:t xml:space="preserve">Moreover, the training will be coupled with concurrent account opening of the beneficiaries to ensure their digital and financial inclusion. The program targets at opening </w:t>
      </w:r>
      <w:del w:id="37" w:author="Dr Fareeha Armughan" w:date="2026-08-03T19:54:00Z">
        <w:r>
          <w:rPr>
            <w:rFonts w:ascii="Calibri" w:hAnsi="Calibri" w:cs="Calibri"/>
          </w:rPr>
          <w:delText>250,000</w:delText>
        </w:r>
      </w:del>
      <w:ins w:id="38" w:author="Dr Fareeha Armughan" w:date="2026-08-03T19:54:00Z">
        <w:r>
          <w:rPr>
            <w:rFonts w:ascii="Calibri" w:hAnsi="Calibri" w:cs="Calibri"/>
          </w:rPr>
          <w:t xml:space="preserve"> 300,000 </w:t>
        </w:r>
      </w:ins>
      <w:ins w:id="39" w:author="Dr Fareeha Armughan" w:date="2026-08-03T19:55:00Z">
        <w:r>
          <w:rPr>
            <w:rStyle w:val="FootnoteReference"/>
            <w:rFonts w:ascii="Calibri" w:hAnsi="Calibri" w:cs="Calibri"/>
          </w:rPr>
          <w:footnoteReference w:id="4"/>
        </w:r>
      </w:ins>
      <w:del w:id="44" w:author="Dr Fareeha Armughan" w:date="2026-08-03T19:54:00Z">
        <w:r>
          <w:rPr>
            <w:rFonts w:ascii="Calibri" w:hAnsi="Calibri" w:cs="Calibri"/>
          </w:rPr>
          <w:delText xml:space="preserve"> </w:delText>
        </w:r>
      </w:del>
      <w:r>
        <w:rPr>
          <w:rFonts w:ascii="Calibri" w:hAnsi="Calibri" w:cs="Calibri"/>
        </w:rPr>
        <w:t>mobile money accounts, in total, for the beneficiaries</w:t>
      </w:r>
      <w:ins w:id="45" w:author="Dr Fareeha Armughan" w:date="2026-08-03T19:54:00Z">
        <w:r>
          <w:rPr>
            <w:rFonts w:ascii="Calibri" w:hAnsi="Calibri" w:cs="Calibri"/>
          </w:rPr>
          <w:t xml:space="preserve"> in Sind</w:t>
        </w:r>
      </w:ins>
      <w:ins w:id="46" w:author="Dr Fareeha Armughan" w:date="2026-08-03T19:55:00Z">
        <w:r>
          <w:rPr>
            <w:rFonts w:ascii="Calibri" w:hAnsi="Calibri" w:cs="Calibri"/>
          </w:rPr>
          <w:t>h</w:t>
        </w:r>
      </w:ins>
      <w:r>
        <w:rPr>
          <w:rFonts w:ascii="Calibri" w:hAnsi="Calibri" w:cs="Calibri"/>
        </w:rPr>
        <w:t>.</w:t>
      </w:r>
      <w:ins w:id="47" w:author="Dr Fareeha Armughan" w:date="2026-08-03T19:54:00Z">
        <w:r>
          <w:rPr>
            <w:rFonts w:ascii="Calibri" w:hAnsi="Calibri" w:cs="Calibri"/>
          </w:rPr>
          <w:t xml:space="preserve"> </w:t>
        </w:r>
      </w:ins>
      <w:del w:id="48" w:author="Dr Fareeha Armughan" w:date="2026-08-03T19:55:00Z">
        <w:r>
          <w:rPr>
            <w:rFonts w:ascii="Calibri" w:hAnsi="Calibri" w:cs="Calibri"/>
            <w:highlight w:val="yellow"/>
            <w:rPrChange w:id="49" w:author="Dr Fareeha Armughan" w:date="2026-08-01T18:20:00Z">
              <w:rPr>
                <w:rFonts w:ascii="Calibri" w:hAnsi="Calibri" w:cs="Calibri"/>
              </w:rPr>
            </w:rPrChange>
          </w:rPr>
          <w:delText xml:space="preserve"> </w:delText>
        </w:r>
      </w:del>
      <w:del w:id="50" w:author="Dr Fareeha Armughan" w:date="2026-08-03T19:46:00Z">
        <w:r>
          <w:rPr>
            <w:rFonts w:ascii="Calibri" w:hAnsi="Calibri" w:cs="Calibri"/>
            <w:highlight w:val="yellow"/>
            <w:rPrChange w:id="51" w:author="Dr Fareeha Armughan" w:date="2026-08-01T18:20:00Z">
              <w:rPr>
                <w:rFonts w:ascii="Calibri" w:hAnsi="Calibri" w:cs="Calibri"/>
              </w:rPr>
            </w:rPrChange>
          </w:rPr>
          <w:delText xml:space="preserve">   </w:delText>
        </w:r>
      </w:del>
    </w:p>
    <w:p w14:paraId="42E5D174" w14:textId="2CB2AFDD" w:rsidR="00710316" w:rsidRDefault="00710316" w:rsidP="00F365EE">
      <w:pPr>
        <w:jc w:val="both"/>
        <w:rPr>
          <w:rFonts w:ascii="Calibri" w:hAnsi="Calibri" w:cs="Calibri"/>
        </w:rPr>
      </w:pPr>
      <w:r>
        <w:rPr>
          <w:rFonts w:ascii="Calibri" w:hAnsi="Calibri" w:cs="Calibri"/>
          <w:b/>
          <w:bCs/>
          <w:i/>
          <w:iCs/>
        </w:rPr>
        <w:t>The Sindh Chapter</w:t>
      </w:r>
      <w:r>
        <w:rPr>
          <w:rFonts w:ascii="Calibri" w:hAnsi="Calibri" w:cs="Calibri"/>
        </w:rPr>
        <w:t>- The rollout of DFLT Phase-</w:t>
      </w:r>
      <w:r>
        <w:rPr>
          <w:rFonts w:ascii="MS Gothic" w:eastAsia="MS Gothic" w:hAnsi="MS Gothic" w:cs="MS Gothic" w:hint="eastAsia"/>
        </w:rPr>
        <w:t>Ⅱ</w:t>
      </w:r>
      <w:r>
        <w:rPr>
          <w:rFonts w:ascii="Calibri" w:hAnsi="Calibri" w:cs="Calibri"/>
        </w:rPr>
        <w:t xml:space="preserve"> majorly focuses on the Sindh province. Out of 550,000 beneficiaries, 300,000 beneficiaries will be trained in Sindh only. These 300,000</w:t>
      </w:r>
      <w:ins w:id="52" w:author="Dr Fareeha Armughan" w:date="2026-08-03T20:09:00Z">
        <w:r>
          <w:rPr>
            <w:rStyle w:val="FootnoteReference"/>
            <w:rFonts w:ascii="Calibri" w:hAnsi="Calibri" w:cs="Calibri"/>
          </w:rPr>
          <w:footnoteReference w:id="5"/>
        </w:r>
      </w:ins>
      <w:r>
        <w:rPr>
          <w:rFonts w:ascii="Calibri" w:hAnsi="Calibri" w:cs="Calibri"/>
        </w:rPr>
        <w:t xml:space="preserve"> beneficiaries include </w:t>
      </w:r>
      <w:del w:id="55" w:author="Dr Fareeha Armughan" w:date="2026-07-31T00:00:00Z">
        <w:r>
          <w:rPr>
            <w:rFonts w:ascii="Calibri" w:hAnsi="Calibri" w:cs="Calibri"/>
          </w:rPr>
          <w:delText>250,000 Mamta beneficiaries that fall under the safety net of Sindh Social Protection Authority, 40,000 Agriculture Women Workers in the climate disaster prone districts of Sindh</w:delText>
        </w:r>
      </w:del>
      <w:ins w:id="56" w:author="Dr Fareeha Armughan" w:date="2026-07-31T00:00:00Z">
        <w:r>
          <w:rPr>
            <w:rFonts w:ascii="Calibri" w:hAnsi="Calibri" w:cs="Calibri"/>
          </w:rPr>
          <w:t>165,000 Agriculture Women Workers in the flood prone districts of Sindh</w:t>
        </w:r>
      </w:ins>
      <w:ins w:id="57" w:author="Dr Fareeha Armughan" w:date="2026-08-01T18:21:00Z">
        <w:r>
          <w:rPr>
            <w:rFonts w:ascii="Calibri" w:hAnsi="Calibri" w:cs="Calibri"/>
          </w:rPr>
          <w:t xml:space="preserve"> (Thatta, Badin, Sajawal &amp; Sanghar)</w:t>
        </w:r>
      </w:ins>
      <w:ins w:id="58" w:author="Dr Fareeha Armughan" w:date="2026-08-01T18:23:00Z">
        <w:r>
          <w:rPr>
            <w:rFonts w:ascii="Calibri" w:hAnsi="Calibri" w:cs="Calibri"/>
          </w:rPr>
          <w:t xml:space="preserve">; </w:t>
        </w:r>
      </w:ins>
      <w:ins w:id="59" w:author="Dr Fareeha Armughan" w:date="2026-07-31T00:00:00Z">
        <w:r>
          <w:rPr>
            <w:rFonts w:ascii="Calibri" w:hAnsi="Calibri" w:cs="Calibri"/>
          </w:rPr>
          <w:t>125,000 M</w:t>
        </w:r>
      </w:ins>
      <w:ins w:id="60" w:author="Dr Fareeha Armughan" w:date="2026-08-01T18:22:00Z">
        <w:r>
          <w:rPr>
            <w:rFonts w:ascii="Calibri" w:hAnsi="Calibri" w:cs="Calibri"/>
          </w:rPr>
          <w:t>AMTA</w:t>
        </w:r>
      </w:ins>
      <w:ins w:id="61" w:author="Dr Fareeha Armughan" w:date="2026-07-31T00:00:00Z">
        <w:r>
          <w:rPr>
            <w:rFonts w:ascii="Calibri" w:hAnsi="Calibri" w:cs="Calibri"/>
          </w:rPr>
          <w:t xml:space="preserve"> beneficiaries of Sindh Social Protection Authority in the </w:t>
        </w:r>
      </w:ins>
      <w:ins w:id="62" w:author="Dr Fareeha Armughan" w:date="2026-08-01T18:22:00Z">
        <w:r>
          <w:rPr>
            <w:rFonts w:ascii="Calibri" w:hAnsi="Calibri" w:cs="Calibri"/>
            <w:highlight w:val="yellow"/>
            <w:rPrChange w:id="63" w:author="Dr Fareeha Armughan" w:date="2026-08-03T20:10:00Z">
              <w:rPr>
                <w:rFonts w:ascii="Calibri" w:hAnsi="Calibri" w:cs="Calibri"/>
              </w:rPr>
            </w:rPrChange>
          </w:rPr>
          <w:t>1</w:t>
        </w:r>
      </w:ins>
      <w:ins w:id="64" w:author="Dr Fareeha Armughan" w:date="2026-08-03T20:10:00Z">
        <w:r>
          <w:rPr>
            <w:rFonts w:ascii="Calibri" w:hAnsi="Calibri" w:cs="Calibri"/>
            <w:highlight w:val="yellow"/>
            <w:rPrChange w:id="65" w:author="Dr Fareeha Armughan" w:date="2026-08-03T20:10:00Z">
              <w:rPr>
                <w:rFonts w:ascii="Calibri" w:hAnsi="Calibri" w:cs="Calibri"/>
              </w:rPr>
            </w:rPrChange>
          </w:rPr>
          <w:t>5</w:t>
        </w:r>
      </w:ins>
      <w:ins w:id="66" w:author="Dr Fareeha Armughan" w:date="2026-08-01T18:22:00Z">
        <w:r>
          <w:rPr>
            <w:rFonts w:ascii="Calibri" w:hAnsi="Calibri" w:cs="Calibri"/>
            <w:highlight w:val="yellow"/>
            <w:rPrChange w:id="67" w:author="Dr Fareeha Armughan" w:date="2026-08-03T20:10:00Z">
              <w:rPr>
                <w:rFonts w:ascii="Calibri" w:hAnsi="Calibri" w:cs="Calibri"/>
              </w:rPr>
            </w:rPrChange>
          </w:rPr>
          <w:t xml:space="preserve"> </w:t>
        </w:r>
      </w:ins>
      <w:ins w:id="68" w:author="Dr Fareeha Armughan" w:date="2026-07-31T00:00:00Z">
        <w:r>
          <w:rPr>
            <w:rFonts w:ascii="Calibri" w:hAnsi="Calibri" w:cs="Calibri"/>
            <w:highlight w:val="yellow"/>
            <w:rPrChange w:id="69" w:author="Dr Fareeha Armughan" w:date="2026-08-03T20:10:00Z">
              <w:rPr>
                <w:rFonts w:ascii="Calibri" w:hAnsi="Calibri" w:cs="Calibri"/>
              </w:rPr>
            </w:rPrChange>
          </w:rPr>
          <w:t>districts</w:t>
        </w:r>
      </w:ins>
      <w:ins w:id="70" w:author="Dr Fareeha Armughan" w:date="2026-08-03T20:00:00Z">
        <w:r>
          <w:rPr>
            <w:rStyle w:val="FootnoteReference"/>
            <w:rFonts w:ascii="Calibri" w:hAnsi="Calibri" w:cs="Calibri"/>
          </w:rPr>
          <w:footnoteReference w:id="6"/>
        </w:r>
      </w:ins>
      <w:ins w:id="95" w:author="Dr Fareeha Armughan" w:date="2026-08-03T20:10:00Z">
        <w:r>
          <w:rPr>
            <w:rFonts w:ascii="Calibri" w:hAnsi="Calibri" w:cs="Calibri"/>
          </w:rPr>
          <w:t xml:space="preserve"> </w:t>
        </w:r>
      </w:ins>
      <w:ins w:id="96" w:author="Dr Fareeha Armughan" w:date="2026-08-01T18:22:00Z">
        <w:r>
          <w:rPr>
            <w:rFonts w:ascii="Calibri" w:hAnsi="Calibri" w:cs="Calibri"/>
          </w:rPr>
          <w:t>of interior Sindh</w:t>
        </w:r>
      </w:ins>
      <w:ins w:id="97" w:author="Dr Fareeha Armughan" w:date="2026-08-03T11:59:00Z">
        <w:r>
          <w:rPr>
            <w:rFonts w:ascii="Calibri" w:hAnsi="Calibri" w:cs="Calibri"/>
          </w:rPr>
          <w:t xml:space="preserve"> (Ghotki, Jacobabad, Kamber Shahdadkot, Kashmore, Matiari, Mirpurkhas, Shikarpur, Tando Allah Yar, Tando Mohammad Khan, Tharparkar, and Umer Kot)</w:t>
        </w:r>
      </w:ins>
      <w:r>
        <w:rPr>
          <w:rFonts w:ascii="Calibri" w:hAnsi="Calibri" w:cs="Calibri"/>
        </w:rPr>
        <w:t xml:space="preserve"> and 10,000 Urban Informal Workers of </w:t>
      </w:r>
      <w:del w:id="98" w:author="Dr Fareeha Armughan" w:date="2026-08-04T00:00:00Z">
        <w:r>
          <w:rPr>
            <w:rFonts w:ascii="Calibri" w:hAnsi="Calibri" w:cs="Calibri"/>
          </w:rPr>
          <w:delText>Karachi</w:delText>
        </w:r>
      </w:del>
      <w:ins w:id="99" w:author="Dr Fareeha Armughan" w:date="2026-08-04T00:00:00Z">
        <w:r>
          <w:rPr>
            <w:rFonts w:ascii="Calibri" w:hAnsi="Calibri" w:cs="Calibri"/>
          </w:rPr>
          <w:t>Karachi, Sindh</w:t>
        </w:r>
      </w:ins>
      <w:ins w:id="100" w:author="Dr Fareeha Armughan" w:date="2026-08-03T20:07:00Z">
        <w:r>
          <w:rPr>
            <w:rStyle w:val="FootnoteReference"/>
            <w:rFonts w:ascii="Calibri" w:hAnsi="Calibri" w:cs="Calibri"/>
          </w:rPr>
          <w:footnoteReference w:id="7"/>
        </w:r>
      </w:ins>
      <w:del w:id="104" w:author="Dr Fareeha Armughan" w:date="2026-08-04T00:00:00Z">
        <w:r>
          <w:rPr>
            <w:rFonts w:ascii="Calibri" w:hAnsi="Calibri" w:cs="Calibri"/>
          </w:rPr>
          <w:delText xml:space="preserve"> </w:delText>
        </w:r>
      </w:del>
      <w:del w:id="105" w:author="Dr Fareeha Armughan" w:date="2026-07-31T00:00:00Z">
        <w:r>
          <w:rPr>
            <w:rFonts w:ascii="Calibri" w:hAnsi="Calibri" w:cs="Calibri"/>
          </w:rPr>
          <w:delText>and Hyderabad districts</w:delText>
        </w:r>
      </w:del>
      <w:del w:id="106" w:author="Dr Fareeha Armughan" w:date="2026-08-01T18:23:00Z">
        <w:r>
          <w:rPr>
            <w:rFonts w:ascii="Calibri" w:hAnsi="Calibri" w:cs="Calibri"/>
          </w:rPr>
          <w:delText xml:space="preserve"> of </w:delText>
        </w:r>
      </w:del>
      <w:del w:id="107" w:author="Dr Fareeha Armughan" w:date="2026-08-04T00:00:00Z">
        <w:r>
          <w:rPr>
            <w:rFonts w:ascii="Calibri" w:hAnsi="Calibri" w:cs="Calibri"/>
          </w:rPr>
          <w:delText>Sindh</w:delText>
        </w:r>
      </w:del>
      <w:r>
        <w:rPr>
          <w:rFonts w:ascii="Calibri" w:hAnsi="Calibri" w:cs="Calibri"/>
        </w:rPr>
        <w:t>. In addition to the DFLT training</w:t>
      </w:r>
      <w:ins w:id="108" w:author="Dr Fareeha Armughan" w:date="2026-08-01T18:35:00Z">
        <w:r>
          <w:rPr>
            <w:rFonts w:ascii="Calibri" w:hAnsi="Calibri" w:cs="Calibri"/>
          </w:rPr>
          <w:t>s</w:t>
        </w:r>
      </w:ins>
      <w:r>
        <w:rPr>
          <w:rFonts w:ascii="Calibri" w:hAnsi="Calibri" w:cs="Calibri"/>
        </w:rPr>
        <w:t xml:space="preserve">, </w:t>
      </w:r>
      <w:del w:id="109" w:author="Dr Fareeha Armughan" w:date="2026-07-31T00:00:00Z">
        <w:r>
          <w:rPr>
            <w:rFonts w:ascii="Calibri" w:hAnsi="Calibri" w:cs="Calibri"/>
          </w:rPr>
          <w:delText xml:space="preserve">considerable number of mobile money accounts will be opened for the beneficiaries receiving trainings in Sindh, and the remaining target in other provinces of </w:delText>
        </w:r>
        <w:r>
          <w:rPr>
            <w:rFonts w:ascii="Calibri" w:hAnsi="Calibri" w:cs="Calibri"/>
            <w:highlight w:val="yellow"/>
            <w:rPrChange w:id="110" w:author="Dr Fareeha Armughan" w:date="2026-08-03T20:12:00Z">
              <w:rPr>
                <w:rFonts w:ascii="Calibri" w:hAnsi="Calibri" w:cs="Calibri"/>
              </w:rPr>
            </w:rPrChange>
          </w:rPr>
          <w:delText>Pakistan</w:delText>
        </w:r>
      </w:del>
      <w:ins w:id="111" w:author="Dr Fareeha Armughan" w:date="2026-07-31T00:00:00Z">
        <w:r>
          <w:rPr>
            <w:rFonts w:ascii="Calibri" w:hAnsi="Calibri" w:cs="Calibri"/>
            <w:highlight w:val="yellow"/>
            <w:rPrChange w:id="112" w:author="Dr Fareeha Armughan" w:date="2026-08-03T20:12:00Z">
              <w:rPr>
                <w:rFonts w:ascii="Calibri" w:hAnsi="Calibri" w:cs="Calibri"/>
              </w:rPr>
            </w:rPrChange>
          </w:rPr>
          <w:t>mobile money accounts will</w:t>
        </w:r>
      </w:ins>
      <w:ins w:id="113" w:author="Dr Fareeha Armughan" w:date="2026-08-01T18:24:00Z">
        <w:r>
          <w:rPr>
            <w:rFonts w:ascii="Calibri" w:hAnsi="Calibri" w:cs="Calibri"/>
            <w:highlight w:val="yellow"/>
            <w:rPrChange w:id="114" w:author="Dr Fareeha Armughan" w:date="2026-08-03T20:12:00Z">
              <w:rPr>
                <w:rFonts w:ascii="Calibri" w:hAnsi="Calibri" w:cs="Calibri"/>
              </w:rPr>
            </w:rPrChange>
          </w:rPr>
          <w:t xml:space="preserve"> a</w:t>
        </w:r>
      </w:ins>
      <w:ins w:id="115" w:author="Dr Fareeha Armughan" w:date="2026-08-01T18:25:00Z">
        <w:r>
          <w:rPr>
            <w:rFonts w:ascii="Calibri" w:hAnsi="Calibri" w:cs="Calibri"/>
            <w:highlight w:val="yellow"/>
            <w:rPrChange w:id="116" w:author="Dr Fareeha Armughan" w:date="2026-08-03T20:12:00Z">
              <w:rPr>
                <w:rFonts w:ascii="Calibri" w:hAnsi="Calibri" w:cs="Calibri"/>
              </w:rPr>
            </w:rPrChange>
          </w:rPr>
          <w:t>lso</w:t>
        </w:r>
      </w:ins>
      <w:ins w:id="117" w:author="Dr Fareeha Armughan" w:date="2026-07-31T00:00:00Z">
        <w:r>
          <w:rPr>
            <w:rFonts w:ascii="Calibri" w:hAnsi="Calibri" w:cs="Calibri"/>
            <w:highlight w:val="yellow"/>
            <w:rPrChange w:id="118" w:author="Dr Fareeha Armughan" w:date="2026-08-03T20:12:00Z">
              <w:rPr>
                <w:rFonts w:ascii="Calibri" w:hAnsi="Calibri" w:cs="Calibri"/>
              </w:rPr>
            </w:rPrChange>
          </w:rPr>
          <w:t xml:space="preserve"> be opened for the beneficiaries in </w:t>
        </w:r>
      </w:ins>
      <w:del w:id="119" w:author="Dr Fareeha Armughan" w:date="2026-08-01T18:25:00Z">
        <w:r>
          <w:rPr>
            <w:rFonts w:ascii="Calibri" w:hAnsi="Calibri" w:cs="Calibri"/>
            <w:highlight w:val="yellow"/>
            <w:rPrChange w:id="120" w:author="Dr Fareeha Armughan" w:date="2026-08-03T20:12:00Z">
              <w:rPr>
                <w:rFonts w:ascii="Calibri" w:hAnsi="Calibri" w:cs="Calibri"/>
              </w:rPr>
            </w:rPrChange>
          </w:rPr>
          <w:delText xml:space="preserve">. </w:delText>
        </w:r>
      </w:del>
      <w:del w:id="121" w:author="Dr Fareeha Armughan" w:date="2026-08-03T19:41:00Z">
        <w:r>
          <w:rPr>
            <w:rFonts w:ascii="Calibri" w:hAnsi="Calibri" w:cs="Calibri"/>
            <w:highlight w:val="yellow"/>
            <w:rPrChange w:id="122" w:author="Dr Fareeha Armughan" w:date="2026-08-03T20:12:00Z">
              <w:rPr>
                <w:rFonts w:ascii="Calibri" w:hAnsi="Calibri" w:cs="Calibri"/>
              </w:rPr>
            </w:rPrChange>
          </w:rPr>
          <w:delText>The</w:delText>
        </w:r>
      </w:del>
      <w:ins w:id="123" w:author="Dr Fareeha Armughan" w:date="2026-08-03T19:41:00Z">
        <w:r>
          <w:rPr>
            <w:rFonts w:ascii="Calibri" w:hAnsi="Calibri" w:cs="Calibri"/>
            <w:highlight w:val="yellow"/>
            <w:rPrChange w:id="124" w:author="Dr Fareeha Armughan" w:date="2026-08-03T20:12:00Z">
              <w:rPr>
                <w:rFonts w:ascii="Calibri" w:hAnsi="Calibri" w:cs="Calibri"/>
              </w:rPr>
            </w:rPrChange>
          </w:rPr>
          <w:t>Sindh</w:t>
        </w:r>
        <w:r>
          <w:rPr>
            <w:rFonts w:ascii="Calibri" w:hAnsi="Calibri" w:cs="Calibri"/>
          </w:rPr>
          <w:t>. The</w:t>
        </w:r>
      </w:ins>
      <w:r>
        <w:rPr>
          <w:rFonts w:ascii="Calibri" w:hAnsi="Calibri" w:cs="Calibri"/>
        </w:rPr>
        <w:t xml:space="preserve"> roll out in Sindh also includes the intervention of enrolling </w:t>
      </w:r>
      <w:del w:id="125" w:author="Dr Fareeha Armughan" w:date="2026-08-01T18:26:00Z">
        <w:r>
          <w:rPr>
            <w:rFonts w:ascii="Calibri" w:hAnsi="Calibri" w:cs="Calibri"/>
          </w:rPr>
          <w:delText xml:space="preserve">the </w:delText>
        </w:r>
      </w:del>
      <w:r>
        <w:rPr>
          <w:rFonts w:ascii="Calibri" w:hAnsi="Calibri" w:cs="Calibri"/>
        </w:rPr>
        <w:t>25,000 beneficiaries</w:t>
      </w:r>
      <w:ins w:id="126" w:author="Dr Fareeha Armughan" w:date="2026-07-31T00:00:00Z">
        <w:r>
          <w:rPr>
            <w:rFonts w:ascii="Calibri" w:hAnsi="Calibri" w:cs="Calibri"/>
          </w:rPr>
          <w:t xml:space="preserve"> </w:t>
        </w:r>
        <w:r>
          <w:rPr>
            <w:rFonts w:ascii="Calibri" w:hAnsi="Calibri" w:cs="Calibri"/>
            <w:highlight w:val="yellow"/>
            <w:rPrChange w:id="127" w:author="Dr Fareeha Armughan" w:date="2026-08-03T20:12:00Z">
              <w:rPr>
                <w:rFonts w:ascii="Calibri" w:hAnsi="Calibri" w:cs="Calibri"/>
              </w:rPr>
            </w:rPrChange>
          </w:rPr>
          <w:t>(15,000 Agriculture Women Workers and 10,000 Urban Informal Workers of Karachi)</w:t>
        </w:r>
      </w:ins>
      <w:r>
        <w:rPr>
          <w:rFonts w:ascii="Calibri" w:hAnsi="Calibri" w:cs="Calibri"/>
        </w:rPr>
        <w:t xml:space="preserve"> into co-contributory saving scheme. This saving scheme that comes with the </w:t>
      </w:r>
      <w:del w:id="128" w:author="Dr Fareeha Armughan" w:date="2026-08-03T20:12:00Z">
        <w:r>
          <w:rPr>
            <w:rFonts w:ascii="Calibri" w:hAnsi="Calibri" w:cs="Calibri"/>
          </w:rPr>
          <w:delText xml:space="preserve">matching </w:delText>
        </w:r>
      </w:del>
      <w:ins w:id="129" w:author="Dr Fareeha Armughan" w:date="2026-08-03T20:12:00Z">
        <w:r>
          <w:rPr>
            <w:rFonts w:ascii="Calibri" w:hAnsi="Calibri" w:cs="Calibri"/>
          </w:rPr>
          <w:t>co-</w:t>
        </w:r>
      </w:ins>
      <w:r>
        <w:rPr>
          <w:rFonts w:ascii="Calibri" w:hAnsi="Calibri" w:cs="Calibri"/>
        </w:rPr>
        <w:t>contribution will encourage saving habit among beneficiaries and foster long term stability by providing financial security. Also, the saving scheme has certain conditionalities</w:t>
      </w:r>
      <w:r>
        <w:rPr>
          <w:rStyle w:val="FootnoteReference"/>
          <w:rFonts w:ascii="Calibri" w:hAnsi="Calibri" w:cs="Calibri"/>
        </w:rPr>
        <w:footnoteReference w:id="8"/>
      </w:r>
      <w:r>
        <w:rPr>
          <w:rFonts w:ascii="Calibri" w:hAnsi="Calibri" w:cs="Calibri"/>
        </w:rPr>
        <w:t xml:space="preserve"> to be fulfilled by the beneficiaries, in order to attain the matching contribution. </w:t>
      </w:r>
    </w:p>
    <w:p w14:paraId="05A12550" w14:textId="77777777" w:rsidR="00EA4D3F" w:rsidRPr="00FD1F78" w:rsidRDefault="00EA4D3F" w:rsidP="00F365EE">
      <w:pPr>
        <w:jc w:val="both"/>
        <w:rPr>
          <w:rFonts w:ascii="Calibri" w:hAnsi="Calibri" w:cs="Calibri"/>
        </w:rPr>
      </w:pPr>
    </w:p>
    <w:p w14:paraId="12211D32" w14:textId="77777777" w:rsidR="00175426" w:rsidRPr="00FD1F78" w:rsidRDefault="00244330" w:rsidP="00F365EE">
      <w:pPr>
        <w:pStyle w:val="Heading1"/>
        <w:numPr>
          <w:ilvl w:val="0"/>
          <w:numId w:val="13"/>
        </w:numPr>
        <w:jc w:val="both"/>
        <w:rPr>
          <w:rFonts w:ascii="Calibri" w:hAnsi="Calibri" w:cs="Calibri"/>
        </w:rPr>
      </w:pPr>
      <w:bookmarkStart w:id="130" w:name="_Toc2044399772"/>
      <w:r>
        <w:rPr>
          <w:rFonts w:ascii="Calibri" w:hAnsi="Calibri" w:cs="Calibri"/>
        </w:rPr>
        <w:t>Roles &amp; Logistics</w:t>
      </w:r>
      <w:bookmarkEnd w:id="130"/>
      <w:r>
        <w:rPr>
          <w:rFonts w:ascii="Calibri" w:hAnsi="Calibri" w:cs="Calibri"/>
        </w:rPr>
        <w:t xml:space="preserve"> </w:t>
      </w:r>
    </w:p>
    <w:p w14:paraId="1B69C44F" w14:textId="77777777" w:rsidR="00CE6FE0" w:rsidRPr="00F57559" w:rsidRDefault="00CE6FE0" w:rsidP="00F365EE">
      <w:pPr>
        <w:jc w:val="both"/>
        <w:rPr>
          <w:rFonts w:ascii="Calibri" w:hAnsi="Calibri" w:cs="Calibri"/>
          <w:b/>
          <w:bCs/>
        </w:rPr>
      </w:pPr>
      <w:r>
        <w:rPr>
          <w:rFonts w:ascii="Calibri" w:hAnsi="Calibri" w:cs="Calibri"/>
          <w:b/>
          <w:bCs/>
        </w:rPr>
        <w:t xml:space="preserve"> Role of SDPI</w:t>
      </w:r>
    </w:p>
    <w:p w14:paraId="439CC691" w14:textId="77777777" w:rsidR="004C7DBC" w:rsidRPr="00FD1F78" w:rsidRDefault="00175426" w:rsidP="00F365EE">
      <w:pPr>
        <w:jc w:val="both"/>
        <w:rPr>
          <w:rFonts w:ascii="Calibri" w:hAnsi="Calibri" w:cs="Calibri"/>
        </w:rPr>
      </w:pPr>
      <w:r>
        <w:rPr>
          <w:rFonts w:ascii="Calibri" w:hAnsi="Calibri" w:cs="Calibri"/>
        </w:rPr>
        <w:lastRenderedPageBreak/>
        <w:t xml:space="preserve">The National Roll Out for DFLT Phase </w:t>
      </w:r>
      <w:r>
        <w:rPr>
          <w:rFonts w:ascii="MS Gothic" w:eastAsia="MS Gothic" w:hAnsi="MS Gothic" w:cs="MS Gothic" w:hint="eastAsia"/>
        </w:rPr>
        <w:t>Ⅱ</w:t>
      </w:r>
      <w:r>
        <w:rPr>
          <w:rFonts w:ascii="Calibri" w:hAnsi="Calibri" w:cs="Calibri"/>
        </w:rPr>
        <w:t xml:space="preserve"> (2025) is to be devised and implemented by SDPI across four provinces. A project team at SDPI comprising of multiple tiers of resource persons/staff will ensure the roll out of Phase-II trainings along with the Sindh Chapter. SDPI will also be organizing a refresher training of the potential</w:t>
      </w:r>
      <w:ins w:id="131" w:author="Dr Fareeha Armughan" w:date="2026-08-01T19:14:00Z">
        <w:r>
          <w:rPr>
            <w:rFonts w:ascii="Calibri" w:hAnsi="Calibri" w:cs="Calibri"/>
          </w:rPr>
          <w:t xml:space="preserve"> 560</w:t>
        </w:r>
      </w:ins>
      <w:del w:id="132" w:author="Dr Fareeha Armughan" w:date="2026-08-01T18:36:00Z">
        <w:r>
          <w:rPr>
            <w:rFonts w:ascii="Calibri" w:hAnsi="Calibri" w:cs="Calibri"/>
          </w:rPr>
          <w:delText xml:space="preserve"> </w:delText>
        </w:r>
      </w:del>
      <w:del w:id="133" w:author="Dr Fareeha Armughan" w:date="2026-07-31T00:00:00Z">
        <w:r>
          <w:rPr>
            <w:rFonts w:ascii="Calibri" w:hAnsi="Calibri" w:cs="Calibri"/>
          </w:rPr>
          <w:delText>616</w:delText>
        </w:r>
      </w:del>
      <w:ins w:id="134" w:author="Dr Fareeha Armughan" w:date="2026-07-31T00:00:00Z">
        <w:r>
          <w:rPr>
            <w:rStyle w:val="FootnoteReference"/>
            <w:rFonts w:ascii="Calibri" w:hAnsi="Calibri" w:cs="Calibri"/>
          </w:rPr>
          <w:footnoteReference w:id="9"/>
        </w:r>
      </w:ins>
      <w:r>
        <w:rPr>
          <w:rFonts w:ascii="Calibri" w:hAnsi="Calibri" w:cs="Calibri"/>
        </w:rPr>
        <w:t xml:space="preserve"> Adaptive Social Protection Coordinators, ASPCs. The provision of complete resource material for training of beneficiaries including DFLT handbooks and informational videos will also be the responsibility of SDPI. Further there will be Live Dashboards for live and digital tracking of the DFLT Roll Out &amp; Quality Assurance activities. </w:t>
      </w:r>
    </w:p>
    <w:p w14:paraId="707A8788" w14:textId="20D00D10" w:rsidR="00DC2D66" w:rsidRDefault="00EC679A">
      <w:pPr>
        <w:jc w:val="both"/>
        <w:rPr>
          <w:ins w:id="153" w:author="Dr Fareeha Armughan" w:date="2026-07-31T00:00:00Z"/>
          <w:rFonts w:ascii="Calibri" w:hAnsi="Calibri" w:cs="Calibri"/>
        </w:rPr>
      </w:pPr>
      <w:ins w:id="154" w:author="Dr Fareeha Armughan" w:date="2026-07-31T00:00:00Z">
        <w:r>
          <w:rPr>
            <w:rFonts w:ascii="Calibri" w:hAnsi="Calibri" w:cs="Calibri"/>
            <w:b/>
            <w:bCs/>
          </w:rPr>
          <w:t xml:space="preserve">Provision of DFLT Handbooks / Training Material- </w:t>
        </w:r>
        <w:r>
          <w:rPr>
            <w:rFonts w:ascii="Calibri" w:hAnsi="Calibri" w:cs="Calibri"/>
          </w:rPr>
          <w:t>The printing of 300,000 DFLT Handbooks was budgeted under the approved technical proposal</w:t>
        </w:r>
      </w:ins>
      <w:ins w:id="155" w:author="Dr Fareeha Armughan" w:date="2026-08-03T20:17:00Z">
        <w:r>
          <w:rPr>
            <w:rFonts w:ascii="Calibri" w:hAnsi="Calibri" w:cs="Calibri"/>
            <w:rPrChange w:id="156" w:author="Dr Fareeha Armughan" w:date="2026-08-03T20:24:00Z">
              <w:rPr>
                <w:rFonts w:ascii="Calibri" w:hAnsi="Calibri" w:cs="Calibri"/>
                <w:highlight w:val="yellow"/>
              </w:rPr>
            </w:rPrChange>
          </w:rPr>
          <w:t xml:space="preserve"> versus the total target of 550,000</w:t>
        </w:r>
      </w:ins>
      <w:ins w:id="157" w:author="Dr Fareeha Armughan" w:date="2026-07-31T00:00:00Z">
        <w:r>
          <w:rPr>
            <w:rFonts w:ascii="Calibri" w:hAnsi="Calibri" w:cs="Calibri"/>
          </w:rPr>
          <w:t>.</w:t>
        </w:r>
      </w:ins>
      <w:ins w:id="158" w:author="Dr Fareeha Armughan" w:date="2026-08-03T20:20:00Z">
        <w:r>
          <w:rPr>
            <w:rFonts w:ascii="Calibri" w:hAnsi="Calibri" w:cs="Calibri"/>
            <w:rPrChange w:id="159" w:author="Dr Fareeha Armughan" w:date="2026-08-03T20:24:00Z">
              <w:rPr>
                <w:rFonts w:ascii="Calibri" w:hAnsi="Calibri" w:cs="Calibri"/>
                <w:highlight w:val="yellow"/>
              </w:rPr>
            </w:rPrChange>
          </w:rPr>
          <w:t xml:space="preserve"> </w:t>
        </w:r>
      </w:ins>
      <w:ins w:id="160" w:author="Dr Fareeha Armughan" w:date="2026-08-03T20:18:00Z">
        <w:r>
          <w:rPr>
            <w:rFonts w:ascii="Calibri" w:hAnsi="Calibri" w:cs="Calibri"/>
            <w:rPrChange w:id="161" w:author="Dr Fareeha Armughan" w:date="2026-08-03T20:24:00Z">
              <w:rPr>
                <w:rFonts w:ascii="Calibri" w:hAnsi="Calibri" w:cs="Calibri"/>
                <w:highlight w:val="yellow"/>
              </w:rPr>
            </w:rPrChange>
          </w:rPr>
          <w:t xml:space="preserve">BISP was </w:t>
        </w:r>
      </w:ins>
      <w:ins w:id="162" w:author="Dr Fareeha Armughan" w:date="2026-08-03T20:20:00Z">
        <w:r>
          <w:rPr>
            <w:rFonts w:ascii="Calibri" w:hAnsi="Calibri" w:cs="Calibri"/>
            <w:rPrChange w:id="163" w:author="Dr Fareeha Armughan" w:date="2026-08-03T20:24:00Z">
              <w:rPr>
                <w:rFonts w:ascii="Calibri" w:hAnsi="Calibri" w:cs="Calibri"/>
                <w:highlight w:val="yellow"/>
              </w:rPr>
            </w:rPrChange>
          </w:rPr>
          <w:t>supposed</w:t>
        </w:r>
      </w:ins>
      <w:ins w:id="164" w:author="Dr Fareeha Armughan" w:date="2026-08-03T20:18:00Z">
        <w:r>
          <w:rPr>
            <w:rFonts w:ascii="Calibri" w:hAnsi="Calibri" w:cs="Calibri"/>
            <w:rPrChange w:id="165" w:author="Dr Fareeha Armughan" w:date="2026-08-03T20:24:00Z">
              <w:rPr>
                <w:rFonts w:ascii="Calibri" w:hAnsi="Calibri" w:cs="Calibri"/>
                <w:highlight w:val="yellow"/>
              </w:rPr>
            </w:rPrChange>
          </w:rPr>
          <w:t xml:space="preserve"> to arrange 250,000 Books for the DFLT target of BISP </w:t>
        </w:r>
      </w:ins>
      <w:ins w:id="166" w:author="Dr Fareeha Armughan" w:date="2026-08-03T20:19:00Z">
        <w:r>
          <w:rPr>
            <w:rFonts w:ascii="Calibri" w:hAnsi="Calibri" w:cs="Calibri"/>
            <w:rPrChange w:id="167" w:author="Dr Fareeha Armughan" w:date="2026-08-03T20:24:00Z">
              <w:rPr>
                <w:rFonts w:ascii="Calibri" w:hAnsi="Calibri" w:cs="Calibri"/>
                <w:highlight w:val="yellow"/>
              </w:rPr>
            </w:rPrChange>
          </w:rPr>
          <w:t>Beneficiaries</w:t>
        </w:r>
      </w:ins>
      <w:ins w:id="168" w:author="Dr Fareeha Armughan" w:date="2026-08-03T20:18:00Z">
        <w:r>
          <w:rPr>
            <w:rFonts w:ascii="Calibri" w:hAnsi="Calibri" w:cs="Calibri"/>
            <w:rPrChange w:id="169" w:author="Dr Fareeha Armughan" w:date="2026-08-03T20:24:00Z">
              <w:rPr>
                <w:rFonts w:ascii="Calibri" w:hAnsi="Calibri" w:cs="Calibri"/>
                <w:highlight w:val="yellow"/>
              </w:rPr>
            </w:rPrChange>
          </w:rPr>
          <w:t xml:space="preserve"> through a procuremen</w:t>
        </w:r>
      </w:ins>
      <w:ins w:id="170" w:author="Dr Fareeha Armughan" w:date="2026-08-03T20:19:00Z">
        <w:r>
          <w:rPr>
            <w:rFonts w:ascii="Calibri" w:hAnsi="Calibri" w:cs="Calibri"/>
            <w:rPrChange w:id="171" w:author="Dr Fareeha Armughan" w:date="2026-08-03T20:24:00Z">
              <w:rPr>
                <w:rFonts w:ascii="Calibri" w:hAnsi="Calibri" w:cs="Calibri"/>
                <w:highlight w:val="yellow"/>
              </w:rPr>
            </w:rPrChange>
          </w:rPr>
          <w:t>t</w:t>
        </w:r>
      </w:ins>
      <w:ins w:id="172" w:author="Dr Fareeha Armughan" w:date="2026-08-03T20:18:00Z">
        <w:r>
          <w:rPr>
            <w:rFonts w:ascii="Calibri" w:hAnsi="Calibri" w:cs="Calibri"/>
            <w:rPrChange w:id="173" w:author="Dr Fareeha Armughan" w:date="2026-08-03T20:24:00Z">
              <w:rPr>
                <w:rFonts w:ascii="Calibri" w:hAnsi="Calibri" w:cs="Calibri"/>
                <w:highlight w:val="yellow"/>
              </w:rPr>
            </w:rPrChange>
          </w:rPr>
          <w:t xml:space="preserve"> proce</w:t>
        </w:r>
      </w:ins>
      <w:ins w:id="174" w:author="Dr Fareeha Armughan" w:date="2026-08-03T20:19:00Z">
        <w:r>
          <w:rPr>
            <w:rFonts w:ascii="Calibri" w:hAnsi="Calibri" w:cs="Calibri"/>
            <w:rPrChange w:id="175" w:author="Dr Fareeha Armughan" w:date="2026-08-03T20:24:00Z">
              <w:rPr>
                <w:rFonts w:ascii="Calibri" w:hAnsi="Calibri" w:cs="Calibri"/>
                <w:highlight w:val="yellow"/>
              </w:rPr>
            </w:rPrChange>
          </w:rPr>
          <w:t xml:space="preserve">ss. However, this did not materialize and BISP wasn’t able to provide 250,000 books for DFLT. </w:t>
        </w:r>
      </w:ins>
      <w:ins w:id="176" w:author="Dr Fareeha Armughan" w:date="2026-07-31T00:00:00Z">
        <w:r>
          <w:rPr>
            <w:rFonts w:ascii="Calibri" w:hAnsi="Calibri" w:cs="Calibri"/>
          </w:rPr>
          <w:t xml:space="preserve"> Subsequently,</w:t>
        </w:r>
      </w:ins>
      <w:ins w:id="177" w:author="Dr Fareeha Armughan" w:date="2026-08-03T20:20:00Z">
        <w:r>
          <w:rPr>
            <w:rFonts w:ascii="Calibri" w:hAnsi="Calibri" w:cs="Calibri"/>
            <w:rPrChange w:id="178" w:author="Dr Fareeha Armughan" w:date="2026-08-03T20:24:00Z">
              <w:rPr>
                <w:rFonts w:ascii="Calibri" w:hAnsi="Calibri" w:cs="Calibri"/>
                <w:highlight w:val="yellow"/>
              </w:rPr>
            </w:rPrChange>
          </w:rPr>
          <w:t xml:space="preserve"> to facilitate DFLT BISP chapter, SDPI</w:t>
        </w:r>
      </w:ins>
      <w:ins w:id="179" w:author="Dr Fareeha Armughan" w:date="2026-07-31T00:00:00Z">
        <w:r>
          <w:rPr>
            <w:rFonts w:ascii="Calibri" w:hAnsi="Calibri" w:cs="Calibri"/>
          </w:rPr>
          <w:t xml:space="preserve"> with the approval of GIZ, </w:t>
        </w:r>
      </w:ins>
      <w:ins w:id="180" w:author="Dr Fareeha Armughan" w:date="2026-08-03T20:21:00Z">
        <w:r>
          <w:rPr>
            <w:rFonts w:ascii="Calibri" w:hAnsi="Calibri" w:cs="Calibri"/>
            <w:rPrChange w:id="181" w:author="Dr Fareeha Armughan" w:date="2026-08-03T20:24:00Z">
              <w:rPr>
                <w:rFonts w:ascii="Calibri" w:hAnsi="Calibri" w:cs="Calibri"/>
                <w:highlight w:val="yellow"/>
              </w:rPr>
            </w:rPrChange>
          </w:rPr>
          <w:t xml:space="preserve">handed over 110,000 books </w:t>
        </w:r>
      </w:ins>
      <w:ins w:id="182" w:author="Dr Fareeha Armughan" w:date="2026-07-31T00:00:00Z">
        <w:r>
          <w:rPr>
            <w:rFonts w:ascii="Calibri" w:hAnsi="Calibri" w:cs="Calibri"/>
          </w:rPr>
          <w:t xml:space="preserve">to BISP </w:t>
        </w:r>
      </w:ins>
      <w:ins w:id="183" w:author="Dr Fareeha Armughan" w:date="2026-08-03T20:21:00Z">
        <w:r>
          <w:rPr>
            <w:rFonts w:ascii="Calibri" w:hAnsi="Calibri" w:cs="Calibri"/>
            <w:rPrChange w:id="184" w:author="Dr Fareeha Armughan" w:date="2026-08-03T20:24:00Z">
              <w:rPr>
                <w:rFonts w:ascii="Calibri" w:hAnsi="Calibri" w:cs="Calibri"/>
                <w:highlight w:val="yellow"/>
              </w:rPr>
            </w:rPrChange>
          </w:rPr>
          <w:t xml:space="preserve">under the </w:t>
        </w:r>
      </w:ins>
      <w:ins w:id="185" w:author="Dr Fareeha Armughan" w:date="2026-07-31T00:00:00Z">
        <w:r>
          <w:rPr>
            <w:rFonts w:ascii="Calibri" w:hAnsi="Calibri" w:cs="Calibri"/>
          </w:rPr>
          <w:t>National Roll Out</w:t>
        </w:r>
      </w:ins>
      <w:ins w:id="186" w:author="Dr Fareeha Armughan" w:date="2026-08-03T20:21:00Z">
        <w:r>
          <w:rPr>
            <w:rFonts w:ascii="Calibri" w:hAnsi="Calibri" w:cs="Calibri"/>
            <w:rPrChange w:id="187" w:author="Dr Fareeha Armughan" w:date="2026-08-03T20:24:00Z">
              <w:rPr>
                <w:rFonts w:ascii="Calibri" w:hAnsi="Calibri" w:cs="Calibri"/>
                <w:highlight w:val="yellow"/>
              </w:rPr>
            </w:rPrChange>
          </w:rPr>
          <w:t>. Due to this facilitation</w:t>
        </w:r>
      </w:ins>
      <w:ins w:id="188" w:author="Dr Fareeha Armughan" w:date="2026-08-03T20:22:00Z">
        <w:r>
          <w:rPr>
            <w:rFonts w:ascii="Calibri" w:hAnsi="Calibri" w:cs="Calibri"/>
            <w:rPrChange w:id="189" w:author="Dr Fareeha Armughan" w:date="2026-08-03T20:24:00Z">
              <w:rPr>
                <w:rFonts w:ascii="Calibri" w:hAnsi="Calibri" w:cs="Calibri"/>
                <w:highlight w:val="yellow"/>
              </w:rPr>
            </w:rPrChange>
          </w:rPr>
          <w:t>,</w:t>
        </w:r>
      </w:ins>
      <w:ins w:id="190" w:author="Dr Fareeha Armughan" w:date="2026-07-31T00:00:00Z">
        <w:r>
          <w:rPr>
            <w:rFonts w:ascii="Calibri" w:hAnsi="Calibri" w:cs="Calibri"/>
          </w:rPr>
          <w:t xml:space="preserve"> Sindh Chapter</w:t>
        </w:r>
      </w:ins>
      <w:ins w:id="191" w:author="Dr Fareeha Armughan" w:date="2026-08-03T20:22:00Z">
        <w:r>
          <w:rPr>
            <w:rFonts w:ascii="Calibri" w:hAnsi="Calibri" w:cs="Calibri"/>
            <w:rPrChange w:id="192" w:author="Dr Fareeha Armughan" w:date="2026-08-03T20:24:00Z">
              <w:rPr>
                <w:rFonts w:ascii="Calibri" w:hAnsi="Calibri" w:cs="Calibri"/>
                <w:highlight w:val="yellow"/>
              </w:rPr>
            </w:rPrChange>
          </w:rPr>
          <w:t xml:space="preserve"> handbook stock depleted. In </w:t>
        </w:r>
      </w:ins>
      <w:ins w:id="193" w:author="Dr Fareeha Armughan" w:date="2026-08-03T20:23:00Z">
        <w:r>
          <w:rPr>
            <w:rFonts w:ascii="Calibri" w:hAnsi="Calibri" w:cs="Calibri"/>
            <w:rPrChange w:id="194" w:author="Dr Fareeha Armughan" w:date="2026-08-03T20:24:00Z">
              <w:rPr>
                <w:rFonts w:ascii="Calibri" w:hAnsi="Calibri" w:cs="Calibri"/>
                <w:highlight w:val="yellow"/>
              </w:rPr>
            </w:rPrChange>
          </w:rPr>
          <w:t>this regard, as per number of trainings left</w:t>
        </w:r>
      </w:ins>
      <w:ins w:id="195" w:author="Dr Fareeha Armughan" w:date="2026-07-31T00:00:00Z">
        <w:r>
          <w:rPr>
            <w:rFonts w:ascii="Calibri" w:hAnsi="Calibri" w:cs="Calibri"/>
          </w:rPr>
          <w:t xml:space="preserve"> </w:t>
        </w:r>
      </w:ins>
      <w:ins w:id="196" w:author="Dr Fareeha Armughan" w:date="2026-08-01T18:40:00Z">
        <w:r>
          <w:rPr>
            <w:rFonts w:ascii="Calibri" w:hAnsi="Calibri" w:cs="Calibri"/>
            <w:rPrChange w:id="197" w:author="Dr Fareeha Armughan" w:date="2026-08-03T20:24:00Z">
              <w:rPr>
                <w:rFonts w:ascii="Calibri" w:hAnsi="Calibri" w:cs="Calibri"/>
                <w:highlight w:val="yellow"/>
              </w:rPr>
            </w:rPrChange>
          </w:rPr>
          <w:t>35</w:t>
        </w:r>
      </w:ins>
      <w:ins w:id="198" w:author="Dr Fareeha Armughan" w:date="2026-07-31T00:00:00Z">
        <w:r>
          <w:rPr>
            <w:rFonts w:ascii="Calibri" w:hAnsi="Calibri" w:cs="Calibri"/>
          </w:rPr>
          <w:t xml:space="preserve">,000 </w:t>
        </w:r>
      </w:ins>
      <w:ins w:id="199" w:author="Dr Fareeha Armughan" w:date="2026-08-03T20:31:00Z">
        <w:r>
          <w:rPr>
            <w:rFonts w:ascii="Calibri" w:hAnsi="Calibri" w:cs="Calibri"/>
          </w:rPr>
          <w:t>additional</w:t>
        </w:r>
      </w:ins>
      <w:ins w:id="200" w:author="Dr Fareeha Armughan" w:date="2026-08-03T20:23:00Z">
        <w:r>
          <w:rPr>
            <w:rFonts w:ascii="Calibri" w:hAnsi="Calibri" w:cs="Calibri"/>
            <w:rPrChange w:id="201" w:author="Dr Fareeha Armughan" w:date="2026-08-03T20:24:00Z">
              <w:rPr>
                <w:rFonts w:ascii="Calibri" w:hAnsi="Calibri" w:cs="Calibri"/>
                <w:highlight w:val="yellow"/>
              </w:rPr>
            </w:rPrChange>
          </w:rPr>
          <w:t xml:space="preserve"> </w:t>
        </w:r>
      </w:ins>
      <w:ins w:id="202" w:author="Dr Fareeha Armughan" w:date="2026-07-31T00:00:00Z">
        <w:r>
          <w:rPr>
            <w:rFonts w:ascii="Calibri" w:hAnsi="Calibri" w:cs="Calibri"/>
          </w:rPr>
          <w:t xml:space="preserve">DFLT Handbooks </w:t>
        </w:r>
      </w:ins>
      <w:ins w:id="203" w:author="Dr Fareeha Armughan" w:date="2026-08-03T20:23:00Z">
        <w:r>
          <w:rPr>
            <w:rFonts w:ascii="Calibri" w:hAnsi="Calibri" w:cs="Calibri"/>
            <w:rPrChange w:id="204" w:author="Dr Fareeha Armughan" w:date="2026-08-03T20:24:00Z">
              <w:rPr>
                <w:rFonts w:ascii="Calibri" w:hAnsi="Calibri" w:cs="Calibri"/>
                <w:highlight w:val="yellow"/>
              </w:rPr>
            </w:rPrChange>
          </w:rPr>
          <w:t>are demanded</w:t>
        </w:r>
      </w:ins>
      <w:ins w:id="205" w:author="Dr Fareeha Armughan" w:date="2026-07-31T00:00:00Z">
        <w:r>
          <w:rPr>
            <w:rFonts w:ascii="Calibri" w:hAnsi="Calibri" w:cs="Calibri"/>
          </w:rPr>
          <w:t xml:space="preserve"> for Sindh Chapter</w:t>
        </w:r>
      </w:ins>
      <w:ins w:id="206" w:author="Dr Fareeha Armughan" w:date="2026-08-03T20:24:00Z">
        <w:r>
          <w:rPr>
            <w:rFonts w:ascii="Calibri" w:hAnsi="Calibri" w:cs="Calibri"/>
            <w:rPrChange w:id="207" w:author="Dr Fareeha Armughan" w:date="2026-08-03T20:24:00Z">
              <w:rPr>
                <w:rFonts w:ascii="Calibri" w:hAnsi="Calibri" w:cs="Calibri"/>
                <w:highlight w:val="yellow"/>
              </w:rPr>
            </w:rPrChange>
          </w:rPr>
          <w:t>.</w:t>
        </w:r>
      </w:ins>
    </w:p>
    <w:p w14:paraId="27AE6AF6" w14:textId="77777777" w:rsidR="00CE6FE0" w:rsidRPr="00F57559" w:rsidRDefault="00CE6FE0" w:rsidP="00F365EE">
      <w:pPr>
        <w:jc w:val="both"/>
        <w:rPr>
          <w:rFonts w:ascii="Calibri" w:hAnsi="Calibri" w:cs="Calibri"/>
          <w:b/>
          <w:bCs/>
        </w:rPr>
      </w:pPr>
      <w:r>
        <w:rPr>
          <w:rFonts w:ascii="Calibri" w:hAnsi="Calibri" w:cs="Calibri"/>
          <w:b/>
          <w:bCs/>
        </w:rPr>
        <w:t>Role of BISP &amp; SSPA</w:t>
      </w:r>
    </w:p>
    <w:p w14:paraId="694A3143" w14:textId="40CC3F86" w:rsidR="00160E6F" w:rsidRDefault="00175426" w:rsidP="00160E6F">
      <w:pPr>
        <w:jc w:val="both"/>
        <w:rPr>
          <w:ins w:id="208" w:author="Dr Fareeha Armughan" w:date="2026-08-01T19:18:00Z"/>
          <w:rFonts w:ascii="Calibri" w:hAnsi="Calibri" w:cs="Calibri"/>
        </w:rPr>
      </w:pPr>
      <w:r>
        <w:rPr>
          <w:rFonts w:ascii="Calibri" w:hAnsi="Calibri" w:cs="Calibri"/>
        </w:rPr>
        <w:t xml:space="preserve">The BISP Tehsil offices/BISP HQ </w:t>
      </w:r>
      <w:del w:id="209" w:author="Dr Fareeha Armughan" w:date="2026-08-01T18:41:00Z">
        <w:r>
          <w:rPr>
            <w:rFonts w:ascii="Calibri" w:hAnsi="Calibri" w:cs="Calibri"/>
          </w:rPr>
          <w:delText>and SSPA (Sindh</w:delText>
        </w:r>
      </w:del>
      <w:ins w:id="210" w:author="Dr Fareeha Armughan" w:date="2026-08-03T20:32:00Z">
        <w:r>
          <w:rPr>
            <w:rStyle w:val="FootnoteReference"/>
            <w:rFonts w:ascii="Calibri" w:hAnsi="Calibri" w:cs="Calibri"/>
          </w:rPr>
          <w:footnoteReference w:id="10"/>
        </w:r>
      </w:ins>
      <w:del w:id="213" w:author="Dr Fareeha Armughan" w:date="2026-08-01T18:41:00Z">
        <w:r>
          <w:rPr>
            <w:rFonts w:ascii="Calibri" w:hAnsi="Calibri" w:cs="Calibri"/>
          </w:rPr>
          <w:delText>)</w:delText>
        </w:r>
      </w:del>
      <w:r>
        <w:rPr>
          <w:rFonts w:ascii="Calibri" w:hAnsi="Calibri" w:cs="Calibri"/>
        </w:rPr>
        <w:t xml:space="preserve"> will be responsible for the </w:t>
      </w:r>
      <w:r>
        <w:rPr>
          <w:rFonts w:ascii="Calibri" w:hAnsi="Calibri" w:cs="Calibri"/>
          <w:b/>
          <w:bCs/>
          <w:i/>
          <w:iCs/>
        </w:rPr>
        <w:t xml:space="preserve">arrangement of training </w:t>
      </w:r>
      <w:del w:id="214" w:author="Dr Fareeha Armughan" w:date="2026-08-03T20:36:00Z">
        <w:r>
          <w:rPr>
            <w:rFonts w:ascii="Calibri" w:hAnsi="Calibri" w:cs="Calibri"/>
            <w:b/>
            <w:bCs/>
            <w:i/>
            <w:iCs/>
          </w:rPr>
          <w:delText>venues</w:delText>
        </w:r>
      </w:del>
      <w:del w:id="215" w:author="Dr Fareeha Armughan" w:date="2026-08-03T20:33:00Z">
        <w:r>
          <w:rPr>
            <w:rFonts w:ascii="Calibri" w:hAnsi="Calibri" w:cs="Calibri"/>
          </w:rPr>
          <w:delText xml:space="preserve"> </w:delText>
        </w:r>
      </w:del>
      <w:del w:id="216" w:author="Dr Fareeha Armughan" w:date="2026-08-03T20:36:00Z">
        <w:r>
          <w:rPr>
            <w:rFonts w:ascii="Calibri" w:hAnsi="Calibri" w:cs="Calibri"/>
          </w:rPr>
          <w:delText>for</w:delText>
        </w:r>
      </w:del>
      <w:ins w:id="217" w:author="Dr Fareeha Armughan" w:date="2026-08-03T20:36:00Z">
        <w:r>
          <w:rPr>
            <w:rFonts w:ascii="Calibri" w:hAnsi="Calibri" w:cs="Calibri"/>
            <w:b/>
            <w:bCs/>
            <w:i/>
            <w:iCs/>
          </w:rPr>
          <w:t>venues</w:t>
        </w:r>
        <w:r>
          <w:rPr>
            <w:rFonts w:ascii="Calibri" w:hAnsi="Calibri" w:cs="Calibri"/>
          </w:rPr>
          <w:t xml:space="preserve"> for</w:t>
        </w:r>
      </w:ins>
      <w:r>
        <w:rPr>
          <w:rFonts w:ascii="Calibri" w:hAnsi="Calibri" w:cs="Calibri"/>
        </w:rPr>
        <w:t xml:space="preserve"> beneficiaries to achieve the DFLT targets, within the specified UCs of the Tehsil. There’s a requirement that BISP arranges the venues and shares the data of the potential beneficiaries of the phase II trainings (with SDPI) which will be exclusive of 250, 000 beneficiaries who have already received training during the roll out of DFLT program 2024.</w:t>
      </w:r>
      <w:del w:id="218" w:author="Dr Fareeha Armughan" w:date="2026-08-03T20:33:00Z">
        <w:r>
          <w:rPr>
            <w:rFonts w:ascii="Calibri" w:hAnsi="Calibri" w:cs="Calibri"/>
          </w:rPr>
          <w:delText xml:space="preserve">  </w:delText>
        </w:r>
      </w:del>
    </w:p>
    <w:p w14:paraId="5E50C5A2" w14:textId="6D910927" w:rsidR="00244330" w:rsidRDefault="00244330" w:rsidP="004F0F28">
      <w:pPr>
        <w:jc w:val="both"/>
        <w:rPr>
          <w:rFonts w:ascii="Calibri" w:hAnsi="Calibri" w:cs="Calibri"/>
        </w:rPr>
      </w:pPr>
      <w:r>
        <w:rPr>
          <w:rFonts w:ascii="Calibri" w:hAnsi="Calibri" w:cs="Calibri"/>
          <w:rPrChange w:id="219" w:author="Dr Fareeha Armughan" w:date="2026-08-03T11:59:00Z">
            <w:rPr>
              <w:rFonts w:ascii="Calibri" w:hAnsi="Calibri" w:cs="Calibri"/>
              <w:highlight w:val="yellow"/>
            </w:rPr>
          </w:rPrChange>
        </w:rPr>
        <w:t>Another role</w:t>
      </w:r>
      <w:ins w:id="220" w:author="Dr Fareeha Armughan" w:date="2026-08-03T20:33:00Z">
        <w:r>
          <w:rPr>
            <w:rStyle w:val="FootnoteReference"/>
            <w:rFonts w:ascii="Calibri" w:hAnsi="Calibri" w:cs="Calibri"/>
          </w:rPr>
          <w:footnoteReference w:id="11"/>
        </w:r>
        <w:r>
          <w:rPr>
            <w:rFonts w:ascii="Calibri" w:hAnsi="Calibri" w:cs="Calibri"/>
          </w:rPr>
          <w:t xml:space="preserve"> </w:t>
        </w:r>
      </w:ins>
      <w:r>
        <w:rPr>
          <w:rFonts w:ascii="Calibri" w:hAnsi="Calibri" w:cs="Calibri"/>
          <w:rPrChange w:id="225" w:author="Dr Fareeha Armughan" w:date="2026-08-03T11:59:00Z">
            <w:rPr>
              <w:rFonts w:ascii="Calibri" w:hAnsi="Calibri" w:cs="Calibri"/>
              <w:highlight w:val="yellow"/>
            </w:rPr>
          </w:rPrChange>
        </w:rPr>
        <w:t xml:space="preserve"> of </w:t>
      </w:r>
      <w:del w:id="226" w:author="Dr Fareeha Armughan" w:date="2026-08-01T19:50:00Z">
        <w:r>
          <w:rPr>
            <w:rFonts w:ascii="Calibri" w:hAnsi="Calibri" w:cs="Calibri"/>
            <w:rPrChange w:id="227" w:author="Dr Fareeha Armughan" w:date="2026-08-03T11:59:00Z">
              <w:rPr>
                <w:rFonts w:ascii="Calibri" w:hAnsi="Calibri" w:cs="Calibri"/>
                <w:highlight w:val="yellow"/>
              </w:rPr>
            </w:rPrChange>
          </w:rPr>
          <w:delText xml:space="preserve">BISP and SSPA (for Sindh) is to engage the partner banks for facilitating </w:delText>
        </w:r>
        <w:r>
          <w:rPr>
            <w:rFonts w:ascii="Calibri" w:hAnsi="Calibri" w:cs="Calibri"/>
            <w:b/>
            <w:bCs/>
            <w:rPrChange w:id="228" w:author="Dr Fareeha Armughan" w:date="2026-08-03T11:59:00Z">
              <w:rPr>
                <w:rFonts w:ascii="Calibri" w:hAnsi="Calibri" w:cs="Calibri"/>
                <w:b/>
                <w:bCs/>
                <w:highlight w:val="yellow"/>
              </w:rPr>
            </w:rPrChange>
          </w:rPr>
          <w:delText>‘Mobile Money Touch Points’</w:delText>
        </w:r>
        <w:r>
          <w:rPr>
            <w:rFonts w:ascii="Calibri" w:hAnsi="Calibri" w:cs="Calibri"/>
            <w:rPrChange w:id="229" w:author="Dr Fareeha Armughan" w:date="2026-08-03T11:59:00Z">
              <w:rPr>
                <w:rFonts w:ascii="Calibri" w:hAnsi="Calibri" w:cs="Calibri"/>
                <w:highlight w:val="yellow"/>
              </w:rPr>
            </w:rPrChange>
          </w:rPr>
          <w:delText xml:space="preserve"> at the training venues across 04 provinces where the agents of partner bank will regularly visit and will open the mobile money accounts of the consenting beneficiaries on spot.</w:delText>
        </w:r>
        <w:r>
          <w:rPr>
            <w:rFonts w:ascii="Calibri" w:hAnsi="Calibri" w:cs="Calibri"/>
          </w:rPr>
          <w:delText xml:space="preserve"> </w:delText>
        </w:r>
      </w:del>
    </w:p>
    <w:p w14:paraId="5BBAC013" w14:textId="77777777" w:rsidR="00735EA3" w:rsidRPr="00A86238" w:rsidDel="00D6371D" w:rsidRDefault="00735EA3" w:rsidP="00F365EE">
      <w:pPr>
        <w:jc w:val="both"/>
        <w:rPr>
          <w:del w:id="230" w:author="Dr Fareeha Armughan" w:date="2026-08-03T20:41:00Z"/>
          <w:rFonts w:ascii="Calibri" w:hAnsi="Calibri" w:cs="Calibri"/>
        </w:rPr>
      </w:pPr>
      <w:r>
        <w:rPr>
          <w:rFonts w:ascii="Calibri" w:hAnsi="Calibri" w:cs="Calibri"/>
        </w:rPr>
        <w:lastRenderedPageBreak/>
        <w:t xml:space="preserve">Beneficiary data management will be facilitated dynamically through the </w:t>
      </w:r>
      <w:r>
        <w:rPr>
          <w:rFonts w:ascii="Calibri" w:hAnsi="Calibri" w:cs="Calibri"/>
          <w:b/>
          <w:bCs/>
        </w:rPr>
        <w:t>‘SDPI DFLT App’</w:t>
      </w:r>
      <w:r>
        <w:rPr>
          <w:rFonts w:ascii="Calibri" w:hAnsi="Calibri" w:cs="Calibri"/>
        </w:rPr>
        <w:t xml:space="preserve">. BISP will be requested to initially provide partial beneficiary lists aligned with monthly training targets. Once ASPCs complete training sessions and submit attendance records, the app will automatically prompt BISP to replenish the beneficiary data, ensuring a new batch is added when existing data reaches a </w:t>
      </w:r>
      <w:r>
        <w:rPr>
          <w:rFonts w:ascii="Calibri" w:hAnsi="Calibri" w:cs="Calibri"/>
          <w:b/>
          <w:bCs/>
        </w:rPr>
        <w:t>30% depletion threshold</w:t>
      </w:r>
      <w:r>
        <w:rPr>
          <w:rFonts w:ascii="Calibri" w:hAnsi="Calibri" w:cs="Calibri"/>
        </w:rPr>
        <w:t>. This real-time, incremental data-sharing mechanism will ensure efficient training operations and accurate beneficiary tracking.</w:t>
      </w:r>
      <w:del w:id="231" w:author="Dr Fareeha Armughan" w:date="2026-08-03T20:41:00Z">
        <w:r>
          <w:rPr>
            <w:rFonts w:ascii="Calibri" w:hAnsi="Calibri" w:cs="Calibri"/>
          </w:rPr>
          <w:delText xml:space="preserve"> </w:delText>
        </w:r>
      </w:del>
    </w:p>
    <w:p w14:paraId="26678C25" w14:textId="77777777" w:rsidR="00154BA0" w:rsidRPr="00FD1F78" w:rsidRDefault="00154BA0" w:rsidP="00D6371D">
      <w:pPr>
        <w:jc w:val="both"/>
        <w:rPr>
          <w:rFonts w:ascii="Calibri" w:hAnsi="Calibri" w:cs="Calibri"/>
        </w:rPr>
      </w:pPr>
    </w:p>
    <w:p w14:paraId="6D7828DA" w14:textId="77777777" w:rsidR="008877D4" w:rsidRPr="00FD1F78" w:rsidRDefault="008877D4" w:rsidP="00F365EE">
      <w:pPr>
        <w:pStyle w:val="Heading1"/>
        <w:numPr>
          <w:ilvl w:val="0"/>
          <w:numId w:val="13"/>
        </w:numPr>
        <w:jc w:val="both"/>
        <w:rPr>
          <w:rFonts w:ascii="Calibri" w:hAnsi="Calibri" w:cs="Calibri"/>
        </w:rPr>
      </w:pPr>
      <w:bookmarkStart w:id="232" w:name="_Toc547965265"/>
      <w:r>
        <w:rPr>
          <w:rFonts w:ascii="Calibri" w:hAnsi="Calibri" w:cs="Calibri"/>
        </w:rPr>
        <w:t>Overview of Program Structure Across Targets</w:t>
      </w:r>
      <w:bookmarkEnd w:id="232"/>
    </w:p>
    <w:p w14:paraId="35C422FD" w14:textId="3C6B10A9" w:rsidR="003F75CC" w:rsidRDefault="00735EA3" w:rsidP="00887D22">
      <w:pPr>
        <w:jc w:val="both"/>
        <w:rPr>
          <w:rFonts w:ascii="Calibri" w:hAnsi="Calibri" w:cs="Calibri"/>
        </w:rPr>
      </w:pPr>
      <w:r>
        <w:rPr>
          <w:rFonts w:ascii="Calibri" w:hAnsi="Calibri" w:cs="Calibri"/>
        </w:rPr>
        <w:t xml:space="preserve">The program aims to train </w:t>
      </w:r>
      <w:ins w:id="233" w:author="Admin" w:date="2026-08-04T11:37:00Z">
        <w:r w:rsidR="00887D22">
          <w:rPr>
            <w:rFonts w:ascii="Calibri" w:hAnsi="Calibri" w:cs="Calibri"/>
            <w:b/>
            <w:bCs/>
          </w:rPr>
          <w:t>2</w:t>
        </w:r>
      </w:ins>
      <w:del w:id="234" w:author="Admin" w:date="2026-08-04T11:37:00Z">
        <w:r w:rsidDel="00887D22">
          <w:rPr>
            <w:rFonts w:ascii="Calibri" w:hAnsi="Calibri" w:cs="Calibri"/>
            <w:b/>
            <w:bCs/>
          </w:rPr>
          <w:delText>5</w:delText>
        </w:r>
      </w:del>
      <w:r>
        <w:rPr>
          <w:rFonts w:ascii="Calibri" w:hAnsi="Calibri" w:cs="Calibri"/>
          <w:b/>
          <w:bCs/>
        </w:rPr>
        <w:t>50,000</w:t>
      </w:r>
      <w:r>
        <w:rPr>
          <w:rFonts w:ascii="Calibri" w:hAnsi="Calibri" w:cs="Calibri"/>
        </w:rPr>
        <w:t xml:space="preserve"> </w:t>
      </w:r>
      <w:r>
        <w:rPr>
          <w:rFonts w:ascii="Calibri" w:hAnsi="Calibri" w:cs="Calibri"/>
          <w:b/>
          <w:bCs/>
        </w:rPr>
        <w:t>BISP beneficiaries</w:t>
      </w:r>
      <w:r>
        <w:rPr>
          <w:rFonts w:ascii="Calibri" w:hAnsi="Calibri" w:cs="Calibri"/>
        </w:rPr>
        <w:t xml:space="preserve"> nationwide through approximately 20,000</w:t>
      </w:r>
      <w:r>
        <w:rPr>
          <w:rFonts w:ascii="Calibri" w:hAnsi="Calibri" w:cs="Calibri"/>
          <w:i/>
          <w:iCs/>
        </w:rPr>
        <w:t xml:space="preserve"> </w:t>
      </w:r>
      <w:r>
        <w:rPr>
          <w:rFonts w:ascii="Calibri" w:hAnsi="Calibri" w:cs="Calibri"/>
        </w:rPr>
        <w:t xml:space="preserve">two-day classroom trainings at the Tehsil/Union Council (UC) level over a period of one year. This nationwide rollout of training will be carried out </w:t>
      </w:r>
      <w:del w:id="235" w:author="Dr Fareeha Armughan" w:date="2026-08-04T00:00:00Z">
        <w:r>
          <w:rPr>
            <w:rFonts w:ascii="Calibri" w:hAnsi="Calibri" w:cs="Calibri"/>
          </w:rPr>
          <w:delText>by the</w:delText>
        </w:r>
      </w:del>
      <w:ins w:id="236" w:author="Dr Fareeha Armughan" w:date="2026-08-04T00:00:00Z">
        <w:r>
          <w:rPr>
            <w:rFonts w:ascii="Calibri" w:hAnsi="Calibri" w:cs="Calibri"/>
          </w:rPr>
          <w:t>by the Adaptive</w:t>
        </w:r>
      </w:ins>
      <w:del w:id="237" w:author="Dr Fareeha Armughan" w:date="2026-08-03T20:37:00Z">
        <w:r>
          <w:rPr>
            <w:rFonts w:ascii="Calibri" w:hAnsi="Calibri" w:cs="Calibri"/>
          </w:rPr>
          <w:delText xml:space="preserve"> </w:delText>
        </w:r>
      </w:del>
      <w:del w:id="238" w:author="Dr Fareeha Armughan" w:date="2026-07-31T00:00:00Z">
        <w:r>
          <w:rPr>
            <w:rFonts w:ascii="Calibri" w:hAnsi="Calibri" w:cs="Calibri"/>
            <w:b/>
            <w:bCs/>
            <w:i/>
            <w:iCs/>
          </w:rPr>
          <w:delText>616</w:delText>
        </w:r>
      </w:del>
      <w:del w:id="239" w:author="Dr Fareeha Armughan" w:date="2026-08-01T19:51:00Z">
        <w:r>
          <w:rPr>
            <w:rFonts w:ascii="Calibri" w:hAnsi="Calibri" w:cs="Calibri"/>
            <w:b/>
            <w:bCs/>
            <w:i/>
            <w:iCs/>
          </w:rPr>
          <w:delText xml:space="preserve"> </w:delText>
        </w:r>
      </w:del>
      <w:del w:id="240" w:author="Dr Fareeha Armughan" w:date="2026-08-04T00:00:00Z">
        <w:r>
          <w:rPr>
            <w:rFonts w:ascii="Calibri" w:hAnsi="Calibri" w:cs="Calibri"/>
            <w:b/>
            <w:bCs/>
            <w:i/>
            <w:iCs/>
          </w:rPr>
          <w:delText>Adaptive</w:delText>
        </w:r>
      </w:del>
      <w:r>
        <w:rPr>
          <w:rFonts w:ascii="Calibri" w:hAnsi="Calibri" w:cs="Calibri"/>
          <w:b/>
          <w:bCs/>
          <w:i/>
          <w:iCs/>
        </w:rPr>
        <w:t xml:space="preserve"> Social Protection Coordinators ASPCs</w:t>
      </w:r>
      <w:r>
        <w:rPr>
          <w:rFonts w:ascii="Calibri" w:hAnsi="Calibri" w:cs="Calibri"/>
        </w:rPr>
        <w:t xml:space="preserve"> as per their geographical location. A pair of 02 ASPCs at Tehsil/UC level will be imparting training to cohort of </w:t>
      </w:r>
      <w:r>
        <w:rPr>
          <w:rFonts w:ascii="Calibri" w:hAnsi="Calibri" w:cs="Calibri"/>
          <w:b/>
          <w:bCs/>
        </w:rPr>
        <w:t>30-40 women</w:t>
      </w:r>
      <w:r>
        <w:rPr>
          <w:rFonts w:ascii="Calibri" w:hAnsi="Calibri" w:cs="Calibri"/>
        </w:rPr>
        <w:t xml:space="preserve"> through 02 sessions of 2-Days training per week. The total of 60-80 beneficiary women will be trained at one location by a pair of ASPC by conducting 02 trainings per week. </w:t>
      </w:r>
    </w:p>
    <w:p w14:paraId="407F1E0D" w14:textId="14A15679" w:rsidR="003B3437" w:rsidRPr="00FD1F78" w:rsidRDefault="008877D4" w:rsidP="00F365EE">
      <w:pPr>
        <w:jc w:val="both"/>
        <w:rPr>
          <w:rFonts w:ascii="Calibri" w:hAnsi="Calibri" w:cs="Calibri"/>
        </w:rPr>
      </w:pPr>
      <w:r>
        <w:rPr>
          <w:rFonts w:ascii="Calibri" w:hAnsi="Calibri" w:cs="Calibri"/>
        </w:rPr>
        <w:t xml:space="preserve">These ASPCs will be supervised by </w:t>
      </w:r>
      <w:r>
        <w:rPr>
          <w:rFonts w:ascii="Calibri" w:hAnsi="Calibri" w:cs="Calibri"/>
          <w:b/>
          <w:bCs/>
          <w:i/>
          <w:iCs/>
        </w:rPr>
        <w:t>40 DFLT Implementation Coordinators</w:t>
      </w:r>
      <w:r>
        <w:rPr>
          <w:rFonts w:ascii="Calibri" w:hAnsi="Calibri" w:cs="Calibri"/>
          <w:i/>
          <w:iCs/>
        </w:rPr>
        <w:t xml:space="preserve"> </w:t>
      </w:r>
      <w:r>
        <w:rPr>
          <w:rFonts w:ascii="Calibri" w:hAnsi="Calibri" w:cs="Calibri"/>
        </w:rPr>
        <w:t xml:space="preserve">who will be physically covering and managing 03 districts/locations on the average. Each DFLT IC is responsible for managing </w:t>
      </w:r>
      <w:r>
        <w:rPr>
          <w:rFonts w:ascii="Calibri" w:hAnsi="Calibri" w:cs="Calibri"/>
          <w:b/>
          <w:bCs/>
        </w:rPr>
        <w:t>30 ASPCs</w:t>
      </w:r>
      <w:r>
        <w:rPr>
          <w:rFonts w:ascii="Calibri" w:hAnsi="Calibri" w:cs="Calibri"/>
        </w:rPr>
        <w:t xml:space="preserve"> organized in the pair of 15, overseeing 120 trainings per month. These DFLT ICs will report to their respective </w:t>
      </w:r>
      <w:r>
        <w:rPr>
          <w:rFonts w:ascii="Calibri" w:hAnsi="Calibri" w:cs="Calibri"/>
          <w:b/>
          <w:bCs/>
        </w:rPr>
        <w:t>Provincial Coordinators, PCs</w:t>
      </w:r>
      <w:r>
        <w:rPr>
          <w:rFonts w:ascii="Calibri" w:hAnsi="Calibri" w:cs="Calibri"/>
        </w:rPr>
        <w:t xml:space="preserve"> stationed at the province Level. Furthermore, for the other core objective of </w:t>
      </w:r>
      <w:del w:id="241" w:author="Dr Fareeha Armughan" w:date="2026-07-31T00:00:00Z">
        <w:r>
          <w:rPr>
            <w:rFonts w:ascii="Calibri" w:hAnsi="Calibri" w:cs="Calibri"/>
            <w:b/>
            <w:bCs/>
          </w:rPr>
          <w:delText>250,000</w:delText>
        </w:r>
      </w:del>
      <w:ins w:id="242" w:author="Dr Fareeha Armughan" w:date="2026-07-31T00:00:00Z">
        <w:r>
          <w:rPr>
            <w:rFonts w:ascii="Calibri" w:hAnsi="Calibri" w:cs="Calibri"/>
            <w:b/>
            <w:bCs/>
          </w:rPr>
          <w:t>300,000</w:t>
        </w:r>
      </w:ins>
      <w:r>
        <w:rPr>
          <w:rFonts w:ascii="Calibri" w:hAnsi="Calibri" w:cs="Calibri"/>
          <w:b/>
          <w:bCs/>
        </w:rPr>
        <w:t xml:space="preserve"> Mobile Money Account Opening</w:t>
      </w:r>
      <w:r>
        <w:rPr>
          <w:rFonts w:ascii="Calibri" w:hAnsi="Calibri" w:cs="Calibri"/>
        </w:rPr>
        <w:t xml:space="preserve">, </w:t>
      </w:r>
      <w:del w:id="243" w:author="Dr Fareeha Armughan" w:date="2026-07-31T00:00:00Z">
        <w:r>
          <w:rPr>
            <w:rFonts w:ascii="Calibri" w:hAnsi="Calibri" w:cs="Calibri"/>
          </w:rPr>
          <w:delText>the hired ASPCs will be mobilized for dedicatedly facilitating the opening of the mobile money accounts of the willing beneficiaries</w:delText>
        </w:r>
      </w:del>
      <w:ins w:id="244" w:author="Dr Fareeha Armughan" w:date="2026-07-31T00:00:00Z">
        <w:r>
          <w:rPr>
            <w:rFonts w:ascii="Calibri" w:hAnsi="Calibri" w:cs="Calibri"/>
          </w:rPr>
          <w:t xml:space="preserve">the agent network of </w:t>
        </w:r>
      </w:ins>
      <w:ins w:id="245" w:author="Dr Fareeha Armughan" w:date="2026-08-03T20:38:00Z">
        <w:r>
          <w:rPr>
            <w:rFonts w:ascii="Calibri" w:hAnsi="Calibri" w:cs="Calibri"/>
          </w:rPr>
          <w:t xml:space="preserve">the </w:t>
        </w:r>
      </w:ins>
      <w:ins w:id="246" w:author="Dr Fareeha Armughan" w:date="2026-07-31T00:00:00Z">
        <w:r>
          <w:rPr>
            <w:rFonts w:ascii="Calibri" w:hAnsi="Calibri" w:cs="Calibri"/>
          </w:rPr>
          <w:t>procured mobile money service provider (Firm</w:t>
        </w:r>
      </w:ins>
      <w:ins w:id="247" w:author="Dr Fareeha Armughan" w:date="2026-08-01T19:54:00Z">
        <w:r>
          <w:rPr>
            <w:rFonts w:ascii="Calibri" w:hAnsi="Calibri" w:cs="Calibri"/>
          </w:rPr>
          <w:t xml:space="preserve"> under agreement</w:t>
        </w:r>
      </w:ins>
      <w:ins w:id="248" w:author="Dr Fareeha Armughan" w:date="2026-07-31T00:00:00Z">
        <w:r>
          <w:rPr>
            <w:rFonts w:ascii="Calibri" w:hAnsi="Calibri" w:cs="Calibri"/>
          </w:rPr>
          <w:t xml:space="preserve">) will </w:t>
        </w:r>
      </w:ins>
      <w:ins w:id="249" w:author="Dr Fareeha Armughan" w:date="2026-08-01T19:54:00Z">
        <w:r>
          <w:rPr>
            <w:rFonts w:ascii="Calibri" w:hAnsi="Calibri" w:cs="Calibri"/>
          </w:rPr>
          <w:t>reach out to</w:t>
        </w:r>
      </w:ins>
      <w:ins w:id="250" w:author="Dr Fareeha Armughan" w:date="2026-07-31T00:00:00Z">
        <w:r>
          <w:rPr>
            <w:rFonts w:ascii="Calibri" w:hAnsi="Calibri" w:cs="Calibri"/>
          </w:rPr>
          <w:t xml:space="preserve"> the DFLT-trained beneficiaries</w:t>
        </w:r>
      </w:ins>
      <w:ins w:id="251" w:author="Dr Fareeha Armughan" w:date="2026-08-03T20:38:00Z">
        <w:r>
          <w:rPr>
            <w:rFonts w:ascii="Calibri" w:hAnsi="Calibri" w:cs="Calibri"/>
          </w:rPr>
          <w:t>;</w:t>
        </w:r>
      </w:ins>
      <w:ins w:id="252" w:author="Dr Fareeha Armughan" w:date="2026-08-01T19:56:00Z">
        <w:r>
          <w:rPr>
            <w:rFonts w:ascii="Calibri" w:hAnsi="Calibri" w:cs="Calibri"/>
          </w:rPr>
          <w:t xml:space="preserve"> </w:t>
        </w:r>
      </w:ins>
      <w:ins w:id="253" w:author="Dr Fareeha Armughan" w:date="2026-07-31T00:00:00Z">
        <w:r>
          <w:rPr>
            <w:rFonts w:ascii="Calibri" w:hAnsi="Calibri" w:cs="Calibri"/>
          </w:rPr>
          <w:t>open</w:t>
        </w:r>
      </w:ins>
      <w:ins w:id="254" w:author="Dr Fareeha Armughan" w:date="2026-08-03T20:38:00Z">
        <w:r>
          <w:rPr>
            <w:rFonts w:ascii="Calibri" w:hAnsi="Calibri" w:cs="Calibri"/>
          </w:rPr>
          <w:t>;</w:t>
        </w:r>
      </w:ins>
      <w:ins w:id="255" w:author="Dr Fareeha Armughan" w:date="2026-07-31T00:00:00Z">
        <w:r>
          <w:rPr>
            <w:rFonts w:ascii="Calibri" w:hAnsi="Calibri" w:cs="Calibri"/>
          </w:rPr>
          <w:t xml:space="preserve"> biometrically verif</w:t>
        </w:r>
      </w:ins>
      <w:ins w:id="256" w:author="Dr Fareeha Armughan" w:date="2026-08-01T19:55:00Z">
        <w:r>
          <w:rPr>
            <w:rFonts w:ascii="Calibri" w:hAnsi="Calibri" w:cs="Calibri"/>
          </w:rPr>
          <w:t>y</w:t>
        </w:r>
      </w:ins>
      <w:ins w:id="257" w:author="Dr Fareeha Armughan" w:date="2026-08-03T20:41:00Z">
        <w:r>
          <w:rPr>
            <w:rFonts w:ascii="Calibri" w:hAnsi="Calibri" w:cs="Calibri"/>
          </w:rPr>
          <w:t xml:space="preserve"> </w:t>
        </w:r>
      </w:ins>
      <w:r>
        <w:rPr>
          <w:rFonts w:ascii="Calibri" w:hAnsi="Calibri" w:cs="Calibri"/>
        </w:rPr>
        <w:t xml:space="preserve">. To reinforce the formal account opening, a designated </w:t>
      </w:r>
      <w:r>
        <w:rPr>
          <w:rFonts w:ascii="Calibri" w:hAnsi="Calibri" w:cs="Calibri"/>
          <w:b/>
          <w:bCs/>
        </w:rPr>
        <w:t>Financial Inclusion Coordinator-Account Opening</w:t>
      </w:r>
      <w:r>
        <w:rPr>
          <w:rFonts w:ascii="Calibri" w:hAnsi="Calibri" w:cs="Calibri"/>
        </w:rPr>
        <w:t xml:space="preserve"> at SDPI will be in place </w:t>
      </w:r>
      <w:del w:id="258" w:author="Dr Fareeha Armughan" w:date="2026-08-01T19:58:00Z">
        <w:r>
          <w:rPr>
            <w:rFonts w:ascii="Calibri" w:hAnsi="Calibri" w:cs="Calibri"/>
          </w:rPr>
          <w:delText xml:space="preserve">from the very inception of the Phase II </w:delText>
        </w:r>
      </w:del>
      <w:r>
        <w:rPr>
          <w:rFonts w:ascii="Calibri" w:hAnsi="Calibri" w:cs="Calibri"/>
        </w:rPr>
        <w:t xml:space="preserve">who will be coordinating and liaising with the </w:t>
      </w:r>
      <w:del w:id="259" w:author="Dr Fareeha Armughan" w:date="2026-07-31T00:00:00Z">
        <w:r>
          <w:rPr>
            <w:rFonts w:ascii="Calibri" w:hAnsi="Calibri" w:cs="Calibri"/>
          </w:rPr>
          <w:delText>officials of BISP partner banks</w:delText>
        </w:r>
      </w:del>
      <w:ins w:id="260" w:author="Dr Fareeha Armughan" w:date="2026-08-01T19:58:00Z">
        <w:r>
          <w:rPr>
            <w:rFonts w:ascii="Calibri" w:hAnsi="Calibri" w:cs="Calibri"/>
          </w:rPr>
          <w:t xml:space="preserve"> contracted</w:t>
        </w:r>
      </w:ins>
      <w:ins w:id="261" w:author="Dr Fareeha Armughan" w:date="2026-07-31T00:00:00Z">
        <w:r>
          <w:rPr>
            <w:rFonts w:ascii="Calibri" w:hAnsi="Calibri" w:cs="Calibri"/>
          </w:rPr>
          <w:t xml:space="preserve"> mobile money service provider (Firm) and SRSO</w:t>
        </w:r>
      </w:ins>
      <w:ins w:id="262" w:author="Dr Fareeha Armughan" w:date="2026-08-01T19:58:00Z">
        <w:r>
          <w:rPr>
            <w:rFonts w:ascii="Calibri" w:hAnsi="Calibri" w:cs="Calibri"/>
          </w:rPr>
          <w:t xml:space="preserve"> (Mobilizing Partner)</w:t>
        </w:r>
      </w:ins>
      <w:r>
        <w:rPr>
          <w:rFonts w:ascii="Calibri" w:hAnsi="Calibri" w:cs="Calibri"/>
        </w:rPr>
        <w:t xml:space="preserve"> </w:t>
      </w:r>
      <w:del w:id="263" w:author="Dr Fareeha Armughan" w:date="2026-08-01T19:59:00Z">
        <w:r>
          <w:rPr>
            <w:rFonts w:ascii="Calibri" w:hAnsi="Calibri" w:cs="Calibri"/>
          </w:rPr>
          <w:delText xml:space="preserve">and </w:delText>
        </w:r>
      </w:del>
      <w:del w:id="264" w:author="Dr Fareeha Armughan" w:date="2026-07-31T00:00:00Z">
        <w:r>
          <w:rPr>
            <w:rFonts w:ascii="Calibri" w:hAnsi="Calibri" w:cs="Calibri"/>
          </w:rPr>
          <w:delText>arranging facilitation of the mobile account opening staff</w:delText>
        </w:r>
      </w:del>
      <w:del w:id="265" w:author="Dr Fareeha Armughan" w:date="2026-08-01T19:59:00Z">
        <w:r>
          <w:rPr>
            <w:rFonts w:ascii="Calibri" w:hAnsi="Calibri" w:cs="Calibri"/>
          </w:rPr>
          <w:delText xml:space="preserve"> at the selected training venues </w:delText>
        </w:r>
      </w:del>
      <w:r>
        <w:rPr>
          <w:rFonts w:ascii="Calibri" w:hAnsi="Calibri" w:cs="Calibri"/>
        </w:rPr>
        <w:t xml:space="preserve">for achieving account opening </w:t>
      </w:r>
      <w:del w:id="266" w:author="Dr Fareeha Armughan" w:date="2026-08-03T20:39:00Z">
        <w:r>
          <w:rPr>
            <w:rFonts w:ascii="Calibri" w:hAnsi="Calibri" w:cs="Calibri"/>
          </w:rPr>
          <w:delText>target</w:delText>
        </w:r>
      </w:del>
      <w:del w:id="267" w:author="Dr Fareeha Armughan" w:date="2026-08-01T20:00:00Z">
        <w:r>
          <w:rPr>
            <w:rFonts w:ascii="Calibri" w:hAnsi="Calibri" w:cs="Calibri"/>
          </w:rPr>
          <w:delText xml:space="preserve"> to a considerable extent. </w:delText>
        </w:r>
      </w:del>
      <w:del w:id="268" w:author="Dr Fareeha Armughan" w:date="2026-08-03T20:39:00Z">
        <w:r>
          <w:rPr>
            <w:rFonts w:ascii="Calibri" w:hAnsi="Calibri" w:cs="Calibri"/>
          </w:rPr>
          <w:delText>The</w:delText>
        </w:r>
      </w:del>
      <w:ins w:id="269" w:author="Dr Fareeha Armughan" w:date="2026-08-03T20:39:00Z">
        <w:r>
          <w:rPr>
            <w:rFonts w:ascii="Calibri" w:hAnsi="Calibri" w:cs="Calibri"/>
          </w:rPr>
          <w:t>target. The</w:t>
        </w:r>
      </w:ins>
      <w:r>
        <w:rPr>
          <w:rFonts w:ascii="Calibri" w:hAnsi="Calibri" w:cs="Calibri"/>
        </w:rPr>
        <w:t xml:space="preserve"> Financial Inclusion Coordinator will ensure the operations and process at head office level. </w:t>
      </w:r>
    </w:p>
    <w:p w14:paraId="67B09FE7" w14:textId="31F0C2AB" w:rsidR="00E62038" w:rsidRDefault="008877D4" w:rsidP="00F365EE">
      <w:pPr>
        <w:jc w:val="both"/>
        <w:rPr>
          <w:rFonts w:ascii="Calibri" w:hAnsi="Calibri" w:cs="Calibri"/>
        </w:rPr>
      </w:pPr>
      <w:r>
        <w:rPr>
          <w:rFonts w:ascii="Calibri" w:hAnsi="Calibri" w:cs="Calibri"/>
        </w:rPr>
        <w:t xml:space="preserve">The nationwide rollout strategy of DFLT Phase </w:t>
      </w:r>
      <w:r>
        <w:rPr>
          <w:rFonts w:ascii="MS Gothic" w:eastAsia="MS Gothic" w:hAnsi="MS Gothic" w:cs="MS Gothic"/>
        </w:rPr>
        <w:t>Ⅱ</w:t>
      </w:r>
      <w:r>
        <w:rPr>
          <w:rFonts w:ascii="Calibri" w:hAnsi="Calibri" w:cs="Calibri"/>
        </w:rPr>
        <w:t xml:space="preserve"> (2025) begins with the Training of Trainers (ToT) of ASPCs and DFLT ICs which will subsequently work to train the targeted beneficiaries through the 2-day classroom model. Simultaneously, the </w:t>
      </w:r>
      <w:bookmarkStart w:id="270" w:name="_Hlk193793596"/>
      <w:r>
        <w:rPr>
          <w:rFonts w:ascii="Calibri" w:hAnsi="Calibri" w:cs="Calibri"/>
        </w:rPr>
        <w:t xml:space="preserve">Financial Inclusion Coordinator at HQ level will start coordinating with </w:t>
      </w:r>
      <w:del w:id="271" w:author="Dr Fareeha Armughan" w:date="2026-07-31T00:00:00Z">
        <w:r>
          <w:rPr>
            <w:rFonts w:ascii="Calibri" w:hAnsi="Calibri" w:cs="Calibri"/>
          </w:rPr>
          <w:delText>banks</w:delText>
        </w:r>
      </w:del>
      <w:ins w:id="272" w:author="Dr Fareeha Armughan" w:date="2026-07-31T00:00:00Z">
        <w:r>
          <w:rPr>
            <w:rFonts w:ascii="Calibri" w:hAnsi="Calibri" w:cs="Calibri"/>
          </w:rPr>
          <w:t xml:space="preserve">the </w:t>
        </w:r>
      </w:ins>
      <w:ins w:id="273" w:author="Dr Fareeha Armughan" w:date="2026-08-01T20:00:00Z">
        <w:r>
          <w:rPr>
            <w:rFonts w:ascii="Calibri" w:hAnsi="Calibri" w:cs="Calibri"/>
          </w:rPr>
          <w:t>contracted</w:t>
        </w:r>
      </w:ins>
      <w:ins w:id="274" w:author="Dr Fareeha Armughan" w:date="2026-07-31T00:00:00Z">
        <w:r>
          <w:rPr>
            <w:rFonts w:ascii="Calibri" w:hAnsi="Calibri" w:cs="Calibri"/>
          </w:rPr>
          <w:t xml:space="preserve"> Firm and SRSO</w:t>
        </w:r>
      </w:ins>
      <w:r>
        <w:rPr>
          <w:rFonts w:ascii="Calibri" w:hAnsi="Calibri" w:cs="Calibri"/>
        </w:rPr>
        <w:t xml:space="preserve"> </w:t>
      </w:r>
      <w:del w:id="275" w:author="Dr Fareeha Armughan" w:date="2026-08-03T20:40:00Z">
        <w:r>
          <w:rPr>
            <w:rFonts w:ascii="Calibri" w:hAnsi="Calibri" w:cs="Calibri"/>
          </w:rPr>
          <w:delText xml:space="preserve">from the very start </w:delText>
        </w:r>
      </w:del>
      <w:r>
        <w:rPr>
          <w:rFonts w:ascii="Calibri" w:hAnsi="Calibri" w:cs="Calibri"/>
        </w:rPr>
        <w:t xml:space="preserve">to liaise the smooth account opening of the beneficiaries.  </w:t>
      </w:r>
      <w:bookmarkEnd w:id="270"/>
      <w:del w:id="276" w:author="Dr Fareeha Armughan" w:date="2026-07-31T00:00:00Z">
        <w:r>
          <w:rPr>
            <w:rFonts w:ascii="Calibri" w:hAnsi="Calibri" w:cs="Calibri"/>
          </w:rPr>
          <w:delText xml:space="preserve">The ASPCs will later on start opening the mobile money accounts after a proportion of beneficiaries are trained. </w:delText>
        </w:r>
      </w:del>
      <w:ins w:id="277" w:author="Dr Fareeha Armughan" w:date="2026-07-31T00:00:00Z">
        <w:r>
          <w:rPr>
            <w:rFonts w:ascii="Calibri" w:hAnsi="Calibri" w:cs="Calibri"/>
          </w:rPr>
          <w:t xml:space="preserve"> </w:t>
        </w:r>
      </w:ins>
      <w:r>
        <w:rPr>
          <w:rFonts w:ascii="Calibri" w:hAnsi="Calibri" w:cs="Calibri"/>
        </w:rPr>
        <w:t xml:space="preserve">In order to enhance the learning spectrum of the training, a significant number of beneficiaries will receive additional DFLT informational videos on the key themes of digital and financial literacy </w:t>
      </w:r>
      <w:del w:id="278" w:author="Dr Fareeha Armughan" w:date="2026-08-01T20:01:00Z">
        <w:r>
          <w:rPr>
            <w:rFonts w:ascii="Calibri" w:hAnsi="Calibri" w:cs="Calibri"/>
          </w:rPr>
          <w:delText>after the classroom training model</w:delText>
        </w:r>
      </w:del>
      <w:ins w:id="279" w:author="Dr Fareeha Armughan" w:date="2026-08-01T20:01:00Z">
        <w:r>
          <w:rPr>
            <w:rFonts w:ascii="Calibri" w:hAnsi="Calibri" w:cs="Calibri"/>
          </w:rPr>
          <w:t>over-time</w:t>
        </w:r>
      </w:ins>
      <w:r>
        <w:rPr>
          <w:rFonts w:ascii="Calibri" w:hAnsi="Calibri" w:cs="Calibri"/>
        </w:rPr>
        <w:t xml:space="preserve">. From the research perspective, the project will perform the </w:t>
      </w:r>
      <w:bookmarkStart w:id="280" w:name="_Hlk196941558"/>
      <w:r>
        <w:rPr>
          <w:rFonts w:ascii="Calibri" w:hAnsi="Calibri" w:cs="Calibri"/>
          <w:i/>
          <w:iCs/>
        </w:rPr>
        <w:t>Survey of Key Performance Indicators</w:t>
      </w:r>
      <w:r>
        <w:rPr>
          <w:rFonts w:ascii="Calibri" w:hAnsi="Calibri" w:cs="Calibri"/>
        </w:rPr>
        <w:t>/</w:t>
      </w:r>
      <w:bookmarkEnd w:id="280"/>
      <w:r>
        <w:rPr>
          <w:rFonts w:ascii="Calibri" w:hAnsi="Calibri" w:cs="Calibri"/>
        </w:rPr>
        <w:t>B</w:t>
      </w:r>
      <w:r>
        <w:rPr>
          <w:rFonts w:ascii="Calibri" w:hAnsi="Calibri" w:cs="Calibri"/>
          <w:i/>
          <w:iCs/>
        </w:rPr>
        <w:t xml:space="preserve">eneficiary Journey Mapping </w:t>
      </w:r>
      <w:r>
        <w:rPr>
          <w:rFonts w:ascii="Calibri" w:hAnsi="Calibri" w:cs="Calibri"/>
        </w:rPr>
        <w:t xml:space="preserve">by quantitative or qualitative data collection from the trained beneficiaries to assess their training experiences and outcomes. Lastly, </w:t>
      </w:r>
      <w:del w:id="281" w:author="Dr Fareeha Armughan" w:date="2026-08-04T00:00:00Z">
        <w:r>
          <w:rPr>
            <w:rFonts w:ascii="Calibri" w:hAnsi="Calibri" w:cs="Calibri"/>
          </w:rPr>
          <w:delText>there will extensive quality assurance</w:delText>
        </w:r>
      </w:del>
      <w:ins w:id="282" w:author="Dr Fareeha Armughan" w:date="2026-08-04T00:00:00Z">
        <w:r>
          <w:rPr>
            <w:rFonts w:ascii="Calibri" w:hAnsi="Calibri" w:cs="Calibri"/>
          </w:rPr>
          <w:t>there will be extensive quality assurance</w:t>
        </w:r>
      </w:ins>
      <w:r>
        <w:rPr>
          <w:rFonts w:ascii="Calibri" w:hAnsi="Calibri" w:cs="Calibri"/>
        </w:rPr>
        <w:t xml:space="preserve"> of the trainings by the Quality Assurance team of SDPI specifically trained for this project.</w:t>
      </w:r>
    </w:p>
    <w:p w14:paraId="7DF3502F" w14:textId="77777777" w:rsidR="1F5271DF" w:rsidRDefault="1F5271DF" w:rsidP="1F5271DF">
      <w:pPr>
        <w:jc w:val="both"/>
        <w:rPr>
          <w:rFonts w:ascii="Calibri" w:hAnsi="Calibri" w:cs="Calibri"/>
        </w:rPr>
      </w:pPr>
    </w:p>
    <w:p w14:paraId="7A581128" w14:textId="77777777" w:rsidR="5E8034BC" w:rsidRDefault="5E8034BC" w:rsidP="1F5271DF">
      <w:pPr>
        <w:pStyle w:val="Heading1"/>
        <w:numPr>
          <w:ilvl w:val="0"/>
          <w:numId w:val="13"/>
        </w:numPr>
        <w:pBdr>
          <w:top w:val="single" w:sz="24" w:space="0" w:color="156082"/>
          <w:left w:val="single" w:sz="24" w:space="0" w:color="156082"/>
          <w:bottom w:val="single" w:sz="24" w:space="0" w:color="156082"/>
          <w:right w:val="single" w:sz="24" w:space="0" w:color="156082"/>
        </w:pBdr>
        <w:jc w:val="both"/>
        <w:rPr>
          <w:rFonts w:ascii="Calibri" w:hAnsi="Calibri" w:cs="Calibri"/>
        </w:rPr>
      </w:pPr>
      <w:bookmarkStart w:id="283" w:name="_Toc431967550"/>
      <w:r>
        <w:rPr>
          <w:rFonts w:ascii="Calibri" w:hAnsi="Calibri" w:cs="Calibri"/>
        </w:rPr>
        <w:t>Selection of third-party beneficiaries</w:t>
      </w:r>
      <w:bookmarkEnd w:id="283"/>
    </w:p>
    <w:p w14:paraId="1F9735ED" w14:textId="77777777" w:rsidR="5E8034BC" w:rsidRDefault="5E8034BC" w:rsidP="1F5271DF">
      <w:pPr>
        <w:jc w:val="both"/>
        <w:rPr>
          <w:rFonts w:ascii="Calibri" w:hAnsi="Calibri" w:cs="Calibri"/>
        </w:rPr>
      </w:pPr>
      <w:r>
        <w:rPr>
          <w:rFonts w:ascii="Calibri" w:hAnsi="Calibri" w:cs="Calibri"/>
        </w:rPr>
        <w:lastRenderedPageBreak/>
        <w:t>For the successful implementation of the project, the following third-party beneficiaries will be selected:</w:t>
      </w:r>
    </w:p>
    <w:p w14:paraId="06FC8B76" w14:textId="77777777" w:rsidR="5E8034BC" w:rsidRDefault="5E8034BC" w:rsidP="1F5271DF">
      <w:pPr>
        <w:pStyle w:val="Heading2"/>
      </w:pPr>
      <w:bookmarkStart w:id="284" w:name="_Toc408816906"/>
      <w:r>
        <w:t>QA Evaluators and Enumerators</w:t>
      </w:r>
      <w:bookmarkEnd w:id="284"/>
    </w:p>
    <w:p w14:paraId="217ED07C" w14:textId="5EE9AC24" w:rsidR="5E8034BC" w:rsidRDefault="5E8034BC" w:rsidP="1F5271DF">
      <w:pPr>
        <w:jc w:val="both"/>
        <w:rPr>
          <w:rFonts w:ascii="Calibri" w:hAnsi="Calibri" w:cs="Calibri"/>
        </w:rPr>
      </w:pPr>
      <w:r>
        <w:rPr>
          <w:rFonts w:ascii="Calibri" w:hAnsi="Calibri" w:cs="Calibri"/>
        </w:rPr>
        <w:t>Quality Assurance Evaluators and Enumerators will be selected from SDPI's available list</w:t>
      </w:r>
      <w:ins w:id="285" w:author="Dr Fareeha Armughan" w:date="2026-08-03T20:46:00Z">
        <w:r>
          <w:rPr>
            <w:rFonts w:ascii="Calibri" w:hAnsi="Calibri" w:cs="Calibri"/>
          </w:rPr>
          <w:t xml:space="preserve"> and advertisement process</w:t>
        </w:r>
      </w:ins>
      <w:r>
        <w:rPr>
          <w:rFonts w:ascii="Calibri" w:hAnsi="Calibri" w:cs="Calibri"/>
        </w:rPr>
        <w:t>, considering factors such as survey experience, CVs, district, proficiency with smartphones and tablets, educational qualification (Minimum Qualification: FSC), and availability. A competitive selection process will be conducted to ensure the best candidates are chosen. SDPI will provide training to the evaluators for monitoring, and successful candidates will be onboard for the project. Moreover, training will be provided to the enumerators for beneficiary journey mapping.</w:t>
      </w:r>
    </w:p>
    <w:p w14:paraId="1910FBBE" w14:textId="3204C3ED" w:rsidR="5E8034BC" w:rsidRDefault="5E8034BC" w:rsidP="1F5271DF">
      <w:pPr>
        <w:jc w:val="both"/>
        <w:rPr>
          <w:rFonts w:ascii="Calibri" w:hAnsi="Calibri" w:cs="Calibri"/>
        </w:rPr>
      </w:pPr>
      <w:r>
        <w:rPr>
          <w:rFonts w:ascii="Calibri" w:hAnsi="Calibri" w:cs="Calibri"/>
        </w:rPr>
        <w:t xml:space="preserve">The selection process will be fair, transparent and non-discriminatory. </w:t>
      </w:r>
      <w:del w:id="286" w:author="Dr Fareeha Armughan" w:date="2026-08-01T20:57:00Z">
        <w:r>
          <w:rPr>
            <w:rFonts w:ascii="Calibri" w:hAnsi="Calibri" w:cs="Calibri"/>
          </w:rPr>
          <w:delText xml:space="preserve"> The total of </w:delText>
        </w:r>
      </w:del>
      <w:del w:id="287" w:author="Dr Fareeha Armughan" w:date="2026-08-01T20:30:00Z">
        <w:r>
          <w:rPr>
            <w:rFonts w:ascii="Calibri" w:hAnsi="Calibri" w:cs="Calibri"/>
          </w:rPr>
          <w:delText>5</w:delText>
        </w:r>
      </w:del>
      <w:del w:id="288" w:author="Dr Fareeha Armughan" w:date="2026-08-01T20:57:00Z">
        <w:r>
          <w:rPr>
            <w:rFonts w:ascii="Calibri" w:hAnsi="Calibri" w:cs="Calibri"/>
          </w:rPr>
          <w:delText>0 e</w:delText>
        </w:r>
      </w:del>
      <w:ins w:id="289" w:author="Dr Fareeha Armughan" w:date="2026-08-01T20:57:00Z">
        <w:r>
          <w:rPr>
            <w:rFonts w:ascii="Calibri" w:hAnsi="Calibri" w:cs="Calibri"/>
          </w:rPr>
          <w:t>E</w:t>
        </w:r>
      </w:ins>
      <w:r>
        <w:rPr>
          <w:rFonts w:ascii="Calibri" w:hAnsi="Calibri" w:cs="Calibri"/>
        </w:rPr>
        <w:t xml:space="preserve">valuators will be </w:t>
      </w:r>
      <w:del w:id="290" w:author="Dr Fareeha Armughan" w:date="2026-08-01T20:30:00Z">
        <w:r>
          <w:rPr>
            <w:rFonts w:ascii="Calibri" w:hAnsi="Calibri" w:cs="Calibri"/>
          </w:rPr>
          <w:delText>selected</w:delText>
        </w:r>
      </w:del>
      <w:del w:id="291" w:author="Dr Fareeha Armughan" w:date="2026-08-01T20:22:00Z">
        <w:r>
          <w:rPr>
            <w:rFonts w:ascii="Calibri" w:hAnsi="Calibri" w:cs="Calibri"/>
          </w:rPr>
          <w:delText xml:space="preserve"> across 4 provinces</w:delText>
        </w:r>
      </w:del>
      <w:ins w:id="292" w:author="Dr Fareeha Armughan" w:date="2026-08-01T20:30:00Z">
        <w:r>
          <w:rPr>
            <w:rFonts w:ascii="Calibri" w:hAnsi="Calibri" w:cs="Calibri"/>
          </w:rPr>
          <w:t>selected mainly</w:t>
        </w:r>
      </w:ins>
      <w:ins w:id="293" w:author="Dr Fareeha Armughan" w:date="2026-08-01T20:24:00Z">
        <w:r>
          <w:rPr>
            <w:rFonts w:ascii="Calibri" w:hAnsi="Calibri" w:cs="Calibri"/>
          </w:rPr>
          <w:t xml:space="preserve"> from Sindh</w:t>
        </w:r>
      </w:ins>
      <w:r>
        <w:rPr>
          <w:rFonts w:ascii="Calibri" w:hAnsi="Calibri" w:cs="Calibri"/>
        </w:rPr>
        <w:t xml:space="preserve">, and each evaluator will be tasked to evaluate </w:t>
      </w:r>
      <w:ins w:id="294" w:author="Dr Fareeha Armughan" w:date="2026-08-01T20:57:00Z">
        <w:r>
          <w:rPr>
            <w:rFonts w:ascii="Calibri" w:hAnsi="Calibri" w:cs="Calibri"/>
          </w:rPr>
          <w:t xml:space="preserve">and perform spot checks </w:t>
        </w:r>
      </w:ins>
      <w:del w:id="295" w:author="Dr Fareeha Armughan" w:date="2026-08-01T20:30:00Z">
        <w:r>
          <w:rPr>
            <w:rFonts w:ascii="Calibri" w:hAnsi="Calibri" w:cs="Calibri"/>
          </w:rPr>
          <w:delText>2</w:delText>
        </w:r>
      </w:del>
      <w:del w:id="296" w:author="Dr Fareeha Armughan" w:date="2026-08-01T20:33:00Z">
        <w:r>
          <w:rPr>
            <w:rFonts w:ascii="Calibri" w:hAnsi="Calibri" w:cs="Calibri"/>
          </w:rPr>
          <w:delText xml:space="preserve">0 </w:delText>
        </w:r>
      </w:del>
      <w:ins w:id="297" w:author="Dr Fareeha Armughan" w:date="2026-08-01T20:58:00Z">
        <w:r>
          <w:rPr>
            <w:rFonts w:ascii="Calibri" w:hAnsi="Calibri" w:cs="Calibri"/>
          </w:rPr>
          <w:t xml:space="preserve">for </w:t>
        </w:r>
      </w:ins>
      <w:r>
        <w:rPr>
          <w:rFonts w:ascii="Calibri" w:hAnsi="Calibri" w:cs="Calibri"/>
        </w:rPr>
        <w:t xml:space="preserve">on ground </w:t>
      </w:r>
      <w:del w:id="298" w:author="Dr Fareeha Armughan" w:date="2026-08-01T20:22:00Z">
        <w:r>
          <w:rPr>
            <w:rFonts w:ascii="Calibri" w:hAnsi="Calibri" w:cs="Calibri"/>
          </w:rPr>
          <w:delText>trainings</w:delText>
        </w:r>
      </w:del>
      <w:ins w:id="299" w:author="Dr Fareeha Armughan" w:date="2026-08-03T20:47:00Z">
        <w:r>
          <w:rPr>
            <w:rFonts w:ascii="Calibri" w:hAnsi="Calibri" w:cs="Calibri"/>
          </w:rPr>
          <w:t>T</w:t>
        </w:r>
      </w:ins>
      <w:ins w:id="300" w:author="Dr Fareeha Armughan" w:date="2026-08-01T20:53:00Z">
        <w:r>
          <w:rPr>
            <w:rFonts w:ascii="Calibri" w:hAnsi="Calibri" w:cs="Calibri"/>
          </w:rPr>
          <w:t xml:space="preserve">rainings; </w:t>
        </w:r>
      </w:ins>
      <w:ins w:id="301" w:author="Dr Fareeha Armughan" w:date="2026-08-03T20:47:00Z">
        <w:r>
          <w:rPr>
            <w:rFonts w:ascii="Calibri" w:hAnsi="Calibri" w:cs="Calibri"/>
          </w:rPr>
          <w:t>S</w:t>
        </w:r>
      </w:ins>
      <w:ins w:id="302" w:author="Dr Fareeha Armughan" w:date="2026-08-01T20:53:00Z">
        <w:r>
          <w:rPr>
            <w:rFonts w:ascii="Calibri" w:hAnsi="Calibri" w:cs="Calibri"/>
          </w:rPr>
          <w:t xml:space="preserve">aving scheme; </w:t>
        </w:r>
      </w:ins>
      <w:ins w:id="303" w:author="Dr Fareeha Armughan" w:date="2026-08-03T20:47:00Z">
        <w:r>
          <w:rPr>
            <w:rFonts w:ascii="Calibri" w:hAnsi="Calibri" w:cs="Calibri"/>
          </w:rPr>
          <w:t>M</w:t>
        </w:r>
      </w:ins>
      <w:ins w:id="304" w:author="Dr Fareeha Armughan" w:date="2026-08-01T20:53:00Z">
        <w:r>
          <w:rPr>
            <w:rFonts w:ascii="Calibri" w:hAnsi="Calibri" w:cs="Calibri"/>
          </w:rPr>
          <w:t>obile money account opening</w:t>
        </w:r>
      </w:ins>
      <w:ins w:id="305" w:author="Dr Fareeha Armughan" w:date="2026-08-01T20:54:00Z">
        <w:r>
          <w:rPr>
            <w:rFonts w:ascii="Calibri" w:hAnsi="Calibri" w:cs="Calibri"/>
          </w:rPr>
          <w:t xml:space="preserve"> and </w:t>
        </w:r>
      </w:ins>
      <w:ins w:id="306" w:author="Dr Fareeha Armughan" w:date="2026-08-03T20:47:00Z">
        <w:r>
          <w:rPr>
            <w:rFonts w:ascii="Calibri" w:hAnsi="Calibri" w:cs="Calibri"/>
          </w:rPr>
          <w:t>M</w:t>
        </w:r>
      </w:ins>
      <w:ins w:id="307" w:author="Dr Fareeha Armughan" w:date="2026-08-01T20:54:00Z">
        <w:r>
          <w:rPr>
            <w:rFonts w:ascii="Calibri" w:hAnsi="Calibri" w:cs="Calibri"/>
          </w:rPr>
          <w:t>obilisation</w:t>
        </w:r>
      </w:ins>
      <w:r>
        <w:rPr>
          <w:rFonts w:ascii="Calibri" w:hAnsi="Calibri" w:cs="Calibri"/>
        </w:rPr>
        <w:t xml:space="preserve">. </w:t>
      </w:r>
      <w:ins w:id="308" w:author="Dr Fareeha Armughan" w:date="2026-08-01T20:23:00Z">
        <w:r>
          <w:rPr>
            <w:rFonts w:ascii="Calibri" w:hAnsi="Calibri" w:cs="Calibri"/>
          </w:rPr>
          <w:t>For trainings, e</w:t>
        </w:r>
      </w:ins>
      <w:del w:id="309" w:author="Dr Fareeha Armughan" w:date="2026-08-01T20:23:00Z">
        <w:r>
          <w:rPr>
            <w:rFonts w:ascii="Calibri" w:hAnsi="Calibri" w:cs="Calibri"/>
          </w:rPr>
          <w:delText>E</w:delText>
        </w:r>
      </w:del>
      <w:r>
        <w:rPr>
          <w:rFonts w:ascii="Calibri" w:hAnsi="Calibri" w:cs="Calibri"/>
        </w:rPr>
        <w:t xml:space="preserve">ach evaluator will be present during entire duration from start to end and ensure training is delivered across all its pillars. Further, </w:t>
      </w:r>
      <w:del w:id="310" w:author="Dr Fareeha Armughan" w:date="2026-08-01T20:59:00Z">
        <w:r>
          <w:rPr>
            <w:rFonts w:ascii="Calibri" w:hAnsi="Calibri" w:cs="Calibri"/>
          </w:rPr>
          <w:delText>a</w:delText>
        </w:r>
      </w:del>
      <w:del w:id="311" w:author="Dr Fareeha Armughan" w:date="2026-08-01T20:58:00Z">
        <w:r>
          <w:rPr>
            <w:rFonts w:ascii="Calibri" w:hAnsi="Calibri" w:cs="Calibri"/>
          </w:rPr>
          <w:delText xml:space="preserve"> total of 40 e</w:delText>
        </w:r>
      </w:del>
      <w:ins w:id="312" w:author="Dr Fareeha Armughan" w:date="2026-08-01T20:59:00Z">
        <w:r>
          <w:rPr>
            <w:rFonts w:ascii="Calibri" w:hAnsi="Calibri" w:cs="Calibri"/>
          </w:rPr>
          <w:t>E</w:t>
        </w:r>
      </w:ins>
      <w:r>
        <w:rPr>
          <w:rFonts w:ascii="Calibri" w:hAnsi="Calibri" w:cs="Calibri"/>
        </w:rPr>
        <w:t>numerators will be selected across 4 provinces for conducting quantitative or qualitative data collection from the trained beneficiaries to assess their training experiences and outcomes. Further, they will also facilitate in the Focus Group Discussions and In-depth Interviews (explained in the Beneficiary Journey Mapping Section).</w:t>
      </w:r>
    </w:p>
    <w:p w14:paraId="3B966192" w14:textId="77777777" w:rsidR="6C41D97D" w:rsidRDefault="6C41D97D" w:rsidP="1F5271DF">
      <w:pPr>
        <w:pStyle w:val="Heading1"/>
        <w:numPr>
          <w:ilvl w:val="0"/>
          <w:numId w:val="13"/>
        </w:numPr>
        <w:pBdr>
          <w:top w:val="single" w:sz="24" w:space="0" w:color="156082"/>
          <w:left w:val="single" w:sz="24" w:space="0" w:color="156082"/>
          <w:bottom w:val="single" w:sz="24" w:space="0" w:color="156082"/>
          <w:right w:val="single" w:sz="24" w:space="0" w:color="156082"/>
        </w:pBdr>
        <w:jc w:val="both"/>
      </w:pPr>
      <w:bookmarkStart w:id="313" w:name="_Toc984698244"/>
      <w:r>
        <w:t>Methodology and Implementation Plan</w:t>
      </w:r>
      <w:bookmarkEnd w:id="313"/>
    </w:p>
    <w:p w14:paraId="1329E4B3" w14:textId="77777777" w:rsidR="0070576D" w:rsidRPr="00B30C32" w:rsidRDefault="006716B6" w:rsidP="00F365EE">
      <w:pPr>
        <w:jc w:val="both"/>
        <w:rPr>
          <w:rFonts w:ascii="Calibri" w:hAnsi="Calibri" w:cs="Calibri"/>
        </w:rPr>
      </w:pPr>
      <w:r>
        <w:rPr>
          <w:rFonts w:ascii="Calibri" w:hAnsi="Calibri" w:cs="Calibri"/>
        </w:rPr>
        <w:t xml:space="preserve">The proposed implementation plan involves series of steps. Here is the detailed breakdown of each step of project intervention. </w:t>
      </w:r>
    </w:p>
    <w:p w14:paraId="49376584" w14:textId="77777777" w:rsidR="00A10370" w:rsidRPr="00FD1F78" w:rsidRDefault="00A10370" w:rsidP="00F365EE">
      <w:pPr>
        <w:pStyle w:val="Heading2"/>
        <w:numPr>
          <w:ilvl w:val="1"/>
          <w:numId w:val="13"/>
        </w:numPr>
        <w:jc w:val="both"/>
      </w:pPr>
      <w:bookmarkStart w:id="314" w:name="_Toc260655090"/>
      <w:r>
        <w:t>Training of Trainers (Tot)</w:t>
      </w:r>
      <w:bookmarkEnd w:id="314"/>
    </w:p>
    <w:p w14:paraId="6D3E6586" w14:textId="77777777" w:rsidR="00A10370" w:rsidRPr="00FD1F78" w:rsidRDefault="00A10370" w:rsidP="00F365EE">
      <w:pPr>
        <w:jc w:val="both"/>
        <w:rPr>
          <w:rFonts w:ascii="Calibri" w:hAnsi="Calibri" w:cs="Calibri"/>
        </w:rPr>
      </w:pPr>
      <w:r>
        <w:rPr>
          <w:rFonts w:ascii="Calibri" w:hAnsi="Calibri" w:cs="Calibri"/>
        </w:rPr>
        <w:t xml:space="preserve">In the first quarter of the National Rollout of DFLT Phase </w:t>
      </w:r>
      <w:r>
        <w:rPr>
          <w:rFonts w:ascii="MS Gothic" w:eastAsia="MS Gothic" w:hAnsi="MS Gothic" w:cs="MS Gothic" w:hint="eastAsia"/>
        </w:rPr>
        <w:t>Ⅱ</w:t>
      </w:r>
      <w:r>
        <w:rPr>
          <w:rFonts w:ascii="Calibri" w:hAnsi="Calibri" w:cs="Calibri"/>
        </w:rPr>
        <w:t xml:space="preserve"> (2025), there will be full one day, online Refresher session for the ASPCs. The refresher training will be for </w:t>
      </w:r>
      <w:del w:id="315" w:author="Dr Fareeha Armughan" w:date="2026-07-31T00:00:00Z">
        <w:r>
          <w:rPr>
            <w:rFonts w:ascii="Calibri" w:hAnsi="Calibri" w:cs="Calibri"/>
          </w:rPr>
          <w:delText>616</w:delText>
        </w:r>
      </w:del>
      <w:del w:id="316" w:author="Dr Fareeha Armughan" w:date="2026-08-01T20:03:00Z">
        <w:r>
          <w:rPr>
            <w:rFonts w:ascii="Calibri" w:hAnsi="Calibri" w:cs="Calibri"/>
          </w:rPr>
          <w:delText xml:space="preserve"> </w:delText>
        </w:r>
      </w:del>
      <w:r>
        <w:rPr>
          <w:rFonts w:ascii="Calibri" w:hAnsi="Calibri" w:cs="Calibri"/>
        </w:rPr>
        <w:t>ASPCs, inclusive of previous ASPCs of Phase-1 and new ASPCs recruited to manage the increased beneficiary coverage and target achievement</w:t>
      </w:r>
      <w:r>
        <w:rPr>
          <w:rFonts w:ascii="Calibri" w:hAnsi="Calibri" w:cs="Calibri"/>
          <w:i/>
          <w:iCs/>
        </w:rPr>
        <w:t xml:space="preserve"> </w:t>
      </w:r>
      <w:r>
        <w:rPr>
          <w:rFonts w:ascii="Calibri" w:hAnsi="Calibri" w:cs="Calibri"/>
        </w:rPr>
        <w:t xml:space="preserve">across Pakistan, especially in Sindh. For the refresher Punjab, Sindh and KPK provinces will be divided into 3 zones and Baluchistan into 1 zone.  </w:t>
      </w:r>
    </w:p>
    <w:p w14:paraId="0DC9A717" w14:textId="77777777" w:rsidR="00DA5A9E" w:rsidRPr="00FD1F78" w:rsidRDefault="00A10370" w:rsidP="00F365EE">
      <w:pPr>
        <w:jc w:val="both"/>
        <w:rPr>
          <w:rFonts w:ascii="Calibri" w:hAnsi="Calibri" w:cs="Calibri"/>
        </w:rPr>
      </w:pPr>
      <w:r>
        <w:rPr>
          <w:rFonts w:ascii="Calibri" w:hAnsi="Calibri" w:cs="Calibri"/>
        </w:rPr>
        <w:t>The trainings equip the ASPCs with necessary knowledge and skills required to train the beneficiaries on key aspects of; Digital and Financial Literacy, Bank management, Budgeting, Bank account opening, Saving, Investment, Climate Change and Disaster Risk Reduction, Gender Equality and BISP’s broader objectives on financial inclusion and social protection. It also includes introduction of ASPCs with the corresponding DFLT ICs, roles and responsibilities and working alignment.</w:t>
      </w:r>
      <w:r>
        <w:rPr>
          <w:rFonts w:ascii="Calibri" w:hAnsi="Calibri" w:cs="Calibri"/>
          <w:lang w:val="en-US"/>
        </w:rPr>
        <w:t xml:space="preserve"> </w:t>
      </w:r>
      <w:r>
        <w:rPr>
          <w:rFonts w:ascii="Calibri" w:hAnsi="Calibri" w:cs="Calibri"/>
        </w:rPr>
        <w:t xml:space="preserve">After 4 months, another refresher training will be conducted online to reinforce the learning experience, address field implementation challenges, and maintain training quality. </w:t>
      </w:r>
    </w:p>
    <w:p w14:paraId="0C1BD5EE" w14:textId="77777777" w:rsidR="00174C81" w:rsidRPr="00FD1F78" w:rsidRDefault="00174C81" w:rsidP="00F365EE">
      <w:pPr>
        <w:pStyle w:val="Heading2"/>
        <w:numPr>
          <w:ilvl w:val="1"/>
          <w:numId w:val="13"/>
        </w:numPr>
        <w:jc w:val="both"/>
      </w:pPr>
      <w:bookmarkStart w:id="317" w:name="_Toc259826744"/>
      <w:r>
        <w:t>Rollout of training to Beneficiaries</w:t>
      </w:r>
      <w:bookmarkEnd w:id="317"/>
    </w:p>
    <w:p w14:paraId="22EAC442" w14:textId="77777777" w:rsidR="00E708AB" w:rsidRDefault="00907DD4" w:rsidP="00F365EE">
      <w:pPr>
        <w:jc w:val="both"/>
        <w:rPr>
          <w:rFonts w:ascii="Calibri" w:hAnsi="Calibri" w:cs="Calibri"/>
        </w:rPr>
      </w:pPr>
      <w:r>
        <w:rPr>
          <w:rFonts w:ascii="Calibri" w:hAnsi="Calibri" w:cs="Calibri"/>
        </w:rPr>
        <w:t>After the Refresher training, Adaptive Social Protection Coordinators, ASPCs will start training the beneficiaries in their respective Tehsils/Duty stations. The</w:t>
      </w:r>
      <w:ins w:id="318" w:author="Dr Fareeha Armughan" w:date="2026-08-01T21:04:00Z">
        <w:r>
          <w:rPr>
            <w:rFonts w:ascii="Calibri" w:hAnsi="Calibri" w:cs="Calibri"/>
          </w:rPr>
          <w:t>s</w:t>
        </w:r>
      </w:ins>
      <w:del w:id="319" w:author="Dr Fareeha Armughan" w:date="2026-08-01T21:04:00Z">
        <w:r>
          <w:rPr>
            <w:rFonts w:ascii="Calibri" w:hAnsi="Calibri" w:cs="Calibri"/>
          </w:rPr>
          <w:delText>r</w:delText>
        </w:r>
      </w:del>
      <w:r>
        <w:rPr>
          <w:rFonts w:ascii="Calibri" w:hAnsi="Calibri" w:cs="Calibri"/>
        </w:rPr>
        <w:t xml:space="preserve">e will be </w:t>
      </w:r>
      <w:del w:id="320" w:author="Dr Fareeha Armughan" w:date="2026-07-31T00:00:00Z">
        <w:r>
          <w:rPr>
            <w:rFonts w:ascii="Calibri" w:hAnsi="Calibri" w:cs="Calibri"/>
          </w:rPr>
          <w:delText>616</w:delText>
        </w:r>
      </w:del>
      <w:del w:id="321" w:author="Dr Fareeha Armughan" w:date="2026-08-01T21:04:00Z">
        <w:r>
          <w:rPr>
            <w:rFonts w:ascii="Calibri" w:hAnsi="Calibri" w:cs="Calibri"/>
          </w:rPr>
          <w:delText xml:space="preserve"> </w:delText>
        </w:r>
      </w:del>
      <w:del w:id="322" w:author="Dr Fareeha Armughan" w:date="2026-08-01T21:05:00Z">
        <w:r>
          <w:rPr>
            <w:rFonts w:ascii="Calibri" w:hAnsi="Calibri" w:cs="Calibri"/>
          </w:rPr>
          <w:delText xml:space="preserve">ASPCs in total including </w:delText>
        </w:r>
      </w:del>
      <w:r>
        <w:rPr>
          <w:rFonts w:ascii="Calibri" w:hAnsi="Calibri" w:cs="Calibri"/>
        </w:rPr>
        <w:t xml:space="preserve">ASPCs from DFLT 2024 and new ones designated to duty stations to conduct DFLT trainings in 8 months across Pakistan. The ASPCs will provide training in a pair and each pair will teach a cohort of 30-40 women in a 2-day training classroom model. Each pair will conduct 2 trainings per week for a period of first four months with each training spanning over two consecutive days. </w:t>
      </w:r>
      <w:del w:id="323" w:author="Dr Fareeha Armughan" w:date="2026-08-01T21:06:00Z">
        <w:r>
          <w:rPr>
            <w:rFonts w:ascii="Calibri" w:hAnsi="Calibri" w:cs="Calibri"/>
          </w:rPr>
          <w:delText xml:space="preserve">For the next four months, the ASPCs will </w:delText>
        </w:r>
      </w:del>
      <w:del w:id="324" w:author="Dr Fareeha Armughan" w:date="2026-07-31T00:00:00Z">
        <w:r>
          <w:rPr>
            <w:rFonts w:ascii="Calibri" w:hAnsi="Calibri" w:cs="Calibri"/>
          </w:rPr>
          <w:delText>not only deliver two trainings per week but also support the opening up of mobile money accounts among the trained beneficiaries</w:delText>
        </w:r>
      </w:del>
      <w:del w:id="325" w:author="Dr Fareeha Armughan" w:date="2026-08-01T21:05:00Z">
        <w:r>
          <w:rPr>
            <w:rFonts w:ascii="Calibri" w:hAnsi="Calibri" w:cs="Calibri"/>
          </w:rPr>
          <w:delText xml:space="preserve">. </w:delText>
        </w:r>
      </w:del>
      <w:r>
        <w:rPr>
          <w:rFonts w:ascii="Calibri" w:hAnsi="Calibri" w:cs="Calibri"/>
        </w:rPr>
        <w:t xml:space="preserve">Both the ASPCs (belonging to a pair) must be present on both days of trainings, as they will rotate roles between teaching and </w:t>
      </w:r>
      <w:r>
        <w:rPr>
          <w:rFonts w:ascii="Calibri" w:hAnsi="Calibri" w:cs="Calibri"/>
        </w:rPr>
        <w:lastRenderedPageBreak/>
        <w:t xml:space="preserve">administrative responsibilities to ensure balanced workload distribution and maintain efficiency. All the ASPCs will be equipped with necessary material for training including tablets and DFLT handbooks. </w:t>
      </w:r>
    </w:p>
    <w:p w14:paraId="2377E5AE" w14:textId="77777777" w:rsidR="006E7C03" w:rsidRDefault="006E7C03" w:rsidP="00F365EE">
      <w:pPr>
        <w:jc w:val="both"/>
        <w:rPr>
          <w:rFonts w:ascii="Calibri" w:hAnsi="Calibri" w:cs="Calibri"/>
          <w:lang w:val="en-US"/>
        </w:rPr>
      </w:pPr>
      <w:r>
        <w:rPr>
          <w:rFonts w:ascii="Calibri" w:hAnsi="Calibri" w:cs="Calibri"/>
        </w:rPr>
        <w:t xml:space="preserve">The DFLT trainings will be leveraged to beneficiaries through a set of interventions. The DFLT will also focus upon interactive role play sessions; group activities that will help </w:t>
      </w:r>
      <w:r>
        <w:rPr>
          <w:rFonts w:ascii="Calibri" w:hAnsi="Calibri" w:cs="Calibri"/>
          <w:lang w:val="en-US"/>
        </w:rPr>
        <w:t>to practice skills such as using banking services, identifying currency notes, opening digital accounts, and managing budgets</w:t>
      </w:r>
    </w:p>
    <w:p w14:paraId="49B3058C" w14:textId="77777777" w:rsidR="00C57E74" w:rsidRPr="00FD1F78" w:rsidRDefault="00C57E74" w:rsidP="00F365EE">
      <w:pPr>
        <w:jc w:val="both"/>
        <w:rPr>
          <w:rFonts w:ascii="Calibri" w:hAnsi="Calibri" w:cs="Calibri"/>
        </w:rPr>
      </w:pPr>
      <w:r>
        <w:rPr>
          <w:rFonts w:ascii="Calibri" w:hAnsi="Calibri" w:cs="Calibri"/>
          <w:b/>
          <w:bCs/>
        </w:rPr>
        <w:t>Group Activities</w:t>
      </w:r>
      <w:r>
        <w:rPr>
          <w:rFonts w:ascii="Calibri" w:hAnsi="Calibri" w:cs="Calibri"/>
        </w:rPr>
        <w:t>; It fosters peer support within groups, creating supportive environment for those feeling less confident. The participants get the opportunity to network potentially collaborating on financial initiatives. This not just ensures developing the social capital but information retention, cultivating the motivating atmosphere. The small group size of 30 beneficiaries per session is ideal for fostering personalized peer support.</w:t>
      </w:r>
    </w:p>
    <w:p w14:paraId="73E8B4AE" w14:textId="77777777" w:rsidR="00C57E74" w:rsidRPr="00FD1F78" w:rsidRDefault="00C57E74" w:rsidP="00F365EE">
      <w:pPr>
        <w:jc w:val="both"/>
        <w:rPr>
          <w:rFonts w:ascii="Calibri" w:hAnsi="Calibri" w:cs="Calibri"/>
        </w:rPr>
      </w:pPr>
      <w:r>
        <w:rPr>
          <w:rFonts w:ascii="Calibri" w:hAnsi="Calibri" w:cs="Calibri"/>
          <w:b/>
          <w:bCs/>
        </w:rPr>
        <w:t>Role Play Sessions;</w:t>
      </w:r>
      <w:r>
        <w:rPr>
          <w:rFonts w:ascii="Calibri" w:hAnsi="Calibri" w:cs="Calibri"/>
        </w:rPr>
        <w:t xml:space="preserve"> Engaging in interactive role play sessions with the help of the characters from the DFLT handbook,  Naila &amp; Shumaila, Akbari &amp; Asghari provides experiential learning and help internalize the concepts more efficiently. It significantly contributes to skill development and behavioural change, leading to increased confidence and competence in applying digital and financial literacy skills like numeracy, budgeting &amp; saving concept in their daily lives. </w:t>
      </w:r>
    </w:p>
    <w:p w14:paraId="41687BD6" w14:textId="77777777" w:rsidR="00FD2F35" w:rsidRPr="00FD1F78" w:rsidRDefault="00C57E74" w:rsidP="00F365EE">
      <w:pPr>
        <w:jc w:val="both"/>
        <w:rPr>
          <w:rFonts w:ascii="Calibri" w:hAnsi="Calibri" w:cs="Calibri"/>
        </w:rPr>
      </w:pPr>
      <w:r>
        <w:rPr>
          <w:rFonts w:ascii="Calibri" w:hAnsi="Calibri" w:cs="Calibri"/>
          <w:b/>
          <w:bCs/>
        </w:rPr>
        <w:t>Practical Demo Sessions;</w:t>
      </w:r>
      <w:r>
        <w:rPr>
          <w:rFonts w:ascii="Calibri" w:hAnsi="Calibri" w:cs="Calibri"/>
        </w:rPr>
        <w:t xml:space="preserve"> The ASPCs will provide the practical session of using calculator on feature phone and performing mobile wallet transactions. The beneficiaries will learn to perform basic arithmetic operation to improve their numeracy skills. Also, the practical session on mobile wallet transactions equips the participants with the skills to navigate digital payment platforms, promoting financial inclusivity &amp; effective learning.</w:t>
      </w:r>
    </w:p>
    <w:p w14:paraId="6063878C" w14:textId="77777777" w:rsidR="00655B67" w:rsidRPr="00FD1F78" w:rsidRDefault="00FF4061" w:rsidP="1F5271DF">
      <w:pPr>
        <w:pStyle w:val="Heading3"/>
        <w:numPr>
          <w:ilvl w:val="2"/>
          <w:numId w:val="13"/>
        </w:numPr>
        <w:jc w:val="both"/>
        <w:rPr>
          <w:b/>
          <w:bCs/>
        </w:rPr>
      </w:pPr>
      <w:r>
        <w:t xml:space="preserve"> </w:t>
      </w:r>
      <w:bookmarkStart w:id="326" w:name="_Toc1647571287"/>
      <w:r>
        <w:t>Role of DFLT IC</w:t>
      </w:r>
      <w:bookmarkEnd w:id="326"/>
      <w:r>
        <w:t xml:space="preserve"> </w:t>
      </w:r>
    </w:p>
    <w:p w14:paraId="6553F8A6" w14:textId="77777777" w:rsidR="00655B67" w:rsidRPr="00FD1F78" w:rsidRDefault="00655B67" w:rsidP="00F365EE">
      <w:pPr>
        <w:jc w:val="both"/>
        <w:rPr>
          <w:rFonts w:ascii="Calibri" w:hAnsi="Calibri" w:cs="Calibri"/>
        </w:rPr>
      </w:pPr>
      <w:r>
        <w:rPr>
          <w:rFonts w:ascii="Calibri" w:hAnsi="Calibri" w:cs="Calibri"/>
        </w:rPr>
        <w:t xml:space="preserve">The project will hire the 40 DFLT Implementation Coordinators, each of which will be responsible for managing 30 </w:t>
      </w:r>
      <w:r>
        <w:rPr>
          <w:rFonts w:ascii="Calibri" w:hAnsi="Calibri" w:cs="Calibri"/>
          <w:lang w:val="en-US"/>
        </w:rPr>
        <w:t>ASPCs</w:t>
      </w:r>
      <w:r>
        <w:rPr>
          <w:rFonts w:ascii="Calibri" w:hAnsi="Calibri" w:cs="Calibri"/>
        </w:rPr>
        <w:t xml:space="preserve"> organized in 15 pairs. Each DFLT IC will be overseeing</w:t>
      </w:r>
      <w:del w:id="327" w:author="Dr Fareeha Armughan" w:date="2026-08-01T21:08:00Z">
        <w:r>
          <w:rPr>
            <w:rFonts w:ascii="Calibri" w:hAnsi="Calibri" w:cs="Calibri"/>
          </w:rPr>
          <w:delText xml:space="preserve"> </w:delText>
        </w:r>
      </w:del>
      <w:del w:id="328" w:author="Dr Fareeha Armughan" w:date="2026-07-31T00:00:00Z">
        <w:r>
          <w:rPr>
            <w:rFonts w:ascii="Calibri" w:hAnsi="Calibri" w:cs="Calibri"/>
          </w:rPr>
          <w:delText>120 trainings per week</w:delText>
        </w:r>
      </w:del>
      <w:del w:id="329" w:author="Dr Fareeha Armughan" w:date="2026-08-01T21:08:00Z">
        <w:r>
          <w:rPr>
            <w:rFonts w:ascii="Calibri" w:hAnsi="Calibri" w:cs="Calibri"/>
          </w:rPr>
          <w:delText xml:space="preserve"> </w:delText>
        </w:r>
      </w:del>
      <w:ins w:id="330" w:author="Dr Fareeha Armughan" w:date="2026-08-01T21:08:00Z">
        <w:r>
          <w:rPr>
            <w:rFonts w:ascii="Calibri" w:hAnsi="Calibri" w:cs="Calibri"/>
          </w:rPr>
          <w:t xml:space="preserve"> trainings </w:t>
        </w:r>
      </w:ins>
      <w:r>
        <w:rPr>
          <w:rFonts w:ascii="Calibri" w:hAnsi="Calibri" w:cs="Calibri"/>
        </w:rPr>
        <w:t xml:space="preserve">delivered by </w:t>
      </w:r>
      <w:del w:id="331" w:author="Dr Fareeha Armughan" w:date="2026-08-01T21:08:00Z">
        <w:r>
          <w:rPr>
            <w:rFonts w:ascii="Calibri" w:hAnsi="Calibri" w:cs="Calibri"/>
          </w:rPr>
          <w:delText xml:space="preserve">these </w:delText>
        </w:r>
      </w:del>
      <w:ins w:id="332" w:author="Dr Fareeha Armughan" w:date="2026-08-01T21:08:00Z">
        <w:r>
          <w:rPr>
            <w:rFonts w:ascii="Calibri" w:hAnsi="Calibri" w:cs="Calibri"/>
          </w:rPr>
          <w:t xml:space="preserve">pair of </w:t>
        </w:r>
      </w:ins>
      <w:del w:id="333" w:author="Dr Fareeha Armughan" w:date="2026-08-01T21:08:00Z">
        <w:r>
          <w:rPr>
            <w:rFonts w:ascii="Calibri" w:hAnsi="Calibri" w:cs="Calibri"/>
          </w:rPr>
          <w:delText>30</w:delText>
        </w:r>
      </w:del>
      <w:r>
        <w:rPr>
          <w:rFonts w:ascii="Calibri" w:hAnsi="Calibri" w:cs="Calibri"/>
        </w:rPr>
        <w:t xml:space="preserve"> ASPCs</w:t>
      </w:r>
      <w:ins w:id="334" w:author="Dr Fareeha Armughan" w:date="2026-08-01T21:09:00Z">
        <w:r>
          <w:rPr>
            <w:rFonts w:ascii="Calibri" w:hAnsi="Calibri" w:cs="Calibri"/>
          </w:rPr>
          <w:t xml:space="preserve"> </w:t>
        </w:r>
      </w:ins>
      <w:del w:id="335" w:author="Dr Fareeha Armughan" w:date="2026-08-01T21:08:00Z">
        <w:r>
          <w:rPr>
            <w:rFonts w:ascii="Calibri" w:hAnsi="Calibri" w:cs="Calibri"/>
          </w:rPr>
          <w:delText xml:space="preserve"> (as ASPC pair conduct 2 trainings per week) </w:delText>
        </w:r>
      </w:del>
      <w:r>
        <w:rPr>
          <w:rFonts w:ascii="Calibri" w:hAnsi="Calibri" w:cs="Calibri"/>
        </w:rPr>
        <w:t xml:space="preserve">spanning across minimum 3 adjacent </w:t>
      </w:r>
      <w:del w:id="336" w:author="Dr Fareeha Armughan" w:date="2026-08-01T21:08:00Z">
        <w:r>
          <w:rPr>
            <w:rFonts w:ascii="Calibri" w:hAnsi="Calibri" w:cs="Calibri"/>
          </w:rPr>
          <w:delText>districts</w:delText>
        </w:r>
      </w:del>
      <w:r>
        <w:rPr>
          <w:rFonts w:ascii="Calibri" w:hAnsi="Calibri" w:cs="Calibri"/>
        </w:rPr>
        <w:t>/</w:t>
      </w:r>
      <w:ins w:id="337" w:author="Dr Fareeha Armughan" w:date="2026-08-01T21:08:00Z">
        <w:r>
          <w:rPr>
            <w:rFonts w:ascii="Calibri" w:hAnsi="Calibri" w:cs="Calibri"/>
          </w:rPr>
          <w:t>T</w:t>
        </w:r>
      </w:ins>
      <w:del w:id="338" w:author="Dr Fareeha Armughan" w:date="2026-08-01T21:08:00Z">
        <w:r>
          <w:rPr>
            <w:rFonts w:ascii="Calibri" w:hAnsi="Calibri" w:cs="Calibri"/>
          </w:rPr>
          <w:delText>t</w:delText>
        </w:r>
      </w:del>
      <w:r>
        <w:rPr>
          <w:rFonts w:ascii="Calibri" w:hAnsi="Calibri" w:cs="Calibri"/>
        </w:rPr>
        <w:t xml:space="preserve">ehsils to maximum 6 adjacent </w:t>
      </w:r>
      <w:del w:id="339" w:author="Dr Fareeha Armughan" w:date="2026-08-01T21:08:00Z">
        <w:r>
          <w:rPr>
            <w:rFonts w:ascii="Calibri" w:hAnsi="Calibri" w:cs="Calibri"/>
          </w:rPr>
          <w:delText>districts</w:delText>
        </w:r>
      </w:del>
      <w:r>
        <w:rPr>
          <w:rFonts w:ascii="Calibri" w:hAnsi="Calibri" w:cs="Calibri"/>
        </w:rPr>
        <w:t>/</w:t>
      </w:r>
      <w:ins w:id="340" w:author="Dr Fareeha Armughan" w:date="2026-08-01T21:08:00Z">
        <w:r>
          <w:rPr>
            <w:rFonts w:ascii="Calibri" w:hAnsi="Calibri" w:cs="Calibri"/>
          </w:rPr>
          <w:t>T</w:t>
        </w:r>
      </w:ins>
      <w:del w:id="341" w:author="Dr Fareeha Armughan" w:date="2026-08-01T21:08:00Z">
        <w:r>
          <w:rPr>
            <w:rFonts w:ascii="Calibri" w:hAnsi="Calibri" w:cs="Calibri"/>
          </w:rPr>
          <w:delText>t</w:delText>
        </w:r>
      </w:del>
      <w:r>
        <w:rPr>
          <w:rFonts w:ascii="Calibri" w:hAnsi="Calibri" w:cs="Calibri"/>
        </w:rPr>
        <w:t>ehsils. The key roles and responsibilities of DLFT IC include;</w:t>
      </w:r>
    </w:p>
    <w:p w14:paraId="6176DCA2" w14:textId="77777777" w:rsidR="00655B67" w:rsidRPr="00EE71F7" w:rsidRDefault="00655B67" w:rsidP="00F365EE">
      <w:pPr>
        <w:pStyle w:val="ListParagraph"/>
        <w:numPr>
          <w:ilvl w:val="0"/>
          <w:numId w:val="6"/>
        </w:numPr>
        <w:jc w:val="both"/>
        <w:rPr>
          <w:rFonts w:ascii="Calibri" w:hAnsi="Calibri" w:cs="Calibri"/>
        </w:rPr>
      </w:pPr>
      <w:r>
        <w:rPr>
          <w:rFonts w:ascii="Calibri" w:hAnsi="Calibri" w:cs="Calibri"/>
          <w:lang w:val="en-US"/>
        </w:rPr>
        <w:t>Supervise and monitor ASPC training schedule/logistics/data collection and establishing reporting line to provincial coordinators.</w:t>
      </w:r>
    </w:p>
    <w:p w14:paraId="27FB1502" w14:textId="77777777" w:rsidR="00655B67" w:rsidRPr="00FD1F78" w:rsidRDefault="00655B67" w:rsidP="00F365EE">
      <w:pPr>
        <w:pStyle w:val="ListParagraph"/>
        <w:numPr>
          <w:ilvl w:val="0"/>
          <w:numId w:val="6"/>
        </w:numPr>
        <w:jc w:val="both"/>
        <w:rPr>
          <w:rFonts w:ascii="Calibri" w:hAnsi="Calibri" w:cs="Calibri"/>
        </w:rPr>
      </w:pPr>
      <w:r>
        <w:rPr>
          <w:rFonts w:ascii="Calibri" w:hAnsi="Calibri" w:cs="Calibri"/>
          <w:lang w:val="en-US"/>
        </w:rPr>
        <w:t>Monitor progress towards account creation targets (bank accounts/mobile money accounts)</w:t>
      </w:r>
    </w:p>
    <w:p w14:paraId="6661C59E" w14:textId="77777777" w:rsidR="00655B67" w:rsidRPr="00FD1F78" w:rsidRDefault="00655B67" w:rsidP="00F365EE">
      <w:pPr>
        <w:pStyle w:val="ListParagraph"/>
        <w:numPr>
          <w:ilvl w:val="0"/>
          <w:numId w:val="6"/>
        </w:numPr>
        <w:spacing w:after="0"/>
        <w:jc w:val="both"/>
        <w:rPr>
          <w:rFonts w:ascii="Calibri" w:hAnsi="Calibri" w:cs="Calibri"/>
        </w:rPr>
      </w:pPr>
      <w:r>
        <w:rPr>
          <w:rFonts w:ascii="Calibri" w:hAnsi="Calibri" w:cs="Calibri"/>
          <w:lang w:val="en-US"/>
        </w:rPr>
        <w:t xml:space="preserve">Establish and maintain coordination for venues with BISP, schools </w:t>
      </w:r>
      <w:r>
        <w:rPr>
          <w:rFonts w:ascii="Calibri" w:hAnsi="Calibri" w:cs="Calibri"/>
        </w:rPr>
        <w:t>(public &amp; private)</w:t>
      </w:r>
      <w:r>
        <w:rPr>
          <w:rFonts w:ascii="Calibri" w:hAnsi="Calibri" w:cs="Calibri"/>
          <w:lang w:val="en-US"/>
        </w:rPr>
        <w:t xml:space="preserve"> and ASPCs for training venue arrangements </w:t>
      </w:r>
      <w:r>
        <w:rPr>
          <w:rFonts w:ascii="Calibri" w:hAnsi="Calibri" w:cs="Calibri"/>
        </w:rPr>
        <w:t>to set up the classroom model for 2 days training</w:t>
      </w:r>
    </w:p>
    <w:p w14:paraId="4FE71AB6" w14:textId="77777777" w:rsidR="00655B67" w:rsidRPr="00646256" w:rsidRDefault="00655B67" w:rsidP="00F365EE">
      <w:pPr>
        <w:numPr>
          <w:ilvl w:val="0"/>
          <w:numId w:val="6"/>
        </w:numPr>
        <w:jc w:val="both"/>
        <w:rPr>
          <w:rFonts w:ascii="Calibri" w:hAnsi="Calibri" w:cs="Calibri"/>
        </w:rPr>
      </w:pPr>
      <w:r>
        <w:rPr>
          <w:rFonts w:ascii="Calibri" w:hAnsi="Calibri" w:cs="Calibri"/>
          <w:lang w:val="en-US"/>
        </w:rPr>
        <w:t>Ensure completion of beneficiary training targets and</w:t>
      </w:r>
      <w:r>
        <w:rPr>
          <w:rFonts w:ascii="Calibri" w:hAnsi="Calibri" w:cs="Calibri"/>
        </w:rPr>
        <w:t xml:space="preserve"> timely resolution of logistical and operational issues encountered in the field.</w:t>
      </w:r>
    </w:p>
    <w:p w14:paraId="6FF88990" w14:textId="77777777" w:rsidR="005D47F6" w:rsidRPr="007D6D2C" w:rsidRDefault="00655B67">
      <w:pPr>
        <w:pStyle w:val="ListParagraph"/>
        <w:numPr>
          <w:ilvl w:val="0"/>
          <w:numId w:val="6"/>
        </w:numPr>
        <w:jc w:val="both"/>
        <w:rPr>
          <w:rFonts w:ascii="Calibri" w:hAnsi="Calibri" w:cs="Calibri"/>
          <w:rPrChange w:id="342" w:author="Dr Fareeha Armughan" w:date="2026-08-01T21:13:00Z">
            <w:rPr>
              <w:lang w:val="en-US"/>
            </w:rPr>
          </w:rPrChange>
        </w:rPr>
        <w:pPrChange w:id="343" w:author="Dr Fareeha Armughan" w:date="2026-08-01T21:13:00Z">
          <w:pPr>
            <w:jc w:val="both"/>
          </w:pPr>
        </w:pPrChange>
      </w:pPr>
      <w:r>
        <w:rPr>
          <w:rFonts w:ascii="Calibri" w:hAnsi="Calibri" w:cs="Calibri"/>
          <w:rPrChange w:id="344" w:author="Dr Fareeha Armughan" w:date="2026-08-01T21:13:00Z">
            <w:rPr/>
          </w:rPrChange>
        </w:rPr>
        <w:t xml:space="preserve">Further, </w:t>
      </w:r>
      <w:r>
        <w:rPr>
          <w:rFonts w:ascii="Calibri" w:hAnsi="Calibri" w:cs="Calibri"/>
          <w:lang w:val="en-US"/>
          <w:rPrChange w:id="345" w:author="Dr Fareeha Armughan" w:date="2026-08-01T21:13:00Z">
            <w:rPr>
              <w:lang w:val="en-US"/>
            </w:rPr>
          </w:rPrChange>
        </w:rPr>
        <w:t>DFLT IC will also ensure</w:t>
      </w:r>
      <w:r>
        <w:rPr>
          <w:rFonts w:ascii="Calibri" w:hAnsi="Calibri" w:cs="Calibri"/>
          <w:rPrChange w:id="346" w:author="Dr Fareeha Armughan" w:date="2026-08-01T21:13:00Z">
            <w:rPr/>
          </w:rPrChange>
        </w:rPr>
        <w:t xml:space="preserve"> timely and adequate delivery of DFLT Handbooks to ASPCs for final handing over to beneficiaries during training.</w:t>
      </w:r>
      <w:r>
        <w:rPr>
          <w:rFonts w:ascii="Calibri" w:hAnsi="Calibri" w:cs="Calibri"/>
          <w:lang w:val="en-US"/>
          <w:rPrChange w:id="347" w:author="Dr Fareeha Armughan" w:date="2026-08-01T21:13:00Z">
            <w:rPr>
              <w:lang w:val="en-US"/>
            </w:rPr>
          </w:rPrChange>
        </w:rPr>
        <w:t xml:space="preserve"> </w:t>
      </w:r>
      <w:del w:id="348" w:author="Dr Fareeha Armughan" w:date="2026-08-01T21:15:00Z">
        <w:r>
          <w:rPr>
            <w:rFonts w:ascii="Calibri" w:hAnsi="Calibri" w:cs="Calibri"/>
            <w:lang w:val="en-US"/>
            <w:rPrChange w:id="349" w:author="Dr Fareeha Armughan" w:date="2026-08-01T21:13:00Z">
              <w:rPr>
                <w:lang w:val="en-US"/>
              </w:rPr>
            </w:rPrChange>
          </w:rPr>
          <w:delText xml:space="preserve">They will also </w:delText>
        </w:r>
      </w:del>
      <w:del w:id="350" w:author="Dr Fareeha Armughan" w:date="2026-07-31T00:00:00Z">
        <w:r>
          <w:rPr>
            <w:rFonts w:ascii="Calibri" w:hAnsi="Calibri" w:cs="Calibri"/>
            <w:lang w:val="en-US"/>
            <w:rPrChange w:id="351" w:author="Dr Fareeha Armughan" w:date="2026-08-01T21:13:00Z">
              <w:rPr>
                <w:lang w:val="en-US"/>
              </w:rPr>
            </w:rPrChange>
          </w:rPr>
          <w:delText>supervise</w:delText>
        </w:r>
      </w:del>
      <w:del w:id="352" w:author="Dr Fareeha Armughan" w:date="2026-08-01T21:15:00Z">
        <w:r>
          <w:rPr>
            <w:rFonts w:ascii="Calibri" w:hAnsi="Calibri" w:cs="Calibri"/>
            <w:lang w:val="en-US"/>
            <w:rPrChange w:id="353" w:author="Dr Fareeha Armughan" w:date="2026-08-01T21:13:00Z">
              <w:rPr>
                <w:lang w:val="en-US"/>
              </w:rPr>
            </w:rPrChange>
          </w:rPr>
          <w:delText xml:space="preserve"> the Account Opening target </w:delText>
        </w:r>
      </w:del>
      <w:del w:id="354" w:author="Dr Fareeha Armughan" w:date="2026-07-31T00:00:00Z">
        <w:r>
          <w:rPr>
            <w:rFonts w:ascii="Calibri" w:hAnsi="Calibri" w:cs="Calibri"/>
            <w:lang w:val="en-US"/>
            <w:rPrChange w:id="355" w:author="Dr Fareeha Armughan" w:date="2026-08-01T21:13:00Z">
              <w:rPr>
                <w:lang w:val="en-US"/>
              </w:rPr>
            </w:rPrChange>
          </w:rPr>
          <w:delText xml:space="preserve">taken onboard </w:delText>
        </w:r>
      </w:del>
      <w:del w:id="356" w:author="Dr Fareeha Armughan" w:date="2026-08-01T21:15:00Z">
        <w:r>
          <w:rPr>
            <w:rFonts w:ascii="Calibri" w:hAnsi="Calibri" w:cs="Calibri"/>
            <w:lang w:val="en-US"/>
            <w:rPrChange w:id="357" w:author="Dr Fareeha Armughan" w:date="2026-08-01T21:13:00Z">
              <w:rPr>
                <w:lang w:val="en-US"/>
              </w:rPr>
            </w:rPrChange>
          </w:rPr>
          <w:delText xml:space="preserve">after training has been imparted to a considerable number of beneficiaries. </w:delText>
        </w:r>
      </w:del>
    </w:p>
    <w:p w14:paraId="2CC24429" w14:textId="77777777" w:rsidR="005D47F6" w:rsidRPr="00FD1F78" w:rsidRDefault="00D72AE9" w:rsidP="00F365EE">
      <w:pPr>
        <w:jc w:val="both"/>
        <w:rPr>
          <w:rFonts w:ascii="Calibri" w:hAnsi="Calibri" w:cs="Calibri"/>
        </w:rPr>
      </w:pPr>
      <w:r>
        <w:rPr>
          <w:rFonts w:ascii="Calibri" w:hAnsi="Calibri" w:cs="Calibri"/>
          <w:b/>
          <w:bCs/>
        </w:rPr>
        <w:t>Mobility Schedule-</w:t>
      </w:r>
      <w:r>
        <w:rPr>
          <w:rFonts w:ascii="Calibri" w:hAnsi="Calibri" w:cs="Calibri"/>
        </w:rPr>
        <w:t>Each DFLT IC has to travel 2 days per week to their adjacent districts for spot checks and monitoring of the trainings. The mobility schedule of each DFLT IC is given as;</w:t>
      </w:r>
    </w:p>
    <w:p w14:paraId="33BDB37C" w14:textId="77777777" w:rsidR="005D47F6" w:rsidRPr="00FD1F78" w:rsidRDefault="005D47F6" w:rsidP="00F365EE">
      <w:pPr>
        <w:jc w:val="both"/>
        <w:rPr>
          <w:rFonts w:ascii="Calibri" w:hAnsi="Calibri" w:cs="Calibri"/>
        </w:rPr>
      </w:pPr>
      <w:r>
        <w:rPr>
          <w:rFonts w:ascii="Calibri" w:hAnsi="Calibri" w:cs="Calibri"/>
          <w:b/>
          <w:bCs/>
          <w:lang w:val="en-US"/>
        </w:rPr>
        <w:t>Week 1</w:t>
      </w:r>
      <w:r>
        <w:rPr>
          <w:rFonts w:ascii="Calibri" w:hAnsi="Calibri" w:cs="Calibri"/>
          <w:lang w:val="en-US"/>
        </w:rPr>
        <w:t xml:space="preserve">: Home city monitoring </w:t>
      </w:r>
    </w:p>
    <w:p w14:paraId="0F9B66AE" w14:textId="77777777" w:rsidR="005D47F6" w:rsidRPr="00FD1F78" w:rsidRDefault="005D47F6" w:rsidP="00F365EE">
      <w:pPr>
        <w:jc w:val="both"/>
        <w:rPr>
          <w:rFonts w:ascii="Calibri" w:hAnsi="Calibri" w:cs="Calibri"/>
        </w:rPr>
      </w:pPr>
      <w:r>
        <w:rPr>
          <w:rFonts w:ascii="Calibri" w:hAnsi="Calibri" w:cs="Calibri"/>
          <w:b/>
          <w:bCs/>
          <w:lang w:val="en-US"/>
        </w:rPr>
        <w:t>Week 2</w:t>
      </w:r>
      <w:r>
        <w:rPr>
          <w:rFonts w:ascii="Calibri" w:hAnsi="Calibri" w:cs="Calibri"/>
          <w:lang w:val="en-US"/>
        </w:rPr>
        <w:t xml:space="preserve">: First adjacent district </w:t>
      </w:r>
    </w:p>
    <w:p w14:paraId="57BED164" w14:textId="77777777" w:rsidR="005D47F6" w:rsidRPr="00FD1F78" w:rsidRDefault="005D47F6" w:rsidP="00F365EE">
      <w:pPr>
        <w:jc w:val="both"/>
        <w:rPr>
          <w:rFonts w:ascii="Calibri" w:hAnsi="Calibri" w:cs="Calibri"/>
        </w:rPr>
      </w:pPr>
      <w:r>
        <w:rPr>
          <w:rFonts w:ascii="Calibri" w:hAnsi="Calibri" w:cs="Calibri"/>
          <w:b/>
          <w:bCs/>
          <w:lang w:val="en-US"/>
        </w:rPr>
        <w:t>Week 3</w:t>
      </w:r>
      <w:r>
        <w:rPr>
          <w:rFonts w:ascii="Calibri" w:hAnsi="Calibri" w:cs="Calibri"/>
          <w:lang w:val="en-US"/>
        </w:rPr>
        <w:t>: Second adjacent district</w:t>
      </w:r>
    </w:p>
    <w:p w14:paraId="4E73BB4D" w14:textId="77777777" w:rsidR="005D47F6" w:rsidRPr="00FD1F78" w:rsidRDefault="005D47F6" w:rsidP="00F365EE">
      <w:pPr>
        <w:jc w:val="both"/>
        <w:rPr>
          <w:rFonts w:ascii="Calibri" w:hAnsi="Calibri" w:cs="Calibri"/>
        </w:rPr>
      </w:pPr>
      <w:r>
        <w:rPr>
          <w:rFonts w:ascii="Calibri" w:hAnsi="Calibri" w:cs="Calibri"/>
          <w:b/>
          <w:bCs/>
          <w:lang w:val="en-US"/>
        </w:rPr>
        <w:t>Week 4</w:t>
      </w:r>
      <w:r>
        <w:rPr>
          <w:rFonts w:ascii="Calibri" w:hAnsi="Calibri" w:cs="Calibri"/>
          <w:lang w:val="en-US"/>
        </w:rPr>
        <w:t>: Third adjacent district</w:t>
      </w:r>
    </w:p>
    <w:p w14:paraId="48E547DF" w14:textId="77777777" w:rsidR="00C7657D" w:rsidRPr="00FD1F78" w:rsidRDefault="005D47F6" w:rsidP="00F365EE">
      <w:pPr>
        <w:jc w:val="both"/>
        <w:rPr>
          <w:rFonts w:ascii="Calibri" w:hAnsi="Calibri" w:cs="Calibri"/>
        </w:rPr>
      </w:pPr>
      <w:r>
        <w:rPr>
          <w:rFonts w:ascii="Calibri" w:hAnsi="Calibri" w:cs="Calibri"/>
        </w:rPr>
        <w:lastRenderedPageBreak/>
        <w:t xml:space="preserve">The first week will be not compensated for mobility allowance as each DLFT IC will be monitoring in their home city. In the remaining 3 weeks, they will travel for 2 days making it total of 6 travel days in a month. As there are 2 trainings per week and each training consisting of 2 days, the DFLT IC will spot check the day 1 of one training and day 2 of other while travelling to adjacent districts. </w:t>
      </w:r>
    </w:p>
    <w:p w14:paraId="1F031A1E" w14:textId="77777777" w:rsidR="00DE0173" w:rsidRPr="00FD1F78" w:rsidRDefault="00E24705" w:rsidP="00F365EE">
      <w:pPr>
        <w:pStyle w:val="Heading2"/>
        <w:numPr>
          <w:ilvl w:val="1"/>
          <w:numId w:val="13"/>
        </w:numPr>
        <w:jc w:val="both"/>
      </w:pPr>
      <w:bookmarkStart w:id="358" w:name="_Toc1835755895"/>
      <w:r>
        <w:t>Mobile Money Account Opening</w:t>
      </w:r>
      <w:bookmarkEnd w:id="358"/>
      <w:r>
        <w:t xml:space="preserve"> </w:t>
      </w:r>
    </w:p>
    <w:p w14:paraId="550DBE26" w14:textId="70EAEE44" w:rsidR="00DE0173" w:rsidRPr="00C5796F" w:rsidRDefault="00DE0173" w:rsidP="00F365EE">
      <w:pPr>
        <w:jc w:val="both"/>
        <w:rPr>
          <w:rFonts w:ascii="Calibri" w:hAnsi="Calibri" w:cs="Calibri"/>
        </w:rPr>
      </w:pPr>
      <w:r>
        <w:rPr>
          <w:rFonts w:ascii="Calibri" w:hAnsi="Calibri" w:cs="Calibri"/>
        </w:rPr>
        <w:t xml:space="preserve">The second target of </w:t>
      </w:r>
      <w:del w:id="359" w:author="Dr Fareeha Armughan" w:date="2026-08-03T20:49:00Z">
        <w:r>
          <w:rPr>
            <w:rFonts w:ascii="Calibri" w:hAnsi="Calibri" w:cs="Calibri"/>
          </w:rPr>
          <w:delText xml:space="preserve">National Rollout of </w:delText>
        </w:r>
      </w:del>
      <w:r>
        <w:rPr>
          <w:rFonts w:ascii="Calibri" w:hAnsi="Calibri" w:cs="Calibri"/>
        </w:rPr>
        <w:t xml:space="preserve">DFLT Phase </w:t>
      </w:r>
      <w:r>
        <w:rPr>
          <w:rFonts w:ascii="MS Gothic" w:eastAsia="MS Gothic" w:hAnsi="MS Gothic" w:cs="MS Gothic" w:hint="eastAsia"/>
        </w:rPr>
        <w:t>Ⅱ</w:t>
      </w:r>
      <w:ins w:id="360" w:author="Dr Fareeha Armughan" w:date="2026-08-03T20:49:00Z">
        <w:r>
          <w:rPr>
            <w:rFonts w:ascii="Calibri" w:eastAsia="MS Gothic" w:hAnsi="Calibri" w:cs="Calibri"/>
            <w:rPrChange w:id="361" w:author="Dr Fareeha Armughan" w:date="2026-08-03T20:49:00Z">
              <w:rPr>
                <w:rFonts w:ascii="MS Gothic" w:eastAsia="MS Gothic" w:hAnsi="MS Gothic" w:cs="MS Gothic"/>
              </w:rPr>
            </w:rPrChange>
          </w:rPr>
          <w:t>- Sindh Chapter</w:t>
        </w:r>
      </w:ins>
      <w:r>
        <w:rPr>
          <w:rFonts w:ascii="Calibri" w:hAnsi="Calibri" w:cs="Calibri"/>
        </w:rPr>
        <w:t xml:space="preserve"> (2025) is to open </w:t>
      </w:r>
      <w:del w:id="362" w:author="Dr Fareeha Armughan" w:date="2026-07-31T00:00:00Z">
        <w:r>
          <w:rPr>
            <w:rFonts w:ascii="Calibri" w:hAnsi="Calibri" w:cs="Calibri"/>
          </w:rPr>
          <w:delText>the 250,000 accounts</w:delText>
        </w:r>
      </w:del>
      <w:ins w:id="363" w:author="Dr Fareeha Armughan" w:date="2026-07-31T00:00:00Z">
        <w:r>
          <w:rPr>
            <w:rFonts w:ascii="Calibri" w:hAnsi="Calibri" w:cs="Calibri"/>
          </w:rPr>
          <w:t xml:space="preserve"> 300,000 mobile money accounts</w:t>
        </w:r>
      </w:ins>
      <w:del w:id="364" w:author="Dr Fareeha Armughan" w:date="2026-07-31T00:00:00Z">
        <w:r>
          <w:rPr>
            <w:rFonts w:ascii="Calibri" w:hAnsi="Calibri" w:cs="Calibri"/>
          </w:rPr>
          <w:delText xml:space="preserve"> of the beneficiaries.</w:delText>
        </w:r>
      </w:del>
      <w:ins w:id="365" w:author="Dr Fareeha Armughan" w:date="2026-07-31T00:00:00Z">
        <w:r>
          <w:rPr>
            <w:rFonts w:ascii="Calibri" w:hAnsi="Calibri" w:cs="Calibri"/>
          </w:rPr>
          <w:t xml:space="preserve"> of all the DFLT-trained beneficiaries under the Sindh Chapter, across the 15 DFLT districts of</w:t>
        </w:r>
      </w:ins>
      <w:ins w:id="366" w:author="Dr Fareeha Armughan" w:date="2026-08-03T20:50:00Z">
        <w:r>
          <w:rPr>
            <w:rFonts w:ascii="Calibri" w:hAnsi="Calibri" w:cs="Calibri"/>
          </w:rPr>
          <w:t xml:space="preserve"> Interior</w:t>
        </w:r>
      </w:ins>
      <w:ins w:id="367" w:author="Dr Fareeha Armughan" w:date="2026-07-31T00:00:00Z">
        <w:r>
          <w:rPr>
            <w:rFonts w:ascii="Calibri" w:hAnsi="Calibri" w:cs="Calibri"/>
          </w:rPr>
          <w:t xml:space="preserve"> Sindh and Karachi.</w:t>
        </w:r>
      </w:ins>
      <w:r>
        <w:rPr>
          <w:rFonts w:ascii="Calibri" w:hAnsi="Calibri" w:cs="Calibri"/>
        </w:rPr>
        <w:t xml:space="preserve"> To facilitate the account opening of the beneficiaries, the </w:t>
      </w:r>
      <w:del w:id="368" w:author="Dr Fareeha Armughan" w:date="2026-08-01T21:17:00Z">
        <w:r>
          <w:rPr>
            <w:rFonts w:ascii="Calibri" w:hAnsi="Calibri" w:cs="Calibri"/>
          </w:rPr>
          <w:delText xml:space="preserve">project </w:delText>
        </w:r>
      </w:del>
      <w:ins w:id="369" w:author="Dr Fareeha Armughan" w:date="2026-08-01T21:17:00Z">
        <w:r>
          <w:rPr>
            <w:rFonts w:ascii="Calibri" w:hAnsi="Calibri" w:cs="Calibri"/>
          </w:rPr>
          <w:t xml:space="preserve">SDPI </w:t>
        </w:r>
      </w:ins>
      <w:r>
        <w:rPr>
          <w:rFonts w:ascii="Calibri" w:hAnsi="Calibri" w:cs="Calibri"/>
        </w:rPr>
        <w:t xml:space="preserve">will hire the Financial Inclusion Coordinator </w:t>
      </w:r>
      <w:del w:id="370" w:author="Dr Fareeha Armughan" w:date="2026-08-04T00:00:00Z">
        <w:r>
          <w:rPr>
            <w:rFonts w:ascii="Calibri" w:hAnsi="Calibri" w:cs="Calibri"/>
          </w:rPr>
          <w:delText xml:space="preserve">at HQ level. </w:delText>
        </w:r>
      </w:del>
      <w:ins w:id="371" w:author="Dr Fareeha Armughan" w:date="2026-08-04T00:00:00Z">
        <w:r>
          <w:rPr>
            <w:rFonts w:ascii="Calibri" w:hAnsi="Calibri" w:cs="Calibri"/>
          </w:rPr>
          <w:t>at HQ level. The</w:t>
        </w:r>
      </w:ins>
      <w:del w:id="372" w:author="Dr Fareeha Armughan" w:date="2026-08-01T21:17:00Z">
        <w:r>
          <w:rPr>
            <w:rFonts w:ascii="Calibri" w:hAnsi="Calibri" w:cs="Calibri"/>
          </w:rPr>
          <w:delText>After one month of refresher training, the account-opening process will commence</w:delText>
        </w:r>
      </w:del>
      <w:del w:id="373" w:author="Dr Fareeha Armughan" w:date="2026-07-31T00:00:00Z">
        <w:r>
          <w:rPr>
            <w:rFonts w:ascii="Calibri" w:hAnsi="Calibri" w:cs="Calibri"/>
          </w:rPr>
          <w:delText xml:space="preserve"> simultaneously by the Financial Inclusion Coordinator and then by the ASPCs</w:delText>
        </w:r>
      </w:del>
      <w:del w:id="374" w:author="Dr Fareeha Armughan" w:date="2026-08-04T00:00:00Z">
        <w:r>
          <w:rPr>
            <w:rFonts w:ascii="Calibri" w:hAnsi="Calibri" w:cs="Calibri"/>
          </w:rPr>
          <w:delText>. The</w:delText>
        </w:r>
      </w:del>
      <w:r>
        <w:rPr>
          <w:rFonts w:ascii="Calibri" w:hAnsi="Calibri" w:cs="Calibri"/>
        </w:rPr>
        <w:t xml:space="preserve"> financial inclusion coordinators at HQ level are responsible for;</w:t>
      </w:r>
    </w:p>
    <w:p w14:paraId="0B449C10" w14:textId="506B2631" w:rsidR="00DE0173" w:rsidRPr="00FD1F78" w:rsidRDefault="00DE0173" w:rsidP="00F365EE">
      <w:pPr>
        <w:pStyle w:val="ListParagraph"/>
        <w:numPr>
          <w:ilvl w:val="0"/>
          <w:numId w:val="6"/>
        </w:numPr>
        <w:jc w:val="both"/>
        <w:rPr>
          <w:rFonts w:ascii="Calibri" w:hAnsi="Calibri" w:cs="Calibri"/>
        </w:rPr>
      </w:pPr>
      <w:r>
        <w:rPr>
          <w:rFonts w:ascii="Calibri" w:hAnsi="Calibri" w:cs="Calibri"/>
        </w:rPr>
        <w:t xml:space="preserve">Liaise with </w:t>
      </w:r>
      <w:del w:id="375" w:author="Dr Fareeha Armughan" w:date="2026-07-31T00:00:00Z">
        <w:r>
          <w:rPr>
            <w:rFonts w:ascii="Calibri" w:hAnsi="Calibri" w:cs="Calibri"/>
          </w:rPr>
          <w:delText>banks</w:delText>
        </w:r>
      </w:del>
      <w:ins w:id="376" w:author="Dr Fareeha Armughan" w:date="2026-07-31T00:00:00Z">
        <w:r>
          <w:rPr>
            <w:rFonts w:ascii="Calibri" w:hAnsi="Calibri" w:cs="Calibri"/>
          </w:rPr>
          <w:t xml:space="preserve">the </w:t>
        </w:r>
      </w:ins>
      <w:ins w:id="377" w:author="Dr Fareeha Armughan" w:date="2026-08-01T21:18:00Z">
        <w:r>
          <w:rPr>
            <w:rFonts w:ascii="Calibri" w:hAnsi="Calibri" w:cs="Calibri"/>
          </w:rPr>
          <w:t>potential</w:t>
        </w:r>
      </w:ins>
      <w:ins w:id="378" w:author="Dr Fareeha Armughan" w:date="2026-07-31T00:00:00Z">
        <w:r>
          <w:rPr>
            <w:rFonts w:ascii="Calibri" w:hAnsi="Calibri" w:cs="Calibri"/>
          </w:rPr>
          <w:t xml:space="preserve"> Firm</w:t>
        </w:r>
      </w:ins>
      <w:r>
        <w:rPr>
          <w:rFonts w:ascii="Calibri" w:hAnsi="Calibri" w:cs="Calibri"/>
        </w:rPr>
        <w:t xml:space="preserve"> </w:t>
      </w:r>
      <w:del w:id="379" w:author="Dr Fareeha Armughan" w:date="2026-08-03T20:50:00Z">
        <w:r>
          <w:rPr>
            <w:rFonts w:ascii="Calibri" w:hAnsi="Calibri" w:cs="Calibri"/>
          </w:rPr>
          <w:delText xml:space="preserve">for establishing ‘Touchpoints’ </w:delText>
        </w:r>
      </w:del>
      <w:r>
        <w:rPr>
          <w:rFonts w:ascii="Calibri" w:hAnsi="Calibri" w:cs="Calibri"/>
        </w:rPr>
        <w:t>for mobile account opening services at the selected training venues</w:t>
      </w:r>
      <w:ins w:id="380" w:author="Dr Fareeha Armughan" w:date="2026-07-31T00:00:00Z">
        <w:r>
          <w:rPr>
            <w:rFonts w:ascii="Calibri" w:hAnsi="Calibri" w:cs="Calibri"/>
          </w:rPr>
          <w:t xml:space="preserve"> at the community level where the beneficiaries are </w:t>
        </w:r>
      </w:ins>
      <w:ins w:id="381" w:author="Dr Fareeha Armughan" w:date="2026-08-03T20:51:00Z">
        <w:r>
          <w:rPr>
            <w:rFonts w:ascii="Calibri" w:hAnsi="Calibri" w:cs="Calibri"/>
          </w:rPr>
          <w:t xml:space="preserve">physically </w:t>
        </w:r>
      </w:ins>
      <w:ins w:id="382" w:author="Dr Fareeha Armughan" w:date="2026-07-31T00:00:00Z">
        <w:r>
          <w:rPr>
            <w:rFonts w:ascii="Calibri" w:hAnsi="Calibri" w:cs="Calibri"/>
          </w:rPr>
          <w:t>present</w:t>
        </w:r>
      </w:ins>
    </w:p>
    <w:p w14:paraId="6223C6A3" w14:textId="0F4781D6" w:rsidR="00D41194" w:rsidRDefault="00DE0173" w:rsidP="00F365EE">
      <w:pPr>
        <w:pStyle w:val="ListParagraph"/>
        <w:numPr>
          <w:ilvl w:val="0"/>
          <w:numId w:val="6"/>
        </w:numPr>
        <w:jc w:val="both"/>
        <w:rPr>
          <w:rFonts w:ascii="Calibri" w:hAnsi="Calibri" w:cs="Calibri"/>
        </w:rPr>
      </w:pPr>
      <w:r>
        <w:rPr>
          <w:rFonts w:ascii="Calibri" w:hAnsi="Calibri" w:cs="Calibri"/>
        </w:rPr>
        <w:t>Coordinating and communicating with ASPCs and team</w:t>
      </w:r>
      <w:del w:id="383" w:author="Dr Fareeha Armughan" w:date="2026-08-03T20:51:00Z">
        <w:r>
          <w:rPr>
            <w:rFonts w:ascii="Calibri" w:hAnsi="Calibri" w:cs="Calibri"/>
          </w:rPr>
          <w:delText>s</w:delText>
        </w:r>
      </w:del>
      <w:r>
        <w:rPr>
          <w:rFonts w:ascii="Calibri" w:hAnsi="Calibri" w:cs="Calibri"/>
        </w:rPr>
        <w:t xml:space="preserve"> </w:t>
      </w:r>
      <w:del w:id="384" w:author="Dr Fareeha Armughan" w:date="2026-08-01T21:19:00Z">
        <w:r>
          <w:rPr>
            <w:rFonts w:ascii="Calibri" w:hAnsi="Calibri" w:cs="Calibri"/>
          </w:rPr>
          <w:delText xml:space="preserve">on </w:delText>
        </w:r>
      </w:del>
      <w:ins w:id="385" w:author="Dr Fareeha Armughan" w:date="2026-08-03T20:51:00Z">
        <w:r>
          <w:rPr>
            <w:rFonts w:ascii="Calibri" w:hAnsi="Calibri" w:cs="Calibri"/>
          </w:rPr>
          <w:t xml:space="preserve"> in </w:t>
        </w:r>
      </w:ins>
      <w:r>
        <w:rPr>
          <w:rFonts w:ascii="Calibri" w:hAnsi="Calibri" w:cs="Calibri"/>
        </w:rPr>
        <w:t>field</w:t>
      </w:r>
      <w:ins w:id="386" w:author="Dr Fareeha Armughan" w:date="2026-07-31T00:00:00Z">
        <w:r>
          <w:rPr>
            <w:rFonts w:ascii="Calibri" w:hAnsi="Calibri" w:cs="Calibri"/>
          </w:rPr>
          <w:t xml:space="preserve">, along with the </w:t>
        </w:r>
      </w:ins>
      <w:ins w:id="387" w:author="Dr Fareeha Armughan" w:date="2026-08-01T21:19:00Z">
        <w:r>
          <w:rPr>
            <w:rFonts w:ascii="Calibri" w:hAnsi="Calibri" w:cs="Calibri"/>
          </w:rPr>
          <w:t>potential</w:t>
        </w:r>
      </w:ins>
      <w:ins w:id="388" w:author="Dr Fareeha Armughan" w:date="2026-07-31T00:00:00Z">
        <w:r>
          <w:rPr>
            <w:rFonts w:ascii="Calibri" w:hAnsi="Calibri" w:cs="Calibri"/>
          </w:rPr>
          <w:t xml:space="preserve"> Firm and SRSO</w:t>
        </w:r>
      </w:ins>
      <w:ins w:id="389" w:author="Dr Fareeha Armughan" w:date="2026-08-01T21:19:00Z">
        <w:r>
          <w:rPr>
            <w:rFonts w:ascii="Calibri" w:hAnsi="Calibri" w:cs="Calibri"/>
          </w:rPr>
          <w:t>.</w:t>
        </w:r>
      </w:ins>
    </w:p>
    <w:p w14:paraId="1188373B" w14:textId="50E049FE" w:rsidR="00DE0173" w:rsidRPr="00D41194" w:rsidDel="00C5796F" w:rsidRDefault="00DE1070" w:rsidP="00F365EE">
      <w:pPr>
        <w:pStyle w:val="ListParagraph"/>
        <w:numPr>
          <w:ilvl w:val="0"/>
          <w:numId w:val="6"/>
        </w:numPr>
        <w:jc w:val="both"/>
        <w:rPr>
          <w:del w:id="390" w:author="Dr Fareeha Armughan" w:date="2026-08-03T20:52:00Z"/>
          <w:rFonts w:ascii="Calibri" w:hAnsi="Calibri" w:cs="Calibri"/>
        </w:rPr>
      </w:pPr>
      <w:del w:id="391" w:author="Dr Fareeha Armughan" w:date="2026-08-03T20:52:00Z">
        <w:r>
          <w:rPr>
            <w:rFonts w:ascii="Calibri" w:hAnsi="Calibri" w:cs="Calibri"/>
          </w:rPr>
          <w:delText xml:space="preserve">Regularly update the SDPI digital dashboard with real-time financial inclusion data for accurate </w:delText>
        </w:r>
      </w:del>
      <w:del w:id="392" w:author="Dr Fareeha Armughan" w:date="2026-08-01T21:19:00Z">
        <w:r>
          <w:rPr>
            <w:rFonts w:ascii="Calibri" w:hAnsi="Calibri" w:cs="Calibri"/>
          </w:rPr>
          <w:delText>tracking of</w:delText>
        </w:r>
      </w:del>
      <w:del w:id="393" w:author="Dr Fareeha Armughan" w:date="2026-08-03T20:52:00Z">
        <w:r>
          <w:rPr>
            <w:rFonts w:ascii="Calibri" w:hAnsi="Calibri" w:cs="Calibri"/>
          </w:rPr>
          <w:delText xml:space="preserve"> progress</w:delText>
        </w:r>
      </w:del>
      <w:del w:id="394" w:author="Dr Fareeha Armughan" w:date="2026-08-01T21:19:00Z">
        <w:r>
          <w:rPr>
            <w:rFonts w:ascii="Calibri" w:hAnsi="Calibri" w:cs="Calibri"/>
          </w:rPr>
          <w:delText>.</w:delText>
        </w:r>
      </w:del>
    </w:p>
    <w:p w14:paraId="31BB8802" w14:textId="260557DA" w:rsidR="00DC2D66" w:rsidRDefault="00EC679A">
      <w:pPr>
        <w:jc w:val="both"/>
        <w:rPr>
          <w:ins w:id="395" w:author="Dr Fareeha Armughan" w:date="2026-07-31T00:00:00Z"/>
          <w:rFonts w:ascii="Calibri" w:hAnsi="Calibri" w:cs="Calibri"/>
        </w:rPr>
      </w:pPr>
      <w:ins w:id="396" w:author="Dr Fareeha Armughan" w:date="2026-07-31T00:00:00Z">
        <w:r>
          <w:rPr>
            <w:rFonts w:ascii="Calibri" w:hAnsi="Calibri" w:cs="Calibri"/>
            <w:b/>
            <w:bCs/>
          </w:rPr>
          <w:t xml:space="preserve">Revised </w:t>
        </w:r>
      </w:ins>
      <w:ins w:id="397" w:author="Dr Fareeha Armughan" w:date="2026-08-01T21:23:00Z">
        <w:r>
          <w:rPr>
            <w:rFonts w:ascii="Calibri" w:hAnsi="Calibri" w:cs="Calibri"/>
            <w:b/>
            <w:bCs/>
          </w:rPr>
          <w:t xml:space="preserve">Mobile Money Account </w:t>
        </w:r>
      </w:ins>
      <w:ins w:id="398" w:author="Dr Fareeha Armughan" w:date="2026-08-03T20:52:00Z">
        <w:r>
          <w:rPr>
            <w:rFonts w:ascii="Calibri" w:hAnsi="Calibri" w:cs="Calibri"/>
            <w:b/>
            <w:bCs/>
          </w:rPr>
          <w:t>Opening</w:t>
        </w:r>
      </w:ins>
      <w:ins w:id="399" w:author="Dr Fareeha Armughan" w:date="2026-07-31T00:00:00Z">
        <w:r>
          <w:rPr>
            <w:rFonts w:ascii="Calibri" w:hAnsi="Calibri" w:cs="Calibri"/>
            <w:b/>
            <w:bCs/>
          </w:rPr>
          <w:t xml:space="preserve"> Modality- </w:t>
        </w:r>
        <w:r>
          <w:rPr>
            <w:rFonts w:ascii="Calibri" w:hAnsi="Calibri" w:cs="Calibri"/>
          </w:rPr>
          <w:t>Under the earlier approved technical proposal, the opening of the mobile money accounts across the 04 provinces rested with the social protection authorities, BISP and SSPA, and their partner banks were</w:t>
        </w:r>
      </w:ins>
      <w:ins w:id="400" w:author="Dr Fareeha Armughan" w:date="2026-08-03T20:52:00Z">
        <w:r>
          <w:rPr>
            <w:rFonts w:ascii="Calibri" w:hAnsi="Calibri" w:cs="Calibri"/>
          </w:rPr>
          <w:t xml:space="preserve"> supposed</w:t>
        </w:r>
      </w:ins>
      <w:ins w:id="401" w:author="Dr Fareeha Armughan" w:date="2026-07-31T00:00:00Z">
        <w:r>
          <w:rPr>
            <w:rFonts w:ascii="Calibri" w:hAnsi="Calibri" w:cs="Calibri"/>
          </w:rPr>
          <w:t xml:space="preserve"> to open the accounts at the training venues a</w:t>
        </w:r>
      </w:ins>
      <w:ins w:id="402" w:author="Dr Fareeha Armughan" w:date="2026-08-03T20:53:00Z">
        <w:r>
          <w:rPr>
            <w:rFonts w:ascii="Calibri" w:hAnsi="Calibri" w:cs="Calibri"/>
          </w:rPr>
          <w:t>t</w:t>
        </w:r>
      </w:ins>
      <w:ins w:id="403" w:author="Dr Fareeha Armughan" w:date="2026-07-31T00:00:00Z">
        <w:r>
          <w:rPr>
            <w:rFonts w:ascii="Calibri" w:hAnsi="Calibri" w:cs="Calibri"/>
          </w:rPr>
          <w:t xml:space="preserve"> zero-cost</w:t>
        </w:r>
      </w:ins>
      <w:ins w:id="404" w:author="Dr Fareeha Armughan" w:date="2026-08-03T20:54:00Z">
        <w:r>
          <w:rPr>
            <w:rFonts w:ascii="Calibri" w:hAnsi="Calibri" w:cs="Calibri"/>
          </w:rPr>
          <w:t>.</w:t>
        </w:r>
      </w:ins>
      <w:ins w:id="405" w:author="Dr Fareeha Armughan" w:date="2026-07-31T00:00:00Z">
        <w:r>
          <w:rPr>
            <w:rFonts w:ascii="Calibri" w:hAnsi="Calibri" w:cs="Calibri"/>
          </w:rPr>
          <w:t xml:space="preserve"> </w:t>
        </w:r>
      </w:ins>
      <w:ins w:id="406" w:author="Dr Fareeha Armughan" w:date="2026-08-03T20:54:00Z">
        <w:r>
          <w:rPr>
            <w:rFonts w:ascii="Calibri" w:hAnsi="Calibri" w:cs="Calibri"/>
          </w:rPr>
          <w:t>A</w:t>
        </w:r>
      </w:ins>
      <w:ins w:id="407" w:author="Dr Fareeha Armughan" w:date="2026-07-31T00:00:00Z">
        <w:r>
          <w:rPr>
            <w:rFonts w:ascii="Calibri" w:hAnsi="Calibri" w:cs="Calibri"/>
          </w:rPr>
          <w:t xml:space="preserve">ccordingly, no specific budget line was established for this activity. However, with the announcement of the Prime Minister’s Digital Wallet </w:t>
        </w:r>
      </w:ins>
      <w:ins w:id="408" w:author="Dr Fareeha Armughan" w:date="2026-08-03T20:53:00Z">
        <w:r>
          <w:rPr>
            <w:rFonts w:ascii="Calibri" w:hAnsi="Calibri" w:cs="Calibri"/>
          </w:rPr>
          <w:t xml:space="preserve">scheme for BISP </w:t>
        </w:r>
      </w:ins>
      <w:ins w:id="409" w:author="Dr Fareeha Armughan" w:date="2026-08-03T20:54:00Z">
        <w:r>
          <w:rPr>
            <w:rFonts w:ascii="Calibri" w:hAnsi="Calibri" w:cs="Calibri"/>
          </w:rPr>
          <w:t>beneficiaries</w:t>
        </w:r>
      </w:ins>
      <w:ins w:id="410" w:author="Dr Fareeha Armughan" w:date="2026-07-31T00:00:00Z">
        <w:r>
          <w:rPr>
            <w:rFonts w:ascii="Calibri" w:hAnsi="Calibri" w:cs="Calibri"/>
          </w:rPr>
          <w:t xml:space="preserve"> at the very inception of the DFLT </w:t>
        </w:r>
      </w:ins>
      <w:ins w:id="411" w:author="Dr Fareeha Armughan" w:date="2026-08-03T20:53:00Z">
        <w:r>
          <w:rPr>
            <w:rFonts w:ascii="Calibri" w:hAnsi="Calibri" w:cs="Calibri"/>
          </w:rPr>
          <w:t>Phase - II</w:t>
        </w:r>
      </w:ins>
      <w:ins w:id="412" w:author="Dr Fareeha Armughan" w:date="2026-07-31T00:00:00Z">
        <w:r>
          <w:rPr>
            <w:rFonts w:ascii="Calibri" w:hAnsi="Calibri" w:cs="Calibri"/>
          </w:rPr>
          <w:t xml:space="preserve"> — whereby every BISP beneficiary is being provided a free social protection digital wallet along with a SIM — the account opening requirement for the BISP beneficiaries </w:t>
        </w:r>
      </w:ins>
      <w:ins w:id="413" w:author="Dr Fareeha Armughan" w:date="2026-08-03T20:54:00Z">
        <w:r>
          <w:rPr>
            <w:rFonts w:ascii="Calibri" w:hAnsi="Calibri" w:cs="Calibri"/>
          </w:rPr>
          <w:t>ceased to exist</w:t>
        </w:r>
      </w:ins>
      <w:ins w:id="414" w:author="Dr Fareeha Armughan" w:date="2026-07-31T00:00:00Z">
        <w:r>
          <w:rPr>
            <w:rFonts w:ascii="Calibri" w:hAnsi="Calibri" w:cs="Calibri"/>
          </w:rPr>
          <w:t xml:space="preserve">, and the entire account opening target has been routed to </w:t>
        </w:r>
      </w:ins>
      <w:ins w:id="415" w:author="Dr Fareeha Armughan" w:date="2026-08-03T20:54:00Z">
        <w:r>
          <w:rPr>
            <w:rFonts w:ascii="Calibri" w:hAnsi="Calibri" w:cs="Calibri"/>
          </w:rPr>
          <w:t xml:space="preserve">DFLT-II </w:t>
        </w:r>
      </w:ins>
      <w:ins w:id="416" w:author="Dr Fareeha Armughan" w:date="2026-07-31T00:00:00Z">
        <w:r>
          <w:rPr>
            <w:rFonts w:ascii="Calibri" w:hAnsi="Calibri" w:cs="Calibri"/>
          </w:rPr>
          <w:t xml:space="preserve">Sindh </w:t>
        </w:r>
      </w:ins>
      <w:ins w:id="417" w:author="Dr Fareeha Armughan" w:date="2026-08-03T20:54:00Z">
        <w:r>
          <w:rPr>
            <w:rFonts w:ascii="Calibri" w:hAnsi="Calibri" w:cs="Calibri"/>
          </w:rPr>
          <w:t>Chapter</w:t>
        </w:r>
      </w:ins>
      <w:ins w:id="418" w:author="Dr Fareeha Armughan" w:date="2026-08-03T20:55:00Z">
        <w:r>
          <w:rPr>
            <w:rFonts w:ascii="Calibri" w:hAnsi="Calibri" w:cs="Calibri"/>
          </w:rPr>
          <w:t xml:space="preserve"> </w:t>
        </w:r>
      </w:ins>
      <w:ins w:id="419" w:author="Dr Fareeha Armughan" w:date="2026-07-31T00:00:00Z">
        <w:r>
          <w:rPr>
            <w:rFonts w:ascii="Calibri" w:hAnsi="Calibri" w:cs="Calibri"/>
          </w:rPr>
          <w:t xml:space="preserve">under the purview of the Government of Sindh. SDPI will now be facilitating this ToR by engaging a mobile money service provider (the ‘Firm’), selected through a competitive and transparent procurement process </w:t>
        </w:r>
      </w:ins>
      <w:ins w:id="420" w:author="Dr Fareeha Armughan" w:date="2026-08-01T21:22:00Z">
        <w:r>
          <w:rPr>
            <w:rFonts w:ascii="Calibri" w:hAnsi="Calibri" w:cs="Calibri"/>
          </w:rPr>
          <w:t>(</w:t>
        </w:r>
      </w:ins>
      <w:ins w:id="421" w:author="Dr Fareeha Armughan" w:date="2026-07-31T00:00:00Z">
        <w:r>
          <w:rPr>
            <w:rFonts w:ascii="Calibri" w:hAnsi="Calibri" w:cs="Calibri"/>
          </w:rPr>
          <w:t xml:space="preserve">guided by SDPI’s </w:t>
        </w:r>
      </w:ins>
      <w:ins w:id="422" w:author="Dr Fareeha Armughan" w:date="2026-08-01T21:22:00Z">
        <w:r>
          <w:rPr>
            <w:rFonts w:ascii="Calibri" w:hAnsi="Calibri" w:cs="Calibri"/>
          </w:rPr>
          <w:t>Management Procedures)</w:t>
        </w:r>
      </w:ins>
      <w:ins w:id="423" w:author="Dr Fareeha Armughan" w:date="2026-07-31T00:00:00Z">
        <w:r>
          <w:rPr>
            <w:rFonts w:ascii="Calibri" w:hAnsi="Calibri" w:cs="Calibri"/>
          </w:rPr>
          <w:t xml:space="preserve"> for opening the mobile money accounts of 300,000 DFLT-trained beneficiaries across the 15 districts of Sindh and Karachi.</w:t>
        </w:r>
      </w:ins>
    </w:p>
    <w:p w14:paraId="025D89B3" w14:textId="3A6943C9" w:rsidR="00DC2D66" w:rsidRDefault="00EC679A">
      <w:pPr>
        <w:jc w:val="both"/>
        <w:rPr>
          <w:ins w:id="424" w:author="Dr Fareeha Armughan" w:date="2026-07-31T00:00:00Z"/>
          <w:rFonts w:ascii="Calibri" w:hAnsi="Calibri" w:cs="Calibri"/>
        </w:rPr>
      </w:pPr>
      <w:ins w:id="425" w:author="Dr Fareeha Armughan" w:date="2026-07-31T00:00:00Z">
        <w:r>
          <w:rPr>
            <w:rFonts w:ascii="Calibri" w:hAnsi="Calibri" w:cs="Calibri"/>
            <w:b/>
            <w:bCs/>
          </w:rPr>
          <w:t xml:space="preserve">Role of SDPI- </w:t>
        </w:r>
        <w:r>
          <w:rPr>
            <w:rFonts w:ascii="Calibri" w:hAnsi="Calibri" w:cs="Calibri"/>
          </w:rPr>
          <w:t xml:space="preserve">SDPI will provide the complete data of the beneficiaries, collected as part of the DFLT trainings — comprising the </w:t>
        </w:r>
      </w:ins>
      <w:ins w:id="426" w:author="Dr Fareeha Armughan" w:date="2026-08-03T12:00:00Z">
        <w:r>
          <w:rPr>
            <w:rFonts w:ascii="Calibri" w:hAnsi="Calibri" w:cs="Calibri"/>
          </w:rPr>
          <w:t>beneficiary’s</w:t>
        </w:r>
      </w:ins>
      <w:ins w:id="427" w:author="Dr Fareeha Armughan" w:date="2026-07-31T00:00:00Z">
        <w:r>
          <w:rPr>
            <w:rFonts w:ascii="Calibri" w:hAnsi="Calibri" w:cs="Calibri"/>
          </w:rPr>
          <w:t xml:space="preserve"> name, CNIC, phone number, UC</w:t>
        </w:r>
      </w:ins>
      <w:ins w:id="428" w:author="Dr Fareeha Armughan" w:date="2026-08-01T21:24:00Z">
        <w:r>
          <w:rPr>
            <w:rFonts w:ascii="Calibri" w:hAnsi="Calibri" w:cs="Calibri"/>
          </w:rPr>
          <w:t>/</w:t>
        </w:r>
      </w:ins>
      <w:ins w:id="429" w:author="Dr Fareeha Armughan" w:date="2026-07-31T00:00:00Z">
        <w:r>
          <w:rPr>
            <w:rFonts w:ascii="Calibri" w:hAnsi="Calibri" w:cs="Calibri"/>
          </w:rPr>
          <w:t xml:space="preserve">village, tehsil and district — to the </w:t>
        </w:r>
      </w:ins>
      <w:ins w:id="430" w:author="Dr Fareeha Armughan" w:date="2026-08-01T21:24:00Z">
        <w:r>
          <w:rPr>
            <w:rFonts w:ascii="Calibri" w:hAnsi="Calibri" w:cs="Calibri"/>
          </w:rPr>
          <w:t>contracted</w:t>
        </w:r>
      </w:ins>
      <w:ins w:id="431" w:author="Dr Fareeha Armughan" w:date="2026-07-31T00:00:00Z">
        <w:r>
          <w:rPr>
            <w:rFonts w:ascii="Calibri" w:hAnsi="Calibri" w:cs="Calibri"/>
          </w:rPr>
          <w:t xml:space="preserve"> Firm and to SRSO. SRSO will mobilise these women at the village level, while SDPI will coordinate in terms of sharing the effective and updated beneficiary data with both. </w:t>
        </w:r>
      </w:ins>
      <w:ins w:id="432" w:author="Dr Fareeha Armughan" w:date="2026-08-03T20:56:00Z">
        <w:r>
          <w:rPr>
            <w:rFonts w:ascii="Calibri" w:hAnsi="Calibri" w:cs="Calibri"/>
          </w:rPr>
          <w:t>Additionally, f</w:t>
        </w:r>
      </w:ins>
      <w:ins w:id="433" w:author="Dr Fareeha Armughan" w:date="2026-07-31T00:00:00Z">
        <w:r>
          <w:rPr>
            <w:rFonts w:ascii="Calibri" w:hAnsi="Calibri" w:cs="Calibri"/>
          </w:rPr>
          <w:t xml:space="preserve">or the ongoing trainings, SDPI will provide the locations of the trainings to the Firm 3–4 days ahead of the training, so that </w:t>
        </w:r>
      </w:ins>
      <w:ins w:id="434" w:author="Dr Fareeha Armughan" w:date="2026-08-01T21:25:00Z">
        <w:r>
          <w:rPr>
            <w:rFonts w:ascii="Calibri" w:hAnsi="Calibri" w:cs="Calibri"/>
          </w:rPr>
          <w:t>the</w:t>
        </w:r>
      </w:ins>
      <w:ins w:id="435" w:author="Dr Fareeha Armughan" w:date="2026-07-31T00:00:00Z">
        <w:r>
          <w:rPr>
            <w:rFonts w:ascii="Calibri" w:hAnsi="Calibri" w:cs="Calibri"/>
          </w:rPr>
          <w:t xml:space="preserve"> agent</w:t>
        </w:r>
      </w:ins>
      <w:ins w:id="436" w:author="Dr Fareeha Armughan" w:date="2026-08-01T21:25:00Z">
        <w:r>
          <w:rPr>
            <w:rFonts w:ascii="Calibri" w:hAnsi="Calibri" w:cs="Calibri"/>
          </w:rPr>
          <w:t xml:space="preserve"> network of the firm</w:t>
        </w:r>
      </w:ins>
      <w:ins w:id="437" w:author="Dr Fareeha Armughan" w:date="2026-07-31T00:00:00Z">
        <w:r>
          <w:rPr>
            <w:rFonts w:ascii="Calibri" w:hAnsi="Calibri" w:cs="Calibri"/>
          </w:rPr>
          <w:t xml:space="preserve"> </w:t>
        </w:r>
      </w:ins>
      <w:ins w:id="438" w:author="Dr Fareeha Armughan" w:date="2026-08-03T12:00:00Z">
        <w:r>
          <w:rPr>
            <w:rFonts w:ascii="Calibri" w:hAnsi="Calibri" w:cs="Calibri"/>
          </w:rPr>
          <w:t>reaches</w:t>
        </w:r>
      </w:ins>
      <w:ins w:id="439" w:author="Dr Fareeha Armughan" w:date="2026-07-31T00:00:00Z">
        <w:r>
          <w:rPr>
            <w:rFonts w:ascii="Calibri" w:hAnsi="Calibri" w:cs="Calibri"/>
          </w:rPr>
          <w:t xml:space="preserve"> the </w:t>
        </w:r>
      </w:ins>
      <w:ins w:id="440" w:author="Dr Fareeha Armughan" w:date="2026-08-01T21:25:00Z">
        <w:r>
          <w:rPr>
            <w:rFonts w:ascii="Calibri" w:hAnsi="Calibri" w:cs="Calibri"/>
          </w:rPr>
          <w:t xml:space="preserve">Village level/Community </w:t>
        </w:r>
      </w:ins>
      <w:ins w:id="441" w:author="Dr Fareeha Armughan" w:date="2026-07-31T00:00:00Z">
        <w:r>
          <w:rPr>
            <w:rFonts w:ascii="Calibri" w:hAnsi="Calibri" w:cs="Calibri"/>
          </w:rPr>
          <w:t>venues in time and open the accounts on the spot.</w:t>
        </w:r>
      </w:ins>
    </w:p>
    <w:p w14:paraId="59784AC1" w14:textId="560499BA" w:rsidR="00DC2D66" w:rsidRDefault="00EC679A">
      <w:pPr>
        <w:jc w:val="both"/>
        <w:rPr>
          <w:ins w:id="442" w:author="Dr Fareeha Armughan" w:date="2026-07-31T00:00:00Z"/>
          <w:rFonts w:ascii="Calibri" w:hAnsi="Calibri" w:cs="Calibri"/>
        </w:rPr>
      </w:pPr>
      <w:ins w:id="443" w:author="Dr Fareeha Armughan" w:date="2026-07-31T00:00:00Z">
        <w:r>
          <w:rPr>
            <w:rFonts w:ascii="Calibri" w:hAnsi="Calibri" w:cs="Calibri"/>
            <w:b/>
            <w:bCs/>
          </w:rPr>
          <w:t xml:space="preserve">Role of the Firm- </w:t>
        </w:r>
        <w:r>
          <w:rPr>
            <w:rFonts w:ascii="Calibri" w:hAnsi="Calibri" w:cs="Calibri"/>
          </w:rPr>
          <w:t xml:space="preserve">It is the responsibility of the Firm and its agent network to reach the DFLT-trained beneficiaries on ground, at the community </w:t>
        </w:r>
      </w:ins>
      <w:ins w:id="444" w:author="Dr Fareeha Armughan" w:date="2026-08-01T21:26:00Z">
        <w:r>
          <w:rPr>
            <w:rFonts w:ascii="Calibri" w:hAnsi="Calibri" w:cs="Calibri"/>
          </w:rPr>
          <w:t xml:space="preserve">level </w:t>
        </w:r>
      </w:ins>
      <w:ins w:id="445" w:author="Dr Fareeha Armughan" w:date="2026-07-31T00:00:00Z">
        <w:r>
          <w:rPr>
            <w:rFonts w:ascii="Calibri" w:hAnsi="Calibri" w:cs="Calibri"/>
          </w:rPr>
          <w:t xml:space="preserve">where the beneficiary is </w:t>
        </w:r>
      </w:ins>
      <w:ins w:id="446" w:author="Dr Fareeha Armughan" w:date="2026-08-01T21:26:00Z">
        <w:r>
          <w:rPr>
            <w:rFonts w:ascii="Calibri" w:hAnsi="Calibri" w:cs="Calibri"/>
          </w:rPr>
          <w:t xml:space="preserve">physically </w:t>
        </w:r>
      </w:ins>
      <w:ins w:id="447" w:author="Dr Fareeha Armughan" w:date="2026-07-31T00:00:00Z">
        <w:r>
          <w:rPr>
            <w:rFonts w:ascii="Calibri" w:hAnsi="Calibri" w:cs="Calibri"/>
          </w:rPr>
          <w:t>present. The scope of the Firm covers the complete cycle of identification of the beneficiary, issuance of a SIM in the name of the beneficiary woman, opening of the mobile money account, biometric verification, and activation of the account.</w:t>
        </w:r>
        <w:r>
          <w:rPr>
            <w:rStyle w:val="FootnoteReference"/>
            <w:rFonts w:ascii="Calibri" w:hAnsi="Calibri" w:cs="Calibri"/>
          </w:rPr>
          <w:footnoteReference w:id="12"/>
        </w:r>
        <w:r>
          <w:rPr>
            <w:rFonts w:ascii="Calibri" w:hAnsi="Calibri" w:cs="Calibri"/>
          </w:rPr>
          <w:t xml:space="preserve"> In case of the ongoing trainings, the Firm’s agents will visit the training venues. The ownership and control of the SIM and of the mobile money account will rest with the DFLT-trained woman herself. The Firm will also maintain a live data </w:t>
        </w:r>
        <w:r>
          <w:rPr>
            <w:rFonts w:ascii="Calibri" w:hAnsi="Calibri" w:cs="Calibri"/>
          </w:rPr>
          <w:lastRenderedPageBreak/>
          <w:t xml:space="preserve">dashboard of the account opening and activation status, not merely for its own information but </w:t>
        </w:r>
      </w:ins>
      <w:ins w:id="466" w:author="Dr Fareeha Armughan" w:date="2026-08-01T21:30:00Z">
        <w:r>
          <w:rPr>
            <w:rFonts w:ascii="Calibri" w:hAnsi="Calibri" w:cs="Calibri"/>
          </w:rPr>
          <w:t xml:space="preserve">also </w:t>
        </w:r>
      </w:ins>
      <w:ins w:id="467" w:author="Dr Fareeha Armughan" w:date="2026-07-31T00:00:00Z">
        <w:r>
          <w:rPr>
            <w:rFonts w:ascii="Calibri" w:hAnsi="Calibri" w:cs="Calibri"/>
          </w:rPr>
          <w:t xml:space="preserve">for the </w:t>
        </w:r>
      </w:ins>
      <w:ins w:id="468" w:author="Dr Fareeha Armughan" w:date="2026-08-03T20:57:00Z">
        <w:r>
          <w:rPr>
            <w:rFonts w:ascii="Calibri" w:hAnsi="Calibri" w:cs="Calibri"/>
          </w:rPr>
          <w:t xml:space="preserve">information of </w:t>
        </w:r>
      </w:ins>
      <w:ins w:id="469" w:author="Dr Fareeha Armughan" w:date="2026-07-31T00:00:00Z">
        <w:r>
          <w:rPr>
            <w:rFonts w:ascii="Calibri" w:hAnsi="Calibri" w:cs="Calibri"/>
          </w:rPr>
          <w:t>SDPI and GIZ.</w:t>
        </w:r>
      </w:ins>
    </w:p>
    <w:p w14:paraId="76D8A6D4" w14:textId="77777777" w:rsidR="00DE0173" w:rsidRPr="00FD1F78" w:rsidRDefault="00DE0173" w:rsidP="00F365EE">
      <w:pPr>
        <w:jc w:val="both"/>
        <w:rPr>
          <w:rFonts w:ascii="Calibri" w:hAnsi="Calibri" w:cs="Calibri"/>
        </w:rPr>
      </w:pPr>
      <w:r>
        <w:rPr>
          <w:rFonts w:ascii="Calibri" w:hAnsi="Calibri" w:cs="Calibri"/>
        </w:rPr>
        <w:t xml:space="preserve">Before account opening, the beneficiaries will already be given the </w:t>
      </w:r>
      <w:r>
        <w:rPr>
          <w:rFonts w:ascii="Calibri" w:hAnsi="Calibri" w:cs="Calibri"/>
          <w:i/>
          <w:iCs/>
        </w:rPr>
        <w:t xml:space="preserve">Digital and Financial Literacy Training </w:t>
      </w:r>
      <w:r>
        <w:rPr>
          <w:rFonts w:ascii="Calibri" w:hAnsi="Calibri" w:cs="Calibri"/>
        </w:rPr>
        <w:t xml:space="preserve">and collected data against following key variables by ASPC. The key data points are; </w:t>
      </w:r>
    </w:p>
    <w:p w14:paraId="70850641" w14:textId="77777777" w:rsidR="00DE0173" w:rsidRPr="00FD1F78" w:rsidRDefault="00DE0173" w:rsidP="00F365EE">
      <w:pPr>
        <w:numPr>
          <w:ilvl w:val="0"/>
          <w:numId w:val="7"/>
        </w:numPr>
        <w:jc w:val="both"/>
        <w:rPr>
          <w:rFonts w:ascii="Calibri" w:hAnsi="Calibri" w:cs="Calibri"/>
        </w:rPr>
      </w:pPr>
      <w:r>
        <w:rPr>
          <w:rFonts w:ascii="Calibri" w:hAnsi="Calibri" w:cs="Calibri"/>
          <w:lang w:val="en-US"/>
        </w:rPr>
        <w:t>Mobile Ownership or Access (Who controls the account?)</w:t>
      </w:r>
    </w:p>
    <w:p w14:paraId="3A4DD364" w14:textId="77777777" w:rsidR="00DE0173" w:rsidRPr="00FD1F78" w:rsidRDefault="00DE0173" w:rsidP="00F365EE">
      <w:pPr>
        <w:numPr>
          <w:ilvl w:val="0"/>
          <w:numId w:val="7"/>
        </w:numPr>
        <w:jc w:val="both"/>
        <w:rPr>
          <w:rFonts w:ascii="Calibri" w:hAnsi="Calibri" w:cs="Calibri"/>
        </w:rPr>
      </w:pPr>
      <w:r>
        <w:rPr>
          <w:rFonts w:ascii="Calibri" w:hAnsi="Calibri" w:cs="Calibri"/>
          <w:lang w:val="en-US"/>
        </w:rPr>
        <w:t>Mobile Type (Smartphone/Feature Phone)</w:t>
      </w:r>
    </w:p>
    <w:p w14:paraId="56B36CD5" w14:textId="77777777" w:rsidR="00DE0173" w:rsidRPr="00FD1F78" w:rsidRDefault="00DE0173" w:rsidP="00F365EE">
      <w:pPr>
        <w:numPr>
          <w:ilvl w:val="0"/>
          <w:numId w:val="7"/>
        </w:numPr>
        <w:jc w:val="both"/>
        <w:rPr>
          <w:rFonts w:ascii="Calibri" w:hAnsi="Calibri" w:cs="Calibri"/>
        </w:rPr>
      </w:pPr>
      <w:r>
        <w:rPr>
          <w:rFonts w:ascii="Calibri" w:hAnsi="Calibri" w:cs="Calibri"/>
          <w:lang w:val="en-US"/>
        </w:rPr>
        <w:t>Bank Account Existence (Yes/No)</w:t>
      </w:r>
    </w:p>
    <w:p w14:paraId="3C63087D" w14:textId="77777777" w:rsidR="00DE0173" w:rsidRPr="00FD1F78" w:rsidRDefault="00DE0173" w:rsidP="00F365EE">
      <w:pPr>
        <w:numPr>
          <w:ilvl w:val="0"/>
          <w:numId w:val="7"/>
        </w:numPr>
        <w:jc w:val="both"/>
        <w:rPr>
          <w:rFonts w:ascii="Calibri" w:hAnsi="Calibri" w:cs="Calibri"/>
        </w:rPr>
      </w:pPr>
      <w:r>
        <w:rPr>
          <w:rFonts w:ascii="Calibri" w:hAnsi="Calibri" w:cs="Calibri"/>
          <w:lang w:val="en-US"/>
        </w:rPr>
        <w:t>Money Storage Preference (Bank/Mobile Wallet)</w:t>
      </w:r>
    </w:p>
    <w:p w14:paraId="3E496679" w14:textId="77777777" w:rsidR="00DE0173" w:rsidRPr="00513722" w:rsidRDefault="00DE0173" w:rsidP="00F365EE">
      <w:pPr>
        <w:numPr>
          <w:ilvl w:val="0"/>
          <w:numId w:val="7"/>
        </w:numPr>
        <w:jc w:val="both"/>
        <w:rPr>
          <w:rFonts w:ascii="Calibri" w:hAnsi="Calibri" w:cs="Calibri"/>
        </w:rPr>
      </w:pPr>
      <w:r>
        <w:rPr>
          <w:rFonts w:ascii="Calibri" w:hAnsi="Calibri" w:cs="Calibri"/>
          <w:lang w:val="en-US"/>
        </w:rPr>
        <w:t>Bank Account Openings (Newly created accounts)</w:t>
      </w:r>
    </w:p>
    <w:p w14:paraId="20ECF93D" w14:textId="77777777" w:rsidR="00513722" w:rsidRPr="00FD1F78" w:rsidRDefault="00513722" w:rsidP="00F365EE">
      <w:pPr>
        <w:numPr>
          <w:ilvl w:val="0"/>
          <w:numId w:val="7"/>
        </w:numPr>
        <w:jc w:val="both"/>
        <w:rPr>
          <w:rFonts w:ascii="Calibri" w:hAnsi="Calibri" w:cs="Calibri"/>
        </w:rPr>
      </w:pPr>
      <w:r>
        <w:rPr>
          <w:rFonts w:ascii="Calibri" w:hAnsi="Calibri" w:cs="Calibri"/>
          <w:lang w:val="en-US"/>
        </w:rPr>
        <w:t>Willingness for enrollment in the contributory saving scheme</w:t>
      </w:r>
    </w:p>
    <w:p w14:paraId="3E22655D" w14:textId="77777777" w:rsidR="005A0069" w:rsidRPr="005A0069" w:rsidDel="00D940DC" w:rsidRDefault="00AC47CC" w:rsidP="00F365EE">
      <w:pPr>
        <w:jc w:val="both"/>
        <w:rPr>
          <w:del w:id="470" w:author="Dr Fareeha Armughan" w:date="2026-08-01T21:33:00Z"/>
          <w:rFonts w:ascii="Calibri" w:hAnsi="Calibri" w:cs="Calibri"/>
          <w:lang w:val="en-US"/>
        </w:rPr>
      </w:pPr>
      <w:del w:id="471" w:author="Dr Fareeha Armughan" w:date="2026-08-01T21:33:00Z">
        <w:r>
          <w:rPr>
            <w:rFonts w:ascii="Calibri" w:hAnsi="Calibri" w:cs="Calibri"/>
          </w:rPr>
          <w:delText xml:space="preserve">Holding these data points at hand and asking the willingness and consent, the DFLT IC will </w:delText>
        </w:r>
      </w:del>
      <w:del w:id="472" w:author="Dr Fareeha Armughan" w:date="2026-07-31T00:00:00Z">
        <w:r>
          <w:rPr>
            <w:rFonts w:ascii="Calibri" w:hAnsi="Calibri" w:cs="Calibri"/>
          </w:rPr>
          <w:delText>work on mobile money accounts opening.</w:delText>
        </w:r>
      </w:del>
      <w:del w:id="473" w:author="Dr Fareeha Armughan" w:date="2026-08-01T21:33:00Z">
        <w:r>
          <w:rPr>
            <w:rFonts w:ascii="Calibri" w:hAnsi="Calibri" w:cs="Calibri"/>
          </w:rPr>
          <w:delText xml:space="preserve"> The DFLT ICs will report to the Financial Inclusion Coordinator at SDPI.  </w:delText>
        </w:r>
        <w:r>
          <w:rPr>
            <w:rFonts w:ascii="Calibri" w:hAnsi="Calibri" w:cs="Calibri"/>
            <w:lang w:val="en-US"/>
          </w:rPr>
          <w:delText xml:space="preserve">Moreover, </w:delText>
        </w:r>
      </w:del>
      <w:del w:id="474" w:author="Dr Fareeha Armughan" w:date="2026-07-31T00:00:00Z">
        <w:r>
          <w:rPr>
            <w:rFonts w:ascii="Calibri" w:hAnsi="Calibri" w:cs="Calibri"/>
            <w:lang w:val="en-US"/>
          </w:rPr>
          <w:delText>partner banks' representatives</w:delText>
        </w:r>
      </w:del>
      <w:del w:id="475" w:author="Dr Fareeha Armughan" w:date="2026-08-01T21:33:00Z">
        <w:r>
          <w:rPr>
            <w:rFonts w:ascii="Calibri" w:hAnsi="Calibri" w:cs="Calibri"/>
            <w:lang w:val="en-US"/>
          </w:rPr>
          <w:delText xml:space="preserve"> will also be invited to the trainings to demonstrate the account opening process. </w:delText>
        </w:r>
      </w:del>
      <w:del w:id="476" w:author="Dr Fareeha Armughan" w:date="2026-07-31T00:00:00Z">
        <w:r>
          <w:rPr>
            <w:rFonts w:ascii="Calibri" w:hAnsi="Calibri" w:cs="Calibri"/>
            <w:lang w:val="en-US"/>
          </w:rPr>
          <w:delText>The partner banks</w:delText>
        </w:r>
      </w:del>
      <w:del w:id="477" w:author="Dr Fareeha Armughan" w:date="2026-08-01T21:33:00Z">
        <w:r>
          <w:rPr>
            <w:rFonts w:ascii="Calibri" w:hAnsi="Calibri" w:cs="Calibri"/>
            <w:lang w:val="en-US"/>
          </w:rPr>
          <w:delText xml:space="preserve"> will also set up </w:delText>
        </w:r>
      </w:del>
      <w:del w:id="478" w:author="Dr Fareeha Armughan" w:date="2026-07-31T00:00:00Z">
        <w:r>
          <w:rPr>
            <w:rFonts w:ascii="Calibri" w:hAnsi="Calibri" w:cs="Calibri"/>
            <w:lang w:val="en-US"/>
          </w:rPr>
          <w:delText>their digital wallet touchpoints</w:delText>
        </w:r>
      </w:del>
      <w:del w:id="479" w:author="Dr Fareeha Armughan" w:date="2026-08-01T21:33:00Z">
        <w:r>
          <w:rPr>
            <w:rFonts w:ascii="Calibri" w:hAnsi="Calibri" w:cs="Calibri"/>
            <w:lang w:val="en-US"/>
          </w:rPr>
          <w:delText xml:space="preserve"> at training venues to facilitate on spot account opening. </w:delText>
        </w:r>
      </w:del>
    </w:p>
    <w:p w14:paraId="48977035" w14:textId="77777777" w:rsidR="008B6B49" w:rsidRPr="00FD1F78" w:rsidRDefault="008B6B49" w:rsidP="00F365EE">
      <w:pPr>
        <w:pStyle w:val="Heading2"/>
        <w:numPr>
          <w:ilvl w:val="1"/>
          <w:numId w:val="13"/>
        </w:numPr>
        <w:jc w:val="both"/>
      </w:pPr>
      <w:bookmarkStart w:id="480" w:name="_Toc2060171016"/>
      <w:r>
        <w:t>DFLT Informational Video Intervention</w:t>
      </w:r>
      <w:bookmarkEnd w:id="480"/>
      <w:r>
        <w:t xml:space="preserve"> </w:t>
      </w:r>
    </w:p>
    <w:p w14:paraId="74B88FC5" w14:textId="77777777" w:rsidR="007B7556" w:rsidRPr="00FD1F78" w:rsidRDefault="008B6B49" w:rsidP="00F365EE">
      <w:pPr>
        <w:jc w:val="both"/>
        <w:rPr>
          <w:rFonts w:ascii="Calibri" w:hAnsi="Calibri" w:cs="Calibri"/>
          <w:lang w:val="en-US"/>
        </w:rPr>
      </w:pPr>
      <w:r>
        <w:rPr>
          <w:rFonts w:ascii="Calibri" w:hAnsi="Calibri" w:cs="Calibri"/>
          <w:lang w:val="en-US"/>
        </w:rPr>
        <w:t xml:space="preserve">This video intervention includes six sets of informational videos </w:t>
      </w:r>
      <w:r>
        <w:rPr>
          <w:rFonts w:ascii="Calibri" w:hAnsi="Calibri" w:cs="Calibri"/>
          <w:b/>
          <w:bCs/>
          <w:lang w:val="en-US"/>
        </w:rPr>
        <w:t>(0</w:t>
      </w:r>
      <w:r>
        <w:rPr>
          <w:rFonts w:ascii="Calibri" w:hAnsi="Calibri" w:cs="Calibri"/>
          <w:b/>
          <w:bCs/>
        </w:rPr>
        <w:t>6 focused on Savings and Investment</w:t>
      </w:r>
      <w:r>
        <w:rPr>
          <w:rFonts w:ascii="Calibri" w:hAnsi="Calibri" w:cs="Calibri"/>
        </w:rPr>
        <w:t xml:space="preserve">, and </w:t>
      </w:r>
      <w:r>
        <w:rPr>
          <w:rFonts w:ascii="Calibri" w:hAnsi="Calibri" w:cs="Calibri"/>
          <w:b/>
          <w:bCs/>
        </w:rPr>
        <w:t>06 addressing Climate Change and Gender Equality)</w:t>
      </w:r>
      <w:r>
        <w:rPr>
          <w:rFonts w:ascii="Calibri" w:hAnsi="Calibri" w:cs="Calibri"/>
          <w:lang w:val="en-US"/>
        </w:rPr>
        <w:t>, which will be shared with the beneficiaries over 12 weeks via WhatsApp groups, with one video sent each week. The videos are designed to provide knowledge about financial literacy, budgeting, climate change and gender equality in a structured way. These DFLT Informational Videos are titled around;</w:t>
      </w:r>
    </w:p>
    <w:p w14:paraId="677075B2" w14:textId="77777777" w:rsidR="007B7556" w:rsidRPr="00FD1F78" w:rsidRDefault="007B7556" w:rsidP="00F365EE">
      <w:pPr>
        <w:pStyle w:val="ListParagraph"/>
        <w:numPr>
          <w:ilvl w:val="0"/>
          <w:numId w:val="2"/>
        </w:numPr>
        <w:jc w:val="both"/>
        <w:rPr>
          <w:rFonts w:ascii="Calibri" w:hAnsi="Calibri" w:cs="Calibri"/>
          <w:lang w:val="en-US"/>
        </w:rPr>
      </w:pPr>
      <w:r>
        <w:rPr>
          <w:rFonts w:ascii="Calibri" w:hAnsi="Calibri" w:cs="Calibri"/>
          <w:lang w:val="en-US"/>
        </w:rPr>
        <w:t>Climate Action</w:t>
      </w:r>
    </w:p>
    <w:p w14:paraId="6060148A" w14:textId="77777777" w:rsidR="007B7556" w:rsidRPr="00FD1F78" w:rsidRDefault="007B7556" w:rsidP="00F365EE">
      <w:pPr>
        <w:pStyle w:val="ListParagraph"/>
        <w:numPr>
          <w:ilvl w:val="0"/>
          <w:numId w:val="2"/>
        </w:numPr>
        <w:jc w:val="both"/>
        <w:rPr>
          <w:rFonts w:ascii="Calibri" w:hAnsi="Calibri" w:cs="Calibri"/>
          <w:lang w:val="en-US"/>
        </w:rPr>
      </w:pPr>
      <w:r>
        <w:rPr>
          <w:rFonts w:ascii="Calibri" w:hAnsi="Calibri" w:cs="Calibri"/>
          <w:lang w:val="en-US"/>
        </w:rPr>
        <w:t>Gender Equality</w:t>
      </w:r>
    </w:p>
    <w:p w14:paraId="6100DB08" w14:textId="77777777" w:rsidR="007B7556" w:rsidRPr="00FD1F78" w:rsidRDefault="007B7556" w:rsidP="00F365EE">
      <w:pPr>
        <w:pStyle w:val="ListParagraph"/>
        <w:numPr>
          <w:ilvl w:val="0"/>
          <w:numId w:val="2"/>
        </w:numPr>
        <w:jc w:val="both"/>
        <w:rPr>
          <w:rFonts w:ascii="Calibri" w:hAnsi="Calibri" w:cs="Calibri"/>
          <w:lang w:val="en-US"/>
        </w:rPr>
      </w:pPr>
      <w:r>
        <w:rPr>
          <w:rFonts w:ascii="Calibri" w:hAnsi="Calibri" w:cs="Calibri"/>
          <w:lang w:val="en-US"/>
        </w:rPr>
        <w:t>Financial Literacy</w:t>
      </w:r>
    </w:p>
    <w:p w14:paraId="78DFA722" w14:textId="77777777" w:rsidR="007B7556" w:rsidRPr="00FD1F78" w:rsidRDefault="007E4F63" w:rsidP="00F365EE">
      <w:pPr>
        <w:pStyle w:val="ListParagraph"/>
        <w:numPr>
          <w:ilvl w:val="0"/>
          <w:numId w:val="2"/>
        </w:numPr>
        <w:jc w:val="both"/>
        <w:rPr>
          <w:rFonts w:ascii="Calibri" w:hAnsi="Calibri" w:cs="Calibri"/>
          <w:lang w:val="en-US"/>
        </w:rPr>
      </w:pPr>
      <w:r>
        <w:rPr>
          <w:rFonts w:ascii="Calibri" w:hAnsi="Calibri" w:cs="Calibri"/>
          <w:lang w:val="en-US"/>
        </w:rPr>
        <w:t>Budgeting</w:t>
      </w:r>
    </w:p>
    <w:p w14:paraId="371BAC67" w14:textId="77777777" w:rsidR="007B7556" w:rsidRPr="00FD1F78" w:rsidRDefault="007B7556" w:rsidP="00F365EE">
      <w:pPr>
        <w:pStyle w:val="ListParagraph"/>
        <w:numPr>
          <w:ilvl w:val="0"/>
          <w:numId w:val="2"/>
        </w:numPr>
        <w:jc w:val="both"/>
        <w:rPr>
          <w:rFonts w:ascii="Calibri" w:hAnsi="Calibri" w:cs="Calibri"/>
          <w:lang w:val="en-US"/>
        </w:rPr>
      </w:pPr>
      <w:r>
        <w:rPr>
          <w:rFonts w:ascii="Calibri" w:hAnsi="Calibri" w:cs="Calibri"/>
          <w:lang w:val="en-US"/>
        </w:rPr>
        <w:t>Feature Phone &amp; Calculator</w:t>
      </w:r>
    </w:p>
    <w:p w14:paraId="3BB1B838" w14:textId="77777777" w:rsidR="007E4F63" w:rsidRPr="00FD1F78" w:rsidRDefault="007E4F63" w:rsidP="00F365EE">
      <w:pPr>
        <w:pStyle w:val="ListParagraph"/>
        <w:numPr>
          <w:ilvl w:val="0"/>
          <w:numId w:val="2"/>
        </w:numPr>
        <w:jc w:val="both"/>
        <w:rPr>
          <w:rFonts w:ascii="Calibri" w:hAnsi="Calibri" w:cs="Calibri"/>
          <w:lang w:val="en-US"/>
        </w:rPr>
      </w:pPr>
      <w:r>
        <w:rPr>
          <w:rFonts w:ascii="Calibri" w:hAnsi="Calibri" w:cs="Calibri"/>
          <w:lang w:val="en-US"/>
        </w:rPr>
        <w:t>Saving and Investment</w:t>
      </w:r>
    </w:p>
    <w:p w14:paraId="2BF51D27" w14:textId="77777777" w:rsidR="00EC1F38" w:rsidRDefault="008B6B49" w:rsidP="00F365EE">
      <w:pPr>
        <w:jc w:val="both"/>
        <w:rPr>
          <w:rFonts w:ascii="Calibri" w:hAnsi="Calibri" w:cs="Calibri"/>
          <w:lang w:val="en-US"/>
        </w:rPr>
      </w:pPr>
      <w:r>
        <w:rPr>
          <w:rFonts w:ascii="Calibri" w:hAnsi="Calibri" w:cs="Calibri"/>
          <w:lang w:val="en-US"/>
        </w:rPr>
        <w:t>By delivering the informational videos weekly, the program allows beneficiaries to enhance the learning spectrum, learn steadily, helping them absorb, retain and learn the content more effectively. This step-by-step approach also makes it easier to measure the overall impact of DFLT Phase II in achieving its objectives.</w:t>
      </w:r>
    </w:p>
    <w:p w14:paraId="756C2EB7" w14:textId="77777777" w:rsidR="006C0A05" w:rsidRDefault="006C0A05" w:rsidP="006C0A05">
      <w:pPr>
        <w:jc w:val="both"/>
        <w:rPr>
          <w:rFonts w:ascii="Calibri" w:hAnsi="Calibri" w:cs="Calibri"/>
        </w:rPr>
      </w:pPr>
    </w:p>
    <w:p w14:paraId="5249229B" w14:textId="77777777" w:rsidR="006C0A05" w:rsidRDefault="006C0A05" w:rsidP="006C0A05">
      <w:pPr>
        <w:pStyle w:val="Heading1"/>
        <w:numPr>
          <w:ilvl w:val="0"/>
          <w:numId w:val="13"/>
        </w:numPr>
      </w:pPr>
      <w:bookmarkStart w:id="481" w:name="_Toc580632451"/>
      <w:r>
        <w:t>03 Intervention Under Sindh Chapter (Output 5)</w:t>
      </w:r>
      <w:bookmarkEnd w:id="481"/>
    </w:p>
    <w:p w14:paraId="5AC18560" w14:textId="77777777" w:rsidR="006C0A05" w:rsidRPr="00635F04" w:rsidRDefault="006C0A05" w:rsidP="006C0A05">
      <w:pPr>
        <w:jc w:val="both"/>
        <w:rPr>
          <w:rFonts w:ascii="Calibri" w:hAnsi="Calibri" w:cs="Calibri"/>
        </w:rPr>
      </w:pPr>
      <w:r>
        <w:rPr>
          <w:rFonts w:ascii="Calibri" w:hAnsi="Calibri" w:cs="Calibri"/>
        </w:rPr>
        <w:t xml:space="preserve">This section outlines the details of 03 vertical interventions particularly tailored for the province of Sindh for a period of </w:t>
      </w:r>
      <w:del w:id="482" w:author="Dr Fareeha Armughan" w:date="2026-08-01T21:36:00Z">
        <w:r>
          <w:rPr>
            <w:rFonts w:ascii="Calibri" w:hAnsi="Calibri" w:cs="Calibri"/>
            <w:b/>
            <w:bCs/>
          </w:rPr>
          <w:delText>0</w:delText>
        </w:r>
      </w:del>
      <w:r>
        <w:rPr>
          <w:rFonts w:ascii="Calibri" w:hAnsi="Calibri" w:cs="Calibri"/>
          <w:b/>
          <w:bCs/>
        </w:rPr>
        <w:t>2</w:t>
      </w:r>
      <w:ins w:id="483" w:author="Dr Fareeha Armughan" w:date="2026-08-01T21:36:00Z">
        <w:r>
          <w:rPr>
            <w:rFonts w:ascii="Calibri" w:hAnsi="Calibri" w:cs="Calibri"/>
            <w:b/>
            <w:bCs/>
          </w:rPr>
          <w:t>.5</w:t>
        </w:r>
      </w:ins>
      <w:r>
        <w:rPr>
          <w:rFonts w:ascii="Calibri" w:hAnsi="Calibri" w:cs="Calibri"/>
          <w:b/>
          <w:bCs/>
        </w:rPr>
        <w:t xml:space="preserve"> years</w:t>
      </w:r>
      <w:ins w:id="484" w:author="Dr Fareeha Armughan" w:date="2026-08-01T21:36:00Z">
        <w:r>
          <w:rPr>
            <w:rFonts w:ascii="Calibri" w:hAnsi="Calibri" w:cs="Calibri"/>
            <w:b/>
            <w:bCs/>
          </w:rPr>
          <w:t xml:space="preserve"> </w:t>
        </w:r>
        <w:r>
          <w:rPr>
            <w:rFonts w:ascii="Calibri" w:hAnsi="Calibri" w:cs="Calibri"/>
            <w:rPrChange w:id="485" w:author="Dr Fareeha Armughan" w:date="2026-08-01T21:36:00Z">
              <w:rPr>
                <w:rFonts w:ascii="Calibri" w:hAnsi="Calibri" w:cs="Calibri"/>
                <w:b/>
                <w:bCs/>
              </w:rPr>
            </w:rPrChange>
          </w:rPr>
          <w:t>(14 June 2025 - 30 November 2027)</w:t>
        </w:r>
      </w:ins>
      <w:r>
        <w:rPr>
          <w:rFonts w:ascii="Calibri" w:hAnsi="Calibri" w:cs="Calibri"/>
        </w:rPr>
        <w:t xml:space="preserve"> as a part of national roll out of DFLT Phase-</w:t>
      </w:r>
      <w:r>
        <w:rPr>
          <w:rFonts w:ascii="MS Gothic" w:eastAsia="MS Gothic" w:hAnsi="MS Gothic" w:cs="MS Gothic" w:hint="eastAsia"/>
        </w:rPr>
        <w:t>Ⅱ</w:t>
      </w:r>
      <w:r>
        <w:rPr>
          <w:rFonts w:ascii="Calibri" w:hAnsi="Calibri" w:cs="Calibri"/>
        </w:rPr>
        <w:t xml:space="preserve">. These interventions are;  </w:t>
      </w:r>
    </w:p>
    <w:p w14:paraId="4D269163" w14:textId="77777777" w:rsidR="006C0A05" w:rsidRPr="00635F04" w:rsidRDefault="006C0A05" w:rsidP="006C0A05">
      <w:pPr>
        <w:pStyle w:val="Heading2"/>
      </w:pPr>
      <w:bookmarkStart w:id="486" w:name="_Toc1706856581"/>
      <w:r>
        <w:t>Intervention 01-Mamta+Advanced DFLT Program</w:t>
      </w:r>
      <w:bookmarkEnd w:id="486"/>
    </w:p>
    <w:p w14:paraId="5BA450D0" w14:textId="1234D1B3" w:rsidR="006C0A05" w:rsidRPr="00635F04" w:rsidRDefault="006C0A05" w:rsidP="006C0A05">
      <w:pPr>
        <w:jc w:val="both"/>
        <w:rPr>
          <w:rFonts w:ascii="Calibri" w:hAnsi="Calibri" w:cs="Calibri"/>
        </w:rPr>
      </w:pPr>
      <w:r>
        <w:rPr>
          <w:rFonts w:ascii="Calibri" w:hAnsi="Calibri" w:cs="Calibri"/>
        </w:rPr>
        <w:lastRenderedPageBreak/>
        <w:t xml:space="preserve">The basic Mamta Program, primarily executed by Government of Sindh is providing cash transfer at 16 touchpoints for 1000 days/ three years since conception. Under the first Intervention, the </w:t>
      </w:r>
      <w:del w:id="487" w:author="Dr Fareeha Armughan" w:date="2026-08-01T21:37:00Z">
        <w:r>
          <w:rPr>
            <w:rFonts w:ascii="Calibri" w:hAnsi="Calibri" w:cs="Calibri"/>
            <w:b/>
            <w:bCs/>
            <w:i/>
            <w:iCs/>
          </w:rPr>
          <w:delText xml:space="preserve">Advanced </w:delText>
        </w:r>
      </w:del>
      <w:r>
        <w:rPr>
          <w:rFonts w:ascii="Calibri" w:hAnsi="Calibri" w:cs="Calibri"/>
          <w:b/>
          <w:bCs/>
          <w:i/>
          <w:iCs/>
        </w:rPr>
        <w:t>Digital and Financial Literacy Training</w:t>
      </w:r>
      <w:r>
        <w:rPr>
          <w:rFonts w:ascii="Calibri" w:hAnsi="Calibri" w:cs="Calibri"/>
        </w:rPr>
        <w:t xml:space="preserve"> will be imparted to </w:t>
      </w:r>
      <w:ins w:id="488" w:author="Dr Fareeha Armughan" w:date="2026-08-01T21:38:00Z">
        <w:r>
          <w:rPr>
            <w:rFonts w:ascii="Calibri" w:hAnsi="Calibri" w:cs="Calibri"/>
          </w:rPr>
          <w:t>1</w:t>
        </w:r>
      </w:ins>
      <w:r>
        <w:rPr>
          <w:rFonts w:ascii="Calibri" w:hAnsi="Calibri" w:cs="Calibri"/>
        </w:rPr>
        <w:t>25</w:t>
      </w:r>
      <w:del w:id="489" w:author="Dr Fareeha Armughan" w:date="2026-08-03T21:00:00Z">
        <w:r>
          <w:rPr>
            <w:rFonts w:ascii="Calibri" w:hAnsi="Calibri" w:cs="Calibri"/>
          </w:rPr>
          <w:delText>0</w:delText>
        </w:r>
      </w:del>
      <w:r>
        <w:rPr>
          <w:rFonts w:ascii="Calibri" w:hAnsi="Calibri" w:cs="Calibri"/>
        </w:rPr>
        <w:t xml:space="preserve">,000 Mamta beneficiaries in 15 districts of; Badin, Ghotki, Jacobabad, Kamber Shahdadkot, Kashmore, Matiari, Mirpurkhas, Sanghar, Shikarpur, Sajawal, Tando Allah Yar, Tando Mohammad Khan, Tharparkar, Thatta and Umer Kot. These trainings will include modules on savings and micro-credit. The intervention also includes opening digital mobile accounts of the beneficiaries receiving DFLT training. </w:t>
      </w:r>
      <w:del w:id="490" w:author="Dr Fareeha Armughan" w:date="2026-07-31T00:00:00Z">
        <w:r>
          <w:rPr>
            <w:rFonts w:ascii="Calibri" w:hAnsi="Calibri" w:cs="Calibri"/>
          </w:rPr>
          <w:delText xml:space="preserve">Additionally, 10,000 beneficiaries out of 250,000 will be enrolled in the saving scheme in the next year, which ensures co-contributory matching grants on savings ≤ Rs.1000/month for period of one year. </w:delText>
        </w:r>
      </w:del>
    </w:p>
    <w:p w14:paraId="49BD3133" w14:textId="60FC3D61" w:rsidR="00DC2D66" w:rsidRDefault="00EC679A">
      <w:pPr>
        <w:jc w:val="both"/>
        <w:rPr>
          <w:ins w:id="491" w:author="Dr Fareeha Armughan" w:date="2026-07-31T00:00:00Z"/>
          <w:rFonts w:ascii="Calibri" w:hAnsi="Calibri" w:cs="Calibri"/>
        </w:rPr>
      </w:pPr>
      <w:ins w:id="492" w:author="Dr Fareeha Armughan" w:date="2026-07-31T00:00:00Z">
        <w:r>
          <w:rPr>
            <w:rFonts w:ascii="Calibri" w:hAnsi="Calibri" w:cs="Calibri"/>
            <w:b/>
            <w:bCs/>
          </w:rPr>
          <w:t xml:space="preserve">Mobilisation of the Mamta Beneficiaries- </w:t>
        </w:r>
        <w:r>
          <w:rPr>
            <w:rFonts w:ascii="Calibri" w:hAnsi="Calibri" w:cs="Calibri"/>
          </w:rPr>
          <w:t>The mobilisation of the Mamta beneficiaries in 07 districts will be taken up by SRSO (Sindh Rural Support Organization), which has established field presence. In the remaining 04 districts — Tharparkar, Matiari, Tando Adam and Tando Allahyar — where SRSO does not have field presence, SDPI will itself undertake both the mobilisation of the beneficiaries and the arrangement of the training venues. SRSO was onboarded</w:t>
        </w:r>
      </w:ins>
      <w:ins w:id="493" w:author="Dr Fareeha Armughan" w:date="2026-08-01T21:41:00Z">
        <w:r>
          <w:rPr>
            <w:rFonts w:ascii="Calibri" w:hAnsi="Calibri" w:cs="Calibri"/>
          </w:rPr>
          <w:t xml:space="preserve"> by GIZ</w:t>
        </w:r>
      </w:ins>
      <w:ins w:id="494" w:author="Dr Fareeha Armughan" w:date="2026-07-31T00:00:00Z">
        <w:r>
          <w:rPr>
            <w:rFonts w:ascii="Calibri" w:hAnsi="Calibri" w:cs="Calibri"/>
          </w:rPr>
          <w:t xml:space="preserve"> </w:t>
        </w:r>
      </w:ins>
      <w:ins w:id="495" w:author="Dr Fareeha Armughan" w:date="2026-08-01T21:41:00Z">
        <w:r>
          <w:rPr>
            <w:rFonts w:ascii="Calibri" w:hAnsi="Calibri" w:cs="Calibri"/>
          </w:rPr>
          <w:t xml:space="preserve">in January 2026 </w:t>
        </w:r>
      </w:ins>
      <w:ins w:id="496" w:author="Dr Fareeha Armughan" w:date="2026-07-31T00:00:00Z">
        <w:r>
          <w:rPr>
            <w:rFonts w:ascii="Calibri" w:hAnsi="Calibri" w:cs="Calibri"/>
          </w:rPr>
          <w:t>for the reason that the</w:t>
        </w:r>
      </w:ins>
      <w:ins w:id="497" w:author="Dr Fareeha Armughan" w:date="2026-08-03T21:04:00Z">
        <w:r>
          <w:rPr>
            <w:rFonts w:ascii="Calibri" w:hAnsi="Calibri" w:cs="Calibri"/>
          </w:rPr>
          <w:t xml:space="preserve"> identification of</w:t>
        </w:r>
      </w:ins>
      <w:ins w:id="498" w:author="Dr Fareeha Armughan" w:date="2026-07-31T00:00:00Z">
        <w:r>
          <w:rPr>
            <w:rFonts w:ascii="Calibri" w:hAnsi="Calibri" w:cs="Calibri"/>
          </w:rPr>
          <w:t xml:space="preserve"> SSPA </w:t>
        </w:r>
      </w:ins>
      <w:ins w:id="499" w:author="Dr Fareeha Armughan" w:date="2026-08-03T21:04:00Z">
        <w:r>
          <w:rPr>
            <w:rFonts w:ascii="Calibri" w:hAnsi="Calibri" w:cs="Calibri"/>
          </w:rPr>
          <w:t>MAMTA</w:t>
        </w:r>
      </w:ins>
      <w:ins w:id="500" w:author="Dr Fareeha Armughan" w:date="2026-07-31T00:00:00Z">
        <w:r>
          <w:rPr>
            <w:rFonts w:ascii="Calibri" w:hAnsi="Calibri" w:cs="Calibri"/>
          </w:rPr>
          <w:t xml:space="preserve"> beneficiaries </w:t>
        </w:r>
      </w:ins>
      <w:ins w:id="501" w:author="Dr Fareeha Armughan" w:date="2026-08-03T21:04:00Z">
        <w:r>
          <w:rPr>
            <w:rFonts w:ascii="Calibri" w:hAnsi="Calibri" w:cs="Calibri"/>
          </w:rPr>
          <w:t>is</w:t>
        </w:r>
      </w:ins>
      <w:ins w:id="502" w:author="Dr Fareeha Armughan" w:date="2026-07-31T00:00:00Z">
        <w:r>
          <w:rPr>
            <w:rFonts w:ascii="Calibri" w:hAnsi="Calibri" w:cs="Calibri"/>
          </w:rPr>
          <w:t xml:space="preserve"> an intricate </w:t>
        </w:r>
      </w:ins>
      <w:ins w:id="503" w:author="Dr Fareeha Armughan" w:date="2026-08-03T21:04:00Z">
        <w:r>
          <w:rPr>
            <w:rFonts w:ascii="Calibri" w:hAnsi="Calibri" w:cs="Calibri"/>
          </w:rPr>
          <w:t>task</w:t>
        </w:r>
      </w:ins>
      <w:ins w:id="504" w:author="Dr Fareeha Armughan" w:date="2026-07-31T00:00:00Z">
        <w:r>
          <w:rPr>
            <w:rFonts w:ascii="Calibri" w:hAnsi="Calibri" w:cs="Calibri"/>
          </w:rPr>
          <w:t>, and a local organisation</w:t>
        </w:r>
      </w:ins>
      <w:ins w:id="505" w:author="Dr Fareeha Armughan" w:date="2026-08-03T21:04:00Z">
        <w:r>
          <w:rPr>
            <w:rFonts w:ascii="Calibri" w:hAnsi="Calibri" w:cs="Calibri"/>
          </w:rPr>
          <w:t xml:space="preserve"> such as SRSO,</w:t>
        </w:r>
      </w:ins>
      <w:ins w:id="506" w:author="Dr Fareeha Armughan" w:date="2026-07-31T00:00:00Z">
        <w:r>
          <w:rPr>
            <w:rFonts w:ascii="Calibri" w:hAnsi="Calibri" w:cs="Calibri"/>
          </w:rPr>
          <w:t xml:space="preserve"> carrying indigenous knowledge, and access to these communities is essential for convening them for the DFLT training.</w:t>
        </w:r>
      </w:ins>
    </w:p>
    <w:p w14:paraId="7A15521B" w14:textId="77777777" w:rsidR="006C0A05" w:rsidRPr="00635F04" w:rsidRDefault="006C0A05" w:rsidP="006C0A05">
      <w:pPr>
        <w:pStyle w:val="Heading2"/>
      </w:pPr>
      <w:bookmarkStart w:id="507" w:name="_Toc637864091"/>
      <w:r>
        <w:t>Intervention 02- Sindh Agriculture Women Worker Program</w:t>
      </w:r>
      <w:bookmarkEnd w:id="507"/>
    </w:p>
    <w:p w14:paraId="1EFBDB2F" w14:textId="7AD1E4CD" w:rsidR="006C0A05" w:rsidRPr="00635F04" w:rsidRDefault="00730F29" w:rsidP="006C0A05">
      <w:pPr>
        <w:jc w:val="both"/>
        <w:rPr>
          <w:rFonts w:ascii="Calibri" w:hAnsi="Calibri" w:cs="Calibri"/>
        </w:rPr>
      </w:pPr>
      <w:ins w:id="508" w:author="Dr Fareeha Armughan" w:date="2026-08-01T21:47:00Z">
        <w:r>
          <w:rPr>
            <w:rFonts w:ascii="Calibri" w:hAnsi="Calibri" w:cs="Calibri"/>
          </w:rPr>
          <w:t xml:space="preserve"> </w:t>
        </w:r>
      </w:ins>
      <w:r>
        <w:rPr>
          <w:rFonts w:ascii="Calibri" w:hAnsi="Calibri" w:cs="Calibri"/>
        </w:rPr>
        <w:t>During</w:t>
      </w:r>
      <w:del w:id="509" w:author="Dr Fareeha Armughan" w:date="2026-08-01T21:48:00Z">
        <w:r>
          <w:rPr>
            <w:rFonts w:ascii="Calibri" w:hAnsi="Calibri" w:cs="Calibri"/>
          </w:rPr>
          <w:delText xml:space="preserve"> the first 6 months of DFLT program roll out, </w:delText>
        </w:r>
        <w:bookmarkStart w:id="510" w:name="_Hlk196940998"/>
        <w:r>
          <w:rPr>
            <w:rFonts w:ascii="Calibri" w:hAnsi="Calibri" w:cs="Calibri"/>
          </w:rPr>
          <w:delText xml:space="preserve">the </w:delText>
        </w:r>
        <w:bookmarkEnd w:id="510"/>
        <w:r>
          <w:rPr>
            <w:rFonts w:ascii="Calibri" w:hAnsi="Calibri" w:cs="Calibri"/>
            <w:b/>
            <w:bCs/>
            <w:i/>
            <w:iCs/>
          </w:rPr>
          <w:delText>Sindh Rural Support Organization (SRSO)</w:delText>
        </w:r>
        <w:r>
          <w:rPr>
            <w:rFonts w:ascii="Calibri" w:hAnsi="Calibri" w:cs="Calibri"/>
          </w:rPr>
          <w:delText xml:space="preserve"> will identify and register female workers in agriculture with the Labor Department and Agriculture Department of Sindh</w:delText>
        </w:r>
      </w:del>
      <w:r>
        <w:rPr>
          <w:rFonts w:ascii="Calibri" w:hAnsi="Calibri" w:cs="Calibri"/>
        </w:rPr>
        <w:t>.</w:t>
      </w:r>
      <w:ins w:id="511" w:author="Dr Fareeha Armughan" w:date="2026-08-04T00:00:00Z">
        <w:r>
          <w:rPr>
            <w:rStyle w:val="FootnoteReference"/>
            <w:rFonts w:ascii="Calibri" w:hAnsi="Calibri" w:cs="Calibri"/>
          </w:rPr>
          <w:footnoteReference w:id="13"/>
        </w:r>
      </w:ins>
      <w:r>
        <w:rPr>
          <w:rFonts w:ascii="Calibri" w:hAnsi="Calibri" w:cs="Calibri"/>
        </w:rPr>
        <w:t xml:space="preserve"> Subsequently in the following months, SDPI will impart the Digital and Financial Literacy Training to </w:t>
      </w:r>
      <w:del w:id="514" w:author="Dr Fareeha Armughan" w:date="2026-07-31T00:00:00Z">
        <w:r>
          <w:rPr>
            <w:rFonts w:ascii="Calibri" w:hAnsi="Calibri" w:cs="Calibri"/>
          </w:rPr>
          <w:delText>40,000</w:delText>
        </w:r>
      </w:del>
      <w:ins w:id="515" w:author="Dr Fareeha Armughan" w:date="2026-07-31T00:00:00Z">
        <w:r>
          <w:rPr>
            <w:rFonts w:ascii="Calibri" w:hAnsi="Calibri" w:cs="Calibri"/>
          </w:rPr>
          <w:t>165,000</w:t>
        </w:r>
      </w:ins>
      <w:r>
        <w:rPr>
          <w:rFonts w:ascii="Calibri" w:hAnsi="Calibri" w:cs="Calibri"/>
        </w:rPr>
        <w:t xml:space="preserve"> female workers and open their mobile money account as part of the intervention of DLFT Phase-II.</w:t>
      </w:r>
      <w:ins w:id="516" w:author="Dr Fareeha Armughan" w:date="2026-07-31T00:00:00Z">
        <w:r>
          <w:rPr>
            <w:rStyle w:val="FootnoteReference"/>
            <w:rFonts w:ascii="Calibri" w:hAnsi="Calibri" w:cs="Calibri"/>
            <w:highlight w:val="yellow"/>
            <w:rPrChange w:id="517" w:author="Dr Fareeha Armughan" w:date="2026-08-03T21:12:00Z">
              <w:rPr>
                <w:rStyle w:val="FootnoteReference"/>
                <w:rFonts w:ascii="Calibri" w:hAnsi="Calibri" w:cs="Calibri"/>
              </w:rPr>
            </w:rPrChange>
          </w:rPr>
          <w:footnoteReference w:id="14"/>
        </w:r>
      </w:ins>
      <w:r>
        <w:rPr>
          <w:rFonts w:ascii="Calibri" w:hAnsi="Calibri" w:cs="Calibri"/>
        </w:rPr>
        <w:t xml:space="preserve"> The </w:t>
      </w:r>
      <w:del w:id="520" w:author="Dr Fareeha Armughan" w:date="2026-07-31T00:00:00Z">
        <w:r>
          <w:rPr>
            <w:rFonts w:ascii="Calibri" w:hAnsi="Calibri" w:cs="Calibri"/>
          </w:rPr>
          <w:delText>3500</w:delText>
        </w:r>
      </w:del>
      <w:ins w:id="521" w:author="Dr Fareeha Armughan" w:date="2026-07-31T00:00:00Z">
        <w:r>
          <w:rPr>
            <w:rFonts w:ascii="Calibri" w:hAnsi="Calibri" w:cs="Calibri"/>
          </w:rPr>
          <w:t>15,000</w:t>
        </w:r>
      </w:ins>
      <w:r>
        <w:rPr>
          <w:rFonts w:ascii="Calibri" w:hAnsi="Calibri" w:cs="Calibri"/>
        </w:rPr>
        <w:t xml:space="preserve"> women out of these </w:t>
      </w:r>
      <w:del w:id="522" w:author="Dr Fareeha Armughan" w:date="2026-07-31T00:00:00Z">
        <w:r>
          <w:rPr>
            <w:rFonts w:ascii="Calibri" w:hAnsi="Calibri" w:cs="Calibri"/>
          </w:rPr>
          <w:delText>40,000</w:delText>
        </w:r>
      </w:del>
      <w:ins w:id="523" w:author="Dr Fareeha Armughan" w:date="2026-07-31T00:00:00Z">
        <w:r>
          <w:rPr>
            <w:rFonts w:ascii="Calibri" w:hAnsi="Calibri" w:cs="Calibri"/>
          </w:rPr>
          <w:t>165,000</w:t>
        </w:r>
      </w:ins>
      <w:r>
        <w:rPr>
          <w:rFonts w:ascii="Calibri" w:hAnsi="Calibri" w:cs="Calibri"/>
        </w:rPr>
        <w:t xml:space="preserve"> will then be targeted for enrolment in the co-contributory saving scheme </w:t>
      </w:r>
      <w:del w:id="524" w:author="Dr Fareeha Armughan" w:date="2026-07-31T00:00:00Z">
        <w:r>
          <w:rPr>
            <w:rFonts w:ascii="Calibri" w:hAnsi="Calibri" w:cs="Calibri"/>
          </w:rPr>
          <w:delText>for the period of one year</w:delText>
        </w:r>
      </w:del>
      <w:ins w:id="525" w:author="Dr Fareeha Armughan" w:date="2026-07-31T00:00:00Z">
        <w:r>
          <w:rPr>
            <w:rFonts w:ascii="Calibri" w:hAnsi="Calibri" w:cs="Calibri"/>
          </w:rPr>
          <w:t>for the period of 09 months</w:t>
        </w:r>
      </w:ins>
      <w:r>
        <w:rPr>
          <w:rFonts w:ascii="Calibri" w:hAnsi="Calibri" w:cs="Calibri"/>
        </w:rPr>
        <w:t xml:space="preserve">. This intervention will focus on </w:t>
      </w:r>
      <w:del w:id="526" w:author="Dr Fareeha Armughan" w:date="2026-07-31T00:00:00Z">
        <w:r>
          <w:rPr>
            <w:rFonts w:ascii="Calibri" w:hAnsi="Calibri" w:cs="Calibri"/>
          </w:rPr>
          <w:delText>04 districts including Badin, Sanghar, Sujawal and Thatta</w:delText>
        </w:r>
      </w:del>
      <w:ins w:id="527" w:author="Dr Fareeha Armughan" w:date="2026-07-31T00:00:00Z">
        <w:r>
          <w:rPr>
            <w:rFonts w:ascii="Calibri" w:hAnsi="Calibri" w:cs="Calibri"/>
          </w:rPr>
          <w:t>the agriculture district</w:t>
        </w:r>
      </w:ins>
      <w:ins w:id="528" w:author="Dr Fareeha Armughan" w:date="2026-08-01T21:48:00Z">
        <w:r>
          <w:rPr>
            <w:rFonts w:ascii="Calibri" w:hAnsi="Calibri" w:cs="Calibri"/>
          </w:rPr>
          <w:t>(</w:t>
        </w:r>
      </w:ins>
      <w:ins w:id="529" w:author="Dr Fareeha Armughan" w:date="2026-07-31T00:00:00Z">
        <w:r>
          <w:rPr>
            <w:rFonts w:ascii="Calibri" w:hAnsi="Calibri" w:cs="Calibri"/>
          </w:rPr>
          <w:t>s</w:t>
        </w:r>
      </w:ins>
      <w:ins w:id="530" w:author="Dr Fareeha Armughan" w:date="2026-08-01T21:48:00Z">
        <w:r>
          <w:rPr>
            <w:rFonts w:ascii="Calibri" w:hAnsi="Calibri" w:cs="Calibri"/>
          </w:rPr>
          <w:t>)</w:t>
        </w:r>
      </w:ins>
      <w:ins w:id="531" w:author="Dr Fareeha Armughan" w:date="2026-07-31T00:00:00Z">
        <w:r>
          <w:rPr>
            <w:rFonts w:ascii="Calibri" w:hAnsi="Calibri" w:cs="Calibri"/>
          </w:rPr>
          <w:t xml:space="preserve"> of Sindh. Based on the ground realities and implementation feasibility. The intervention will therefore specifically focus on, targeting the agriculture women workers in the agriculture districts of Sindh, and the enrolment will </w:t>
        </w:r>
      </w:ins>
      <w:ins w:id="532" w:author="Dr Fareeha Armughan" w:date="2026-08-01T21:50:00Z">
        <w:r>
          <w:rPr>
            <w:rFonts w:ascii="Calibri" w:hAnsi="Calibri" w:cs="Calibri"/>
          </w:rPr>
          <w:t>have a mix of</w:t>
        </w:r>
      </w:ins>
      <w:ins w:id="533" w:author="Dr Fareeha Armughan" w:date="2026-07-31T00:00:00Z">
        <w:r>
          <w:rPr>
            <w:rFonts w:ascii="Calibri" w:hAnsi="Calibri" w:cs="Calibri"/>
          </w:rPr>
          <w:t xml:space="preserve"> women having ownership of the cell phone</w:t>
        </w:r>
      </w:ins>
      <w:ins w:id="534" w:author="Dr Fareeha Armughan" w:date="2026-08-01T21:50:00Z">
        <w:r>
          <w:rPr>
            <w:rFonts w:ascii="Calibri" w:hAnsi="Calibri" w:cs="Calibri"/>
          </w:rPr>
          <w:t xml:space="preserve"> and access to cell phone</w:t>
        </w:r>
      </w:ins>
      <w:ins w:id="535" w:author="Dr Fareeha Armughan" w:date="2026-07-31T00:00:00Z">
        <w:r>
          <w:rPr>
            <w:rFonts w:ascii="Calibri" w:hAnsi="Calibri" w:cs="Calibri"/>
          </w:rPr>
          <w:t>, so that the control of the mobile money account rests with the woman herself</w:t>
        </w:r>
        <w:r>
          <w:rPr>
            <w:rStyle w:val="FootnoteReference"/>
            <w:rFonts w:ascii="Calibri" w:hAnsi="Calibri" w:cs="Calibri"/>
          </w:rPr>
          <w:footnoteReference w:id="15"/>
        </w:r>
      </w:ins>
      <w:r>
        <w:rPr>
          <w:rFonts w:ascii="Calibri" w:hAnsi="Calibri" w:cs="Calibri"/>
        </w:rPr>
        <w:t>. The Sindh government organization of SRSO will also be mandated to leverage additional benefits such as, asset transfer, microfinance, crop insurance, access to market and other, ensuring the long-term adaptation.</w:t>
      </w:r>
      <w:r>
        <w:rPr>
          <w:rStyle w:val="FootnoteReference"/>
          <w:rFonts w:ascii="Calibri" w:hAnsi="Calibri" w:cs="Calibri"/>
        </w:rPr>
        <w:footnoteReference w:id="16"/>
      </w:r>
      <w:r>
        <w:rPr>
          <w:rFonts w:ascii="Calibri" w:hAnsi="Calibri" w:cs="Calibri"/>
        </w:rPr>
        <w:t xml:space="preserve"> </w:t>
      </w:r>
    </w:p>
    <w:p w14:paraId="3F1459D7" w14:textId="77777777" w:rsidR="006C0A05" w:rsidRPr="00635F04" w:rsidRDefault="006C0A05" w:rsidP="006C0A05">
      <w:pPr>
        <w:pStyle w:val="Heading2"/>
      </w:pPr>
      <w:bookmarkStart w:id="556" w:name="_Toc519006851"/>
      <w:r>
        <w:lastRenderedPageBreak/>
        <w:t>Intervention 03- Urban Informal Workers</w:t>
      </w:r>
      <w:bookmarkEnd w:id="556"/>
      <w:r>
        <w:t xml:space="preserve"> </w:t>
      </w:r>
    </w:p>
    <w:p w14:paraId="0AC756B0" w14:textId="698ACDE8" w:rsidR="006C0A05" w:rsidRDefault="008731CC" w:rsidP="006C0A05">
      <w:pPr>
        <w:jc w:val="both"/>
        <w:rPr>
          <w:rFonts w:ascii="Calibri" w:hAnsi="Calibri" w:cs="Calibri"/>
        </w:rPr>
      </w:pPr>
      <w:ins w:id="557" w:author="Dr Fareeha Armughan" w:date="2026-08-01T21:54:00Z">
        <w:r>
          <w:rPr>
            <w:rFonts w:ascii="Calibri" w:hAnsi="Calibri" w:cs="Calibri"/>
          </w:rPr>
          <w:t>In J</w:t>
        </w:r>
      </w:ins>
      <w:ins w:id="558" w:author="Dr Fareeha Armughan" w:date="2026-08-01T21:55:00Z">
        <w:r>
          <w:rPr>
            <w:rFonts w:ascii="Calibri" w:hAnsi="Calibri" w:cs="Calibri"/>
          </w:rPr>
          <w:t>an 202</w:t>
        </w:r>
      </w:ins>
      <w:ins w:id="559" w:author="Dr Fareeha Armughan" w:date="2026-08-03T21:12:00Z">
        <w:r>
          <w:rPr>
            <w:rFonts w:ascii="Calibri" w:hAnsi="Calibri" w:cs="Calibri"/>
          </w:rPr>
          <w:t>7</w:t>
        </w:r>
      </w:ins>
      <w:ins w:id="560" w:author="Dr Fareeha Armughan" w:date="2026-08-01T21:55:00Z">
        <w:r>
          <w:rPr>
            <w:rFonts w:ascii="Calibri" w:hAnsi="Calibri" w:cs="Calibri"/>
          </w:rPr>
          <w:t xml:space="preserve"> </w:t>
        </w:r>
      </w:ins>
      <w:del w:id="561" w:author="Dr Fareeha Armughan" w:date="2026-08-01T21:54:00Z">
        <w:r>
          <w:rPr>
            <w:rFonts w:ascii="Calibri" w:hAnsi="Calibri" w:cs="Calibri"/>
          </w:rPr>
          <w:delText>During the first 6 months</w:delText>
        </w:r>
      </w:del>
      <w:r>
        <w:rPr>
          <w:rFonts w:ascii="Calibri" w:hAnsi="Calibri" w:cs="Calibri"/>
        </w:rPr>
        <w:t xml:space="preserve">, </w:t>
      </w:r>
      <w:del w:id="562" w:author="Dr Fareeha Armughan" w:date="2026-07-31T00:00:00Z">
        <w:r>
          <w:rPr>
            <w:rFonts w:ascii="Calibri" w:hAnsi="Calibri" w:cs="Calibri"/>
            <w:b/>
            <w:bCs/>
            <w:i/>
            <w:iCs/>
          </w:rPr>
          <w:delText>Akhtar Hamid Foundation</w:delText>
        </w:r>
      </w:del>
      <w:ins w:id="563" w:author="Dr Fareeha Armughan" w:date="2026-07-31T00:00:00Z">
        <w:r>
          <w:rPr>
            <w:rFonts w:ascii="Calibri" w:hAnsi="Calibri" w:cs="Calibri"/>
            <w:b/>
            <w:bCs/>
            <w:i/>
            <w:iCs/>
          </w:rPr>
          <w:t>HANDS (Health and Nutrition Development Society)</w:t>
        </w:r>
        <w:r>
          <w:rPr>
            <w:rStyle w:val="FootnoteReference"/>
            <w:rFonts w:ascii="Calibri" w:hAnsi="Calibri" w:cs="Calibri"/>
          </w:rPr>
          <w:footnoteReference w:id="17"/>
        </w:r>
      </w:ins>
      <w:r>
        <w:rPr>
          <w:rFonts w:ascii="Calibri" w:hAnsi="Calibri" w:cs="Calibri"/>
        </w:rPr>
        <w:t xml:space="preserve"> will identify and register the urban informal workers in </w:t>
      </w:r>
      <w:del w:id="573" w:author="Dr Fareeha Armughan" w:date="2026-07-31T00:00:00Z">
        <w:r>
          <w:rPr>
            <w:rFonts w:ascii="Calibri" w:hAnsi="Calibri" w:cs="Calibri"/>
          </w:rPr>
          <w:delText>Karachi East, Karachi West and Hyderabad</w:delText>
        </w:r>
      </w:del>
      <w:ins w:id="574" w:author="Dr Fareeha Armughan" w:date="2026-07-31T00:00:00Z">
        <w:r>
          <w:rPr>
            <w:rFonts w:ascii="Calibri" w:hAnsi="Calibri" w:cs="Calibri"/>
          </w:rPr>
          <w:t>Karachi East</w:t>
        </w:r>
      </w:ins>
      <w:ins w:id="575" w:author="Dr Fareeha Armughan" w:date="2026-08-01T21:55:00Z">
        <w:r>
          <w:rPr>
            <w:rFonts w:ascii="Calibri" w:hAnsi="Calibri" w:cs="Calibri"/>
          </w:rPr>
          <w:t>/West/Central</w:t>
        </w:r>
      </w:ins>
      <w:ins w:id="576" w:author="Dr Fareeha Armughan" w:date="2026-07-31T00:00:00Z">
        <w:r>
          <w:rPr>
            <w:rStyle w:val="FootnoteReference"/>
            <w:rFonts w:ascii="Calibri" w:hAnsi="Calibri" w:cs="Calibri"/>
          </w:rPr>
          <w:footnoteReference w:id="18"/>
        </w:r>
      </w:ins>
      <w:r>
        <w:rPr>
          <w:rFonts w:ascii="Calibri" w:hAnsi="Calibri" w:cs="Calibri"/>
        </w:rPr>
        <w:t xml:space="preserve">. Subsequently, SDPI will impart Digital and Financial Literacy Training to 10,000 informal workers and </w:t>
      </w:r>
      <w:ins w:id="586" w:author="Dr Fareeha Armughan" w:date="2026-08-01T21:55:00Z">
        <w:r>
          <w:rPr>
            <w:rFonts w:ascii="Calibri" w:hAnsi="Calibri" w:cs="Calibri"/>
          </w:rPr>
          <w:t xml:space="preserve">will facilitate </w:t>
        </w:r>
      </w:ins>
      <w:del w:id="587" w:author="Dr Fareeha Armughan" w:date="2026-08-01T22:03:00Z">
        <w:r>
          <w:rPr>
            <w:rFonts w:ascii="Calibri" w:hAnsi="Calibri" w:cs="Calibri"/>
          </w:rPr>
          <w:delText>open</w:delText>
        </w:r>
      </w:del>
      <w:ins w:id="588" w:author="Dr Fareeha Armughan" w:date="2026-08-01T22:03:00Z">
        <w:r>
          <w:rPr>
            <w:rFonts w:ascii="Calibri" w:hAnsi="Calibri" w:cs="Calibri"/>
          </w:rPr>
          <w:t>opening</w:t>
        </w:r>
      </w:ins>
      <w:r>
        <w:rPr>
          <w:rFonts w:ascii="Calibri" w:hAnsi="Calibri" w:cs="Calibri"/>
        </w:rPr>
        <w:t xml:space="preserve"> </w:t>
      </w:r>
      <w:ins w:id="589" w:author="Dr Fareeha Armughan" w:date="2026-08-01T21:56:00Z">
        <w:r>
          <w:rPr>
            <w:rFonts w:ascii="Calibri" w:hAnsi="Calibri" w:cs="Calibri"/>
          </w:rPr>
          <w:t xml:space="preserve">of </w:t>
        </w:r>
      </w:ins>
      <w:r>
        <w:rPr>
          <w:rFonts w:ascii="Calibri" w:hAnsi="Calibri" w:cs="Calibri"/>
        </w:rPr>
        <w:t>their digital mobile accounts</w:t>
      </w:r>
      <w:ins w:id="590" w:author="Dr Fareeha Armughan" w:date="2026-08-01T21:56:00Z">
        <w:r>
          <w:rPr>
            <w:rFonts w:ascii="Calibri" w:hAnsi="Calibri" w:cs="Calibri"/>
          </w:rPr>
          <w:t xml:space="preserve"> through the onboarded firm</w:t>
        </w:r>
      </w:ins>
      <w:r>
        <w:rPr>
          <w:rFonts w:ascii="Calibri" w:hAnsi="Calibri" w:cs="Calibri"/>
        </w:rPr>
        <w:t xml:space="preserve">. The intervention will also enrol these 10,000 workers into co-contributory saving scheme, ensuring co-contributory </w:t>
      </w:r>
      <w:del w:id="591" w:author="Dr Fareeha Armughan" w:date="2026-08-03T21:13:00Z">
        <w:r>
          <w:rPr>
            <w:rFonts w:ascii="Calibri" w:hAnsi="Calibri" w:cs="Calibri"/>
          </w:rPr>
          <w:delText xml:space="preserve">matching </w:delText>
        </w:r>
      </w:del>
      <w:r>
        <w:rPr>
          <w:rFonts w:ascii="Calibri" w:hAnsi="Calibri" w:cs="Calibri"/>
        </w:rPr>
        <w:t xml:space="preserve">grant on the saving </w:t>
      </w:r>
      <w:del w:id="592" w:author="Dr Fareeha Armughan" w:date="2026-07-31T00:00:00Z">
        <w:r>
          <w:rPr>
            <w:rFonts w:ascii="Calibri" w:hAnsi="Calibri" w:cs="Calibri"/>
          </w:rPr>
          <w:delText>≤ Rs 1000/ month</w:delText>
        </w:r>
      </w:del>
      <w:ins w:id="593" w:author="Dr Fareeha Armughan" w:date="2026-07-31T00:00:00Z">
        <w:r>
          <w:rPr>
            <w:rFonts w:ascii="Calibri" w:hAnsi="Calibri" w:cs="Calibri"/>
          </w:rPr>
          <w:t>≤ Rs 800/ month</w:t>
        </w:r>
        <w:r>
          <w:rPr>
            <w:rStyle w:val="FootnoteReference"/>
            <w:rFonts w:ascii="Calibri" w:hAnsi="Calibri" w:cs="Calibri"/>
          </w:rPr>
          <w:footnoteReference w:id="19"/>
        </w:r>
      </w:ins>
      <w:r>
        <w:rPr>
          <w:rFonts w:ascii="Calibri" w:hAnsi="Calibri" w:cs="Calibri"/>
        </w:rPr>
        <w:t xml:space="preserve"> </w:t>
      </w:r>
      <w:del w:id="612" w:author="Dr Fareeha Armughan" w:date="2026-07-31T00:00:00Z">
        <w:r>
          <w:rPr>
            <w:rFonts w:ascii="Calibri" w:hAnsi="Calibri" w:cs="Calibri"/>
          </w:rPr>
          <w:delText>for period of one year</w:delText>
        </w:r>
      </w:del>
      <w:ins w:id="613" w:author="Dr Fareeha Armughan" w:date="2026-07-31T00:00:00Z">
        <w:r>
          <w:rPr>
            <w:rFonts w:ascii="Calibri" w:hAnsi="Calibri" w:cs="Calibri"/>
          </w:rPr>
          <w:t>for period of 09 months</w:t>
        </w:r>
      </w:ins>
      <w:r>
        <w:rPr>
          <w:rFonts w:ascii="Calibri" w:hAnsi="Calibri" w:cs="Calibri"/>
        </w:rPr>
        <w:t xml:space="preserve">. </w:t>
      </w:r>
    </w:p>
    <w:p w14:paraId="1C555FA7" w14:textId="77777777" w:rsidR="00DC2D66" w:rsidRDefault="00EC679A">
      <w:pPr>
        <w:jc w:val="both"/>
        <w:rPr>
          <w:ins w:id="614" w:author="Dr Fareeha Armughan" w:date="2026-07-31T00:00:00Z"/>
          <w:rFonts w:ascii="Calibri" w:hAnsi="Calibri" w:cs="Calibri"/>
        </w:rPr>
      </w:pPr>
      <w:ins w:id="615" w:author="Dr Fareeha Armughan" w:date="2026-07-31T00:00:00Z">
        <w:r>
          <w:rPr>
            <w:rFonts w:ascii="Calibri" w:hAnsi="Calibri" w:cs="Calibri"/>
            <w:b/>
            <w:bCs/>
          </w:rPr>
          <w:t xml:space="preserve">Scope of HANDS- </w:t>
        </w:r>
        <w:r>
          <w:rPr>
            <w:rFonts w:ascii="Calibri" w:hAnsi="Calibri" w:cs="Calibri"/>
          </w:rPr>
          <w:t xml:space="preserve">HANDS will identify, mobilise and register the urban informal workers of Karachi and will </w:t>
        </w:r>
      </w:ins>
      <w:ins w:id="616" w:author="Dr Fareeha Armughan" w:date="2026-08-01T21:57:00Z">
        <w:r>
          <w:rPr>
            <w:rFonts w:ascii="Calibri" w:hAnsi="Calibri" w:cs="Calibri"/>
          </w:rPr>
          <w:t>mobilize the registered beneficiaries to SDPI</w:t>
        </w:r>
      </w:ins>
      <w:ins w:id="617" w:author="Dr Fareeha Armughan" w:date="2026-07-31T00:00:00Z">
        <w:r>
          <w:rPr>
            <w:rFonts w:ascii="Calibri" w:hAnsi="Calibri" w:cs="Calibri"/>
          </w:rPr>
          <w:t>. SDPI will thereafter impart the Digital and Financial Literacy Training during February and March, following which the beneficiaries will be enrolled into the co-contributory saving scheme for a period of 09 months, running up to 31 December.</w:t>
        </w:r>
      </w:ins>
    </w:p>
    <w:p w14:paraId="1243489C" w14:textId="0F4FC239" w:rsidR="00DC2D66" w:rsidRDefault="00EC679A">
      <w:pPr>
        <w:jc w:val="both"/>
        <w:rPr>
          <w:ins w:id="618" w:author="Dr Fareeha Armughan" w:date="2026-07-31T00:00:00Z"/>
          <w:rFonts w:ascii="Calibri" w:hAnsi="Calibri" w:cs="Calibri"/>
        </w:rPr>
      </w:pPr>
      <w:ins w:id="619" w:author="Dr Fareeha Armughan" w:date="2026-07-31T00:00:00Z">
        <w:r>
          <w:rPr>
            <w:rFonts w:ascii="Calibri" w:hAnsi="Calibri" w:cs="Calibri"/>
            <w:b/>
            <w:bCs/>
          </w:rPr>
          <w:t xml:space="preserve">Urban Classroom Model and Venues- </w:t>
        </w:r>
        <w:r>
          <w:rPr>
            <w:rFonts w:ascii="Calibri" w:hAnsi="Calibri" w:cs="Calibri"/>
          </w:rPr>
          <w:t>In rural Sindh, the trainings are delivered</w:t>
        </w:r>
      </w:ins>
      <w:ins w:id="620" w:author="Dr Fareeha Armughan" w:date="2026-08-01T21:58:00Z">
        <w:r>
          <w:rPr>
            <w:rFonts w:ascii="Calibri" w:hAnsi="Calibri" w:cs="Calibri"/>
          </w:rPr>
          <w:t xml:space="preserve"> at any</w:t>
        </w:r>
      </w:ins>
      <w:ins w:id="621" w:author="Dr Fareeha Armughan" w:date="2026-07-31T00:00:00Z">
        <w:r>
          <w:rPr>
            <w:rFonts w:ascii="Calibri" w:hAnsi="Calibri" w:cs="Calibri"/>
          </w:rPr>
          <w:t xml:space="preserve"> available </w:t>
        </w:r>
      </w:ins>
      <w:ins w:id="622" w:author="Dr Fareeha Armughan" w:date="2026-08-01T21:59:00Z">
        <w:r>
          <w:rPr>
            <w:rFonts w:ascii="Calibri" w:hAnsi="Calibri" w:cs="Calibri"/>
          </w:rPr>
          <w:t xml:space="preserve">space </w:t>
        </w:r>
      </w:ins>
      <w:ins w:id="623" w:author="Dr Fareeha Armughan" w:date="2026-07-31T00:00:00Z">
        <w:r>
          <w:rPr>
            <w:rFonts w:ascii="Calibri" w:hAnsi="Calibri" w:cs="Calibri"/>
          </w:rPr>
          <w:t xml:space="preserve">at </w:t>
        </w:r>
      </w:ins>
      <w:ins w:id="624" w:author="Dr Fareeha Armughan" w:date="2026-08-01T21:59:00Z">
        <w:r>
          <w:rPr>
            <w:rFonts w:ascii="Calibri" w:hAnsi="Calibri" w:cs="Calibri"/>
          </w:rPr>
          <w:t>village/</w:t>
        </w:r>
      </w:ins>
      <w:ins w:id="625" w:author="Dr Fareeha Armughan" w:date="2026-07-31T00:00:00Z">
        <w:r>
          <w:rPr>
            <w:rFonts w:ascii="Calibri" w:hAnsi="Calibri" w:cs="Calibri"/>
          </w:rPr>
          <w:t xml:space="preserve">community level. Karachi, being a metropolitan </w:t>
        </w:r>
      </w:ins>
      <w:ins w:id="626" w:author="Dr Fareeha Armughan" w:date="2026-08-01T21:59:00Z">
        <w:r>
          <w:rPr>
            <w:rFonts w:ascii="Calibri" w:hAnsi="Calibri" w:cs="Calibri"/>
          </w:rPr>
          <w:t>city, does not offer this</w:t>
        </w:r>
      </w:ins>
      <w:ins w:id="627" w:author="Dr Fareeha Armughan" w:date="2026-08-01T22:00:00Z">
        <w:r>
          <w:rPr>
            <w:rFonts w:ascii="Calibri" w:hAnsi="Calibri" w:cs="Calibri"/>
          </w:rPr>
          <w:t>.</w:t>
        </w:r>
      </w:ins>
      <w:ins w:id="628" w:author="Dr Fareeha Armughan" w:date="2026-08-01T22:01:00Z">
        <w:r>
          <w:rPr>
            <w:rFonts w:ascii="Calibri" w:hAnsi="Calibri" w:cs="Calibri"/>
          </w:rPr>
          <w:t xml:space="preserve"> Also,</w:t>
        </w:r>
      </w:ins>
      <w:ins w:id="629" w:author="Dr Fareeha Armughan" w:date="2026-08-01T22:00:00Z">
        <w:r>
          <w:rPr>
            <w:rFonts w:ascii="Calibri" w:hAnsi="Calibri" w:cs="Calibri"/>
          </w:rPr>
          <w:t xml:space="preserve"> </w:t>
        </w:r>
      </w:ins>
      <w:ins w:id="630" w:author="Dr Fareeha Armughan" w:date="2026-08-01T22:01:00Z">
        <w:r>
          <w:rPr>
            <w:rFonts w:ascii="Calibri" w:hAnsi="Calibri" w:cs="Calibri"/>
          </w:rPr>
          <w:t>t</w:t>
        </w:r>
      </w:ins>
      <w:ins w:id="631" w:author="Dr Fareeha Armughan" w:date="2026-07-31T00:00:00Z">
        <w:r>
          <w:rPr>
            <w:rFonts w:ascii="Calibri" w:hAnsi="Calibri" w:cs="Calibri"/>
          </w:rPr>
          <w:t xml:space="preserve">he </w:t>
        </w:r>
      </w:ins>
      <w:ins w:id="632" w:author="Dr Fareeha Armughan" w:date="2026-08-01T21:59:00Z">
        <w:r>
          <w:rPr>
            <w:rFonts w:ascii="Calibri" w:hAnsi="Calibri" w:cs="Calibri"/>
          </w:rPr>
          <w:t>Urban Informal Workers are massively dispersed</w:t>
        </w:r>
      </w:ins>
      <w:ins w:id="633" w:author="Dr Fareeha Armughan" w:date="2026-08-01T22:00:00Z">
        <w:r>
          <w:rPr>
            <w:rFonts w:ascii="Calibri" w:hAnsi="Calibri" w:cs="Calibri"/>
          </w:rPr>
          <w:t xml:space="preserve"> </w:t>
        </w:r>
      </w:ins>
      <w:ins w:id="634" w:author="Dr Fareeha Armughan" w:date="2026-08-01T22:01:00Z">
        <w:r>
          <w:rPr>
            <w:rFonts w:ascii="Calibri" w:hAnsi="Calibri" w:cs="Calibri"/>
          </w:rPr>
          <w:t>across multiple zones of the city</w:t>
        </w:r>
      </w:ins>
      <w:ins w:id="635" w:author="Dr Fareeha Armughan" w:date="2026-07-31T00:00:00Z">
        <w:r>
          <w:rPr>
            <w:rFonts w:ascii="Calibri" w:hAnsi="Calibri" w:cs="Calibri"/>
          </w:rPr>
          <w:t>. A prototype classroom model is therefore imperative for the urban landscape, under which dedicated training space will be arranged</w:t>
        </w:r>
      </w:ins>
      <w:ins w:id="636" w:author="Dr Fareeha Armughan" w:date="2026-08-03T21:16:00Z">
        <w:r>
          <w:rPr>
            <w:rFonts w:ascii="Calibri" w:hAnsi="Calibri" w:cs="Calibri"/>
          </w:rPr>
          <w:t>,</w:t>
        </w:r>
      </w:ins>
      <w:ins w:id="637" w:author="Dr Fareeha Armughan" w:date="2026-07-31T00:00:00Z">
        <w:r>
          <w:rPr>
            <w:rFonts w:ascii="Calibri" w:hAnsi="Calibri" w:cs="Calibri"/>
          </w:rPr>
          <w:t xml:space="preserve"> zone-wise</w:t>
        </w:r>
      </w:ins>
      <w:ins w:id="638" w:author="Dr Fareeha Armughan" w:date="2026-08-03T21:16:00Z">
        <w:r>
          <w:rPr>
            <w:rFonts w:ascii="Calibri" w:hAnsi="Calibri" w:cs="Calibri"/>
          </w:rPr>
          <w:t>,</w:t>
        </w:r>
      </w:ins>
      <w:ins w:id="639" w:author="Dr Fareeha Armughan" w:date="2026-07-31T00:00:00Z">
        <w:r>
          <w:rPr>
            <w:rFonts w:ascii="Calibri" w:hAnsi="Calibri" w:cs="Calibri"/>
          </w:rPr>
          <w:t xml:space="preserve"> across Karachi. To cover the 10,000 urban informal workers, 400 two-day trainings will be required at a cohort size of 25 beneficiaries per training.</w:t>
        </w:r>
      </w:ins>
    </w:p>
    <w:p w14:paraId="3A455254" w14:textId="77777777" w:rsidR="0094141D" w:rsidRPr="00635F04" w:rsidRDefault="0094141D" w:rsidP="006C0A05">
      <w:pPr>
        <w:jc w:val="both"/>
        <w:rPr>
          <w:rFonts w:ascii="Calibri" w:hAnsi="Calibri" w:cs="Calibri"/>
        </w:rPr>
      </w:pPr>
    </w:p>
    <w:p w14:paraId="10742933" w14:textId="77777777" w:rsidR="006C0A05" w:rsidRDefault="006C0A05" w:rsidP="00D6153A">
      <w:pPr>
        <w:pStyle w:val="Heading2"/>
      </w:pPr>
      <w:bookmarkStart w:id="640" w:name="_Toc677528283"/>
      <w:r>
        <w:t>Saving Scheme Follow up and Monitoring</w:t>
      </w:r>
      <w:bookmarkEnd w:id="640"/>
      <w:r>
        <w:t xml:space="preserve"> </w:t>
      </w:r>
    </w:p>
    <w:p w14:paraId="535D4458" w14:textId="77777777" w:rsidR="006C0A05" w:rsidRDefault="006C0A05" w:rsidP="006C0A05">
      <w:pPr>
        <w:jc w:val="both"/>
        <w:rPr>
          <w:rFonts w:ascii="Calibri" w:hAnsi="Calibri" w:cs="Calibri"/>
        </w:rPr>
      </w:pPr>
      <w:r>
        <w:rPr>
          <w:rFonts w:ascii="Calibri" w:hAnsi="Calibri" w:cs="Calibri"/>
        </w:rPr>
        <w:t xml:space="preserve">For the first intervention, training will be given to </w:t>
      </w:r>
      <w:del w:id="641" w:author="Dr Fareeha Armughan" w:date="2026-07-31T00:00:00Z">
        <w:r>
          <w:rPr>
            <w:rFonts w:ascii="Calibri" w:hAnsi="Calibri" w:cs="Calibri"/>
          </w:rPr>
          <w:delText>250,000</w:delText>
        </w:r>
      </w:del>
      <w:ins w:id="642" w:author="Dr Fareeha Armughan" w:date="2026-07-31T00:00:00Z">
        <w:r>
          <w:rPr>
            <w:rFonts w:ascii="Calibri" w:hAnsi="Calibri" w:cs="Calibri"/>
          </w:rPr>
          <w:t>125,000</w:t>
        </w:r>
      </w:ins>
      <w:r>
        <w:rPr>
          <w:rFonts w:ascii="Calibri" w:hAnsi="Calibri" w:cs="Calibri"/>
        </w:rPr>
        <w:t xml:space="preserve"> Mamta beneficiaries in 8 months with parallel account opening</w:t>
      </w:r>
      <w:del w:id="643" w:author="Dr Fareeha Armughan" w:date="2026-07-31T00:00:00Z">
        <w:r>
          <w:rPr>
            <w:rFonts w:ascii="Calibri" w:hAnsi="Calibri" w:cs="Calibri"/>
          </w:rPr>
          <w:delText xml:space="preserve"> and enrolment in co-contributory saving scheme</w:delText>
        </w:r>
      </w:del>
      <w:r>
        <w:rPr>
          <w:rFonts w:ascii="Calibri" w:hAnsi="Calibri" w:cs="Calibri"/>
        </w:rPr>
        <w:t xml:space="preserve">. </w:t>
      </w:r>
      <w:del w:id="644" w:author="Dr Fareeha Armughan" w:date="2026-08-03T12:01:00Z">
        <w:r>
          <w:rPr>
            <w:rFonts w:ascii="Calibri" w:hAnsi="Calibri" w:cs="Calibri"/>
          </w:rPr>
          <w:delText>Similarly</w:delText>
        </w:r>
      </w:del>
      <w:ins w:id="645" w:author="Dr Fareeha Armughan" w:date="2026-08-03T12:01:00Z">
        <w:r>
          <w:rPr>
            <w:rFonts w:ascii="Calibri" w:hAnsi="Calibri" w:cs="Calibri"/>
          </w:rPr>
          <w:t>Similarly,</w:t>
        </w:r>
      </w:ins>
      <w:r>
        <w:rPr>
          <w:rFonts w:ascii="Calibri" w:hAnsi="Calibri" w:cs="Calibri"/>
        </w:rPr>
        <w:t xml:space="preserve"> for </w:t>
      </w:r>
      <w:del w:id="646" w:author="Dr Fareeha Armughan" w:date="2026-08-01T22:10:00Z">
        <w:r>
          <w:rPr>
            <w:rFonts w:ascii="Calibri" w:hAnsi="Calibri" w:cs="Calibri"/>
          </w:rPr>
          <w:delText>2nd</w:delText>
        </w:r>
      </w:del>
      <w:r>
        <w:rPr>
          <w:rFonts w:ascii="Calibri" w:hAnsi="Calibri" w:cs="Calibri"/>
        </w:rPr>
        <w:t xml:space="preserve"> </w:t>
      </w:r>
      <w:del w:id="647" w:author="Dr Fareeha Armughan" w:date="2026-08-01T22:10:00Z">
        <w:r>
          <w:rPr>
            <w:rFonts w:ascii="Calibri" w:hAnsi="Calibri" w:cs="Calibri"/>
          </w:rPr>
          <w:delText xml:space="preserve">and </w:delText>
        </w:r>
      </w:del>
      <w:r>
        <w:rPr>
          <w:rFonts w:ascii="Calibri" w:hAnsi="Calibri" w:cs="Calibri"/>
        </w:rPr>
        <w:t xml:space="preserve">3rd intervention, </w:t>
      </w:r>
      <w:del w:id="648" w:author="Dr Fareeha Armughan" w:date="2026-08-01T22:11:00Z">
        <w:r>
          <w:rPr>
            <w:rFonts w:ascii="Calibri" w:hAnsi="Calibri" w:cs="Calibri"/>
          </w:rPr>
          <w:delText xml:space="preserve">SRSO and </w:delText>
        </w:r>
      </w:del>
      <w:del w:id="649" w:author="Dr Fareeha Armughan" w:date="2026-07-31T00:00:00Z">
        <w:r>
          <w:rPr>
            <w:rFonts w:ascii="Calibri" w:hAnsi="Calibri" w:cs="Calibri"/>
          </w:rPr>
          <w:delText>Akhtar Hamid Foundation</w:delText>
        </w:r>
      </w:del>
      <w:ins w:id="650" w:author="Dr Fareeha Armughan" w:date="2026-07-31T00:00:00Z">
        <w:r>
          <w:rPr>
            <w:rFonts w:ascii="Calibri" w:hAnsi="Calibri" w:cs="Calibri"/>
          </w:rPr>
          <w:t>HANDS</w:t>
        </w:r>
      </w:ins>
      <w:r>
        <w:rPr>
          <w:rFonts w:ascii="Calibri" w:hAnsi="Calibri" w:cs="Calibri"/>
        </w:rPr>
        <w:t xml:space="preserve"> will register </w:t>
      </w:r>
      <w:del w:id="651" w:author="Dr Fareeha Armughan" w:date="2026-08-01T22:11:00Z">
        <w:r>
          <w:rPr>
            <w:rFonts w:ascii="Calibri" w:hAnsi="Calibri" w:cs="Calibri"/>
          </w:rPr>
          <w:delText xml:space="preserve">the agriculture women worker and </w:delText>
        </w:r>
      </w:del>
      <w:ins w:id="652" w:author="Dr Fareeha Armughan" w:date="2026-08-01T22:11:00Z">
        <w:r>
          <w:rPr>
            <w:rFonts w:ascii="Calibri" w:hAnsi="Calibri" w:cs="Calibri"/>
          </w:rPr>
          <w:t xml:space="preserve"> the </w:t>
        </w:r>
      </w:ins>
      <w:r>
        <w:rPr>
          <w:rFonts w:ascii="Calibri" w:hAnsi="Calibri" w:cs="Calibri"/>
        </w:rPr>
        <w:t>urban informal worker</w:t>
      </w:r>
      <w:ins w:id="653" w:author="Dr Fareeha Armughan" w:date="2026-08-01T22:11:00Z">
        <w:r>
          <w:rPr>
            <w:rFonts w:ascii="Calibri" w:hAnsi="Calibri" w:cs="Calibri"/>
          </w:rPr>
          <w:t>s</w:t>
        </w:r>
      </w:ins>
      <w:r>
        <w:rPr>
          <w:rFonts w:ascii="Calibri" w:hAnsi="Calibri" w:cs="Calibri"/>
        </w:rPr>
        <w:t xml:space="preserve"> in </w:t>
      </w:r>
      <w:del w:id="654" w:author="Dr Fareeha Armughan" w:date="2026-08-01T22:11:00Z">
        <w:r>
          <w:rPr>
            <w:rFonts w:ascii="Calibri" w:hAnsi="Calibri" w:cs="Calibri"/>
          </w:rPr>
          <w:delText>the first 6 months of the project timeline respectively</w:delText>
        </w:r>
      </w:del>
      <w:ins w:id="655" w:author="Dr Fareeha Armughan" w:date="2026-08-01T22:11:00Z">
        <w:r>
          <w:rPr>
            <w:rFonts w:ascii="Calibri" w:hAnsi="Calibri" w:cs="Calibri"/>
          </w:rPr>
          <w:t xml:space="preserve"> </w:t>
        </w:r>
      </w:ins>
      <w:ins w:id="656" w:author="Dr Fareeha Armughan" w:date="2026-08-01T22:12:00Z">
        <w:r>
          <w:rPr>
            <w:rFonts w:ascii="Calibri" w:hAnsi="Calibri" w:cs="Calibri"/>
          </w:rPr>
          <w:t>Jan 2027</w:t>
        </w:r>
      </w:ins>
      <w:r>
        <w:rPr>
          <w:rFonts w:ascii="Calibri" w:hAnsi="Calibri" w:cs="Calibri"/>
        </w:rPr>
        <w:t xml:space="preserve">. In the next </w:t>
      </w:r>
      <w:del w:id="657" w:author="Dr Fareeha Armughan" w:date="2026-08-01T22:12:00Z">
        <w:r>
          <w:rPr>
            <w:rFonts w:ascii="Calibri" w:hAnsi="Calibri" w:cs="Calibri"/>
          </w:rPr>
          <w:delText xml:space="preserve">4 to 6 </w:delText>
        </w:r>
      </w:del>
      <w:r>
        <w:rPr>
          <w:rFonts w:ascii="Calibri" w:hAnsi="Calibri" w:cs="Calibri"/>
        </w:rPr>
        <w:t xml:space="preserve">months, these workers will be imparted digital and financial literacy trainings with parallel account opening and enrolment in saving scheme. </w:t>
      </w:r>
    </w:p>
    <w:p w14:paraId="3C13D45D" w14:textId="77777777" w:rsidR="00DC2D66" w:rsidRDefault="00EC679A">
      <w:pPr>
        <w:jc w:val="both"/>
        <w:rPr>
          <w:ins w:id="658" w:author="Dr Fareeha Armughan" w:date="2026-07-31T00:00:00Z"/>
          <w:rFonts w:ascii="Calibri" w:hAnsi="Calibri" w:cs="Calibri"/>
        </w:rPr>
      </w:pPr>
      <w:r>
        <w:rPr>
          <w:rStyle w:val="FootnoteReference"/>
          <w:rFonts w:ascii="Calibri" w:hAnsi="Calibri" w:cs="Calibri"/>
          <w:highlight w:val="yellow"/>
          <w:rPrChange w:id="659" w:author="Dr Fareeha Armughan" w:date="2026-08-03T21:20:00Z">
            <w:rPr>
              <w:rStyle w:val="FootnoteReference"/>
              <w:rFonts w:ascii="Calibri" w:hAnsi="Calibri" w:cs="Calibri"/>
            </w:rPr>
          </w:rPrChange>
        </w:rPr>
        <w:footnoteReference w:id="20"/>
      </w:r>
    </w:p>
    <w:p w14:paraId="5FC6B8F1" w14:textId="0FD22457" w:rsidR="00DC2D66" w:rsidRDefault="00EC679A">
      <w:pPr>
        <w:jc w:val="both"/>
        <w:rPr>
          <w:ins w:id="680" w:author="Dr Fareeha Armughan" w:date="2026-07-31T00:00:00Z"/>
          <w:rFonts w:ascii="Calibri" w:hAnsi="Calibri" w:cs="Calibri"/>
        </w:rPr>
      </w:pPr>
      <w:ins w:id="681" w:author="Dr Fareeha Armughan" w:date="2026-07-31T00:00:00Z">
        <w:r>
          <w:rPr>
            <w:rFonts w:ascii="Calibri" w:hAnsi="Calibri" w:cs="Calibri"/>
            <w:b/>
            <w:bCs/>
          </w:rPr>
          <w:t xml:space="preserve">Designated Field Offices- </w:t>
        </w:r>
        <w:r>
          <w:rPr>
            <w:rFonts w:ascii="Calibri" w:hAnsi="Calibri" w:cs="Calibri"/>
          </w:rPr>
          <w:t>The saving scheme will be operated through designated office</w:t>
        </w:r>
      </w:ins>
      <w:ins w:id="682" w:author="Dr Fareeha Armughan" w:date="2026-08-01T22:13:00Z">
        <w:r>
          <w:rPr>
            <w:rFonts w:ascii="Calibri" w:hAnsi="Calibri" w:cs="Calibri"/>
          </w:rPr>
          <w:t>s per District</w:t>
        </w:r>
      </w:ins>
      <w:ins w:id="683" w:author="Dr Fareeha Armughan" w:date="2026-07-31T00:00:00Z">
        <w:r>
          <w:rPr>
            <w:rFonts w:ascii="Calibri" w:hAnsi="Calibri" w:cs="Calibri"/>
          </w:rPr>
          <w:t>. This office presence is not a matter of convenience but of operational necessity</w:t>
        </w:r>
      </w:ins>
      <w:ins w:id="684" w:author="Dr Fareeha Armughan" w:date="2026-08-03T21:20:00Z">
        <w:r>
          <w:rPr>
            <w:rFonts w:ascii="Calibri" w:hAnsi="Calibri" w:cs="Calibri"/>
          </w:rPr>
          <w:t>.</w:t>
        </w:r>
      </w:ins>
      <w:ins w:id="685" w:author="Dr Fareeha Armughan" w:date="2026-07-31T00:00:00Z">
        <w:r>
          <w:rPr>
            <w:rFonts w:ascii="Calibri" w:hAnsi="Calibri" w:cs="Calibri"/>
          </w:rPr>
          <w:t xml:space="preserve"> </w:t>
        </w:r>
      </w:ins>
      <w:ins w:id="686" w:author="Dr Fareeha Armughan" w:date="2026-08-03T21:20:00Z">
        <w:r>
          <w:rPr>
            <w:rFonts w:ascii="Calibri" w:hAnsi="Calibri" w:cs="Calibri"/>
          </w:rPr>
          <w:t>At</w:t>
        </w:r>
      </w:ins>
      <w:ins w:id="687" w:author="Dr Fareeha Armughan" w:date="2026-08-03T21:21:00Z">
        <w:r>
          <w:rPr>
            <w:rFonts w:ascii="Calibri" w:hAnsi="Calibri" w:cs="Calibri"/>
          </w:rPr>
          <w:t xml:space="preserve"> the very onset of the intervention, a retail agent cannot</w:t>
        </w:r>
      </w:ins>
      <w:ins w:id="688" w:author="Dr Fareeha Armughan" w:date="2026-07-31T00:00:00Z">
        <w:r>
          <w:rPr>
            <w:rFonts w:ascii="Calibri" w:hAnsi="Calibri" w:cs="Calibri"/>
          </w:rPr>
          <w:t xml:space="preserve"> be taken</w:t>
        </w:r>
      </w:ins>
      <w:ins w:id="689" w:author="Dr Fareeha Armughan" w:date="2026-08-03T21:21:00Z">
        <w:r>
          <w:rPr>
            <w:rFonts w:ascii="Calibri" w:hAnsi="Calibri" w:cs="Calibri"/>
          </w:rPr>
          <w:t>,</w:t>
        </w:r>
      </w:ins>
      <w:ins w:id="690" w:author="Dr Fareeha Armughan" w:date="2026-07-31T00:00:00Z">
        <w:r>
          <w:rPr>
            <w:rFonts w:ascii="Calibri" w:hAnsi="Calibri" w:cs="Calibri"/>
          </w:rPr>
          <w:t xml:space="preserve"> door to door</w:t>
        </w:r>
      </w:ins>
      <w:ins w:id="691" w:author="Dr Fareeha Armughan" w:date="2026-08-03T21:21:00Z">
        <w:r>
          <w:rPr>
            <w:rFonts w:ascii="Calibri" w:hAnsi="Calibri" w:cs="Calibri"/>
          </w:rPr>
          <w:t>,</w:t>
        </w:r>
      </w:ins>
      <w:ins w:id="692" w:author="Dr Fareeha Armughan" w:date="2026-07-31T00:00:00Z">
        <w:r>
          <w:rPr>
            <w:rFonts w:ascii="Calibri" w:hAnsi="Calibri" w:cs="Calibri"/>
          </w:rPr>
          <w:t xml:space="preserve"> into the villages, as an itinerant agent collecting cash from women </w:t>
        </w:r>
      </w:ins>
      <w:ins w:id="693" w:author="Dr Fareeha Armughan" w:date="2026-08-03T21:22:00Z">
        <w:r>
          <w:rPr>
            <w:rFonts w:ascii="Calibri" w:hAnsi="Calibri" w:cs="Calibri"/>
          </w:rPr>
          <w:t xml:space="preserve">will be </w:t>
        </w:r>
      </w:ins>
      <w:ins w:id="694" w:author="Dr Fareeha Armughan" w:date="2026-07-31T00:00:00Z">
        <w:r>
          <w:rPr>
            <w:rFonts w:ascii="Calibri" w:hAnsi="Calibri" w:cs="Calibri"/>
          </w:rPr>
          <w:t xml:space="preserve">labelled a fraudulent </w:t>
        </w:r>
      </w:ins>
      <w:ins w:id="695" w:author="Dr Fareeha Armughan" w:date="2026-08-01T22:13:00Z">
        <w:r>
          <w:rPr>
            <w:rFonts w:ascii="Calibri" w:hAnsi="Calibri" w:cs="Calibri"/>
          </w:rPr>
          <w:t>actor</w:t>
        </w:r>
      </w:ins>
    </w:p>
    <w:p w14:paraId="65B1E87D" w14:textId="05F153E0" w:rsidR="00DC2D66" w:rsidRDefault="00EC679A" w:rsidP="003D7822">
      <w:pPr>
        <w:jc w:val="both"/>
        <w:rPr>
          <w:ins w:id="696" w:author="Dr Fareeha Armughan" w:date="2026-07-31T00:00:00Z"/>
          <w:rFonts w:ascii="Calibri" w:hAnsi="Calibri" w:cs="Calibri"/>
        </w:rPr>
      </w:pPr>
      <w:ins w:id="697" w:author="Dr Fareeha Armughan" w:date="2026-07-31T00:00:00Z">
        <w:r>
          <w:rPr>
            <w:rFonts w:ascii="Calibri" w:hAnsi="Calibri" w:cs="Calibri"/>
            <w:b/>
            <w:bCs/>
          </w:rPr>
          <w:lastRenderedPageBreak/>
          <w:t xml:space="preserve">Digital Verification at Every Step- </w:t>
        </w:r>
        <w:r>
          <w:rPr>
            <w:rFonts w:ascii="Calibri" w:hAnsi="Calibri" w:cs="Calibri"/>
          </w:rPr>
          <w:t>At every step of the enrolment</w:t>
        </w:r>
      </w:ins>
      <w:ins w:id="698" w:author="Dr Fareeha Armughan" w:date="2026-08-01T22:15:00Z">
        <w:r>
          <w:rPr>
            <w:rFonts w:ascii="Calibri" w:hAnsi="Calibri" w:cs="Calibri"/>
          </w:rPr>
          <w:t xml:space="preserve"> in the saving </w:t>
        </w:r>
      </w:ins>
      <w:ins w:id="699" w:author="Dr Fareeha Armughan" w:date="2026-08-03T21:20:00Z">
        <w:r>
          <w:rPr>
            <w:rFonts w:ascii="Calibri" w:hAnsi="Calibri" w:cs="Calibri"/>
          </w:rPr>
          <w:t>scheme, the</w:t>
        </w:r>
      </w:ins>
      <w:ins w:id="700" w:author="Dr Fareeha Armughan" w:date="2026-07-31T00:00:00Z">
        <w:r>
          <w:rPr>
            <w:rFonts w:ascii="Calibri" w:hAnsi="Calibri" w:cs="Calibri"/>
          </w:rPr>
          <w:t xml:space="preserve"> deposit </w:t>
        </w:r>
      </w:ins>
      <w:ins w:id="701" w:author="Dr Fareeha Armughan" w:date="2026-08-01T22:15:00Z">
        <w:r>
          <w:rPr>
            <w:rFonts w:ascii="Calibri" w:hAnsi="Calibri" w:cs="Calibri"/>
          </w:rPr>
          <w:t xml:space="preserve">of the saving into the mobile money account </w:t>
        </w:r>
      </w:ins>
      <w:ins w:id="702" w:author="Dr Fareeha Armughan" w:date="2026-07-31T00:00:00Z">
        <w:r>
          <w:rPr>
            <w:rFonts w:ascii="Calibri" w:hAnsi="Calibri" w:cs="Calibri"/>
          </w:rPr>
          <w:t>and verification cycle</w:t>
        </w:r>
      </w:ins>
      <w:ins w:id="703" w:author="Dr Fareeha Armughan" w:date="2026-08-01T22:16:00Z">
        <w:r>
          <w:rPr>
            <w:rFonts w:ascii="Calibri" w:hAnsi="Calibri" w:cs="Calibri"/>
          </w:rPr>
          <w:t xml:space="preserve"> will be continuously digitized</w:t>
        </w:r>
      </w:ins>
      <w:ins w:id="704" w:author="Dr Fareeha Armughan" w:date="2026-07-31T00:00:00Z">
        <w:r>
          <w:rPr>
            <w:rFonts w:ascii="Calibri" w:hAnsi="Calibri" w:cs="Calibri"/>
          </w:rPr>
          <w:t xml:space="preserve">, so that </w:t>
        </w:r>
      </w:ins>
      <w:ins w:id="705" w:author="Dr Fareeha Armughan" w:date="2026-08-01T22:16:00Z">
        <w:r>
          <w:rPr>
            <w:rFonts w:ascii="Calibri" w:hAnsi="Calibri" w:cs="Calibri"/>
          </w:rPr>
          <w:t>the</w:t>
        </w:r>
      </w:ins>
      <w:ins w:id="706" w:author="Dr Fareeha Armughan" w:date="2026-07-31T00:00:00Z">
        <w:r>
          <w:rPr>
            <w:rFonts w:ascii="Calibri" w:hAnsi="Calibri" w:cs="Calibri"/>
          </w:rPr>
          <w:t xml:space="preserve"> verification activity </w:t>
        </w:r>
      </w:ins>
      <w:ins w:id="707" w:author="Dr Fareeha Armughan" w:date="2026-08-01T22:16:00Z">
        <w:r>
          <w:rPr>
            <w:rFonts w:ascii="Calibri" w:hAnsi="Calibri" w:cs="Calibri"/>
          </w:rPr>
          <w:t>shou</w:t>
        </w:r>
      </w:ins>
      <w:ins w:id="708" w:author="Dr Fareeha Armughan" w:date="2026-08-01T22:17:00Z">
        <w:r>
          <w:rPr>
            <w:rFonts w:ascii="Calibri" w:hAnsi="Calibri" w:cs="Calibri"/>
          </w:rPr>
          <w:t xml:space="preserve">ld converge from </w:t>
        </w:r>
      </w:ins>
      <w:ins w:id="709" w:author="Dr Fareeha Armughan" w:date="2026-08-03T21:23:00Z">
        <w:r>
          <w:rPr>
            <w:rFonts w:ascii="Calibri" w:hAnsi="Calibri" w:cs="Calibri"/>
          </w:rPr>
          <w:t>m</w:t>
        </w:r>
      </w:ins>
      <w:ins w:id="710" w:author="Dr Fareeha Armughan" w:date="2026-08-01T22:17:00Z">
        <w:r>
          <w:rPr>
            <w:rFonts w:ascii="Calibri" w:hAnsi="Calibri" w:cs="Calibri"/>
          </w:rPr>
          <w:t xml:space="preserve">anual </w:t>
        </w:r>
      </w:ins>
      <w:ins w:id="711" w:author="Dr Fareeha Armughan" w:date="2026-08-03T21:23:00Z">
        <w:r>
          <w:rPr>
            <w:rFonts w:ascii="Calibri" w:hAnsi="Calibri" w:cs="Calibri"/>
          </w:rPr>
          <w:t>v</w:t>
        </w:r>
      </w:ins>
      <w:ins w:id="712" w:author="Dr Fareeha Armughan" w:date="2026-08-01T22:17:00Z">
        <w:r>
          <w:rPr>
            <w:rFonts w:ascii="Calibri" w:hAnsi="Calibri" w:cs="Calibri"/>
          </w:rPr>
          <w:t>erification to digitized/phone verification over time through the 9 mo</w:t>
        </w:r>
      </w:ins>
      <w:ins w:id="713" w:author="Dr Fareeha Armughan" w:date="2026-07-31T00:00:00Z">
        <w:r>
          <w:rPr>
            <w:rFonts w:ascii="Calibri" w:hAnsi="Calibri" w:cs="Calibri"/>
          </w:rPr>
          <w:t>nths of the scheme.</w:t>
        </w:r>
      </w:ins>
    </w:p>
    <w:p w14:paraId="7530F5AC" w14:textId="35C4BFFC" w:rsidR="00DC2D66" w:rsidRDefault="00EC679A">
      <w:pPr>
        <w:jc w:val="both"/>
        <w:rPr>
          <w:ins w:id="714" w:author="Dr Fareeha Armughan" w:date="2026-07-31T00:00:00Z"/>
          <w:rFonts w:ascii="Calibri" w:hAnsi="Calibri" w:cs="Calibri"/>
        </w:rPr>
      </w:pPr>
      <w:ins w:id="715" w:author="Dr Fareeha Armughan" w:date="2026-07-31T00:00:00Z">
        <w:r>
          <w:rPr>
            <w:rFonts w:ascii="Calibri" w:hAnsi="Calibri" w:cs="Calibri"/>
            <w:b/>
            <w:bCs/>
          </w:rPr>
          <w:t xml:space="preserve">Licensed Retail Agents- </w:t>
        </w:r>
        <w:r>
          <w:rPr>
            <w:rFonts w:ascii="Calibri" w:hAnsi="Calibri" w:cs="Calibri"/>
          </w:rPr>
          <w:t xml:space="preserve">SDPI will </w:t>
        </w:r>
      </w:ins>
      <w:ins w:id="716" w:author="Dr Fareeha Armughan" w:date="2026-08-01T22:19:00Z">
        <w:r>
          <w:rPr>
            <w:rFonts w:ascii="Calibri" w:hAnsi="Calibri" w:cs="Calibri"/>
          </w:rPr>
          <w:t>take into loop l</w:t>
        </w:r>
      </w:ins>
      <w:ins w:id="717" w:author="Dr Fareeha Armughan" w:date="2026-07-31T00:00:00Z">
        <w:r>
          <w:rPr>
            <w:rFonts w:ascii="Calibri" w:hAnsi="Calibri" w:cs="Calibri"/>
          </w:rPr>
          <w:t>icensed Retail Agent at designated office</w:t>
        </w:r>
      </w:ins>
      <w:ins w:id="718" w:author="Dr Fareeha Armughan" w:date="2026-08-01T22:19:00Z">
        <w:r>
          <w:rPr>
            <w:rFonts w:ascii="Calibri" w:hAnsi="Calibri" w:cs="Calibri"/>
          </w:rPr>
          <w:t>(</w:t>
        </w:r>
      </w:ins>
      <w:ins w:id="719" w:author="Dr Fareeha Armughan" w:date="2026-07-31T00:00:00Z">
        <w:r>
          <w:rPr>
            <w:rFonts w:ascii="Calibri" w:hAnsi="Calibri" w:cs="Calibri"/>
          </w:rPr>
          <w:t>s</w:t>
        </w:r>
      </w:ins>
      <w:ins w:id="720" w:author="Dr Fareeha Armughan" w:date="2026-08-01T22:19:00Z">
        <w:r>
          <w:rPr>
            <w:rFonts w:ascii="Calibri" w:hAnsi="Calibri" w:cs="Calibri"/>
          </w:rPr>
          <w:t>)</w:t>
        </w:r>
      </w:ins>
      <w:ins w:id="721" w:author="Dr Fareeha Armughan" w:date="2026-08-01T22:20:00Z">
        <w:r>
          <w:rPr>
            <w:rFonts w:ascii="Calibri" w:hAnsi="Calibri" w:cs="Calibri"/>
          </w:rPr>
          <w:t xml:space="preserve"> &amp; selective spots in field</w:t>
        </w:r>
      </w:ins>
      <w:ins w:id="722" w:author="Dr Fareeha Armughan" w:date="2026-07-31T00:00:00Z">
        <w:r>
          <w:rPr>
            <w:rFonts w:ascii="Calibri" w:hAnsi="Calibri" w:cs="Calibri"/>
          </w:rPr>
          <w:t xml:space="preserve">, who will receive the saving amount from the beneficiaries and deposit it into their respective mobile wallets. </w:t>
        </w:r>
      </w:ins>
      <w:ins w:id="723" w:author="Dr Fareeha Armughan" w:date="2026-08-03T21:23:00Z">
        <w:r>
          <w:rPr>
            <w:rFonts w:ascii="Calibri" w:hAnsi="Calibri" w:cs="Calibri"/>
          </w:rPr>
          <w:t>After a certain i</w:t>
        </w:r>
      </w:ins>
      <w:ins w:id="724" w:author="Dr Fareeha Armughan" w:date="2026-08-03T21:24:00Z">
        <w:r>
          <w:rPr>
            <w:rFonts w:ascii="Calibri" w:hAnsi="Calibri" w:cs="Calibri"/>
          </w:rPr>
          <w:t>nitial period, t</w:t>
        </w:r>
      </w:ins>
    </w:p>
    <w:p w14:paraId="724DC7C2" w14:textId="77777777" w:rsidR="009E39FF" w:rsidRDefault="006C0A05" w:rsidP="00F365EE">
      <w:pPr>
        <w:jc w:val="both"/>
        <w:rPr>
          <w:rFonts w:ascii="Calibri" w:hAnsi="Calibri" w:cs="Calibri"/>
        </w:rPr>
      </w:pPr>
      <w:r>
        <w:rPr>
          <w:rFonts w:ascii="Calibri" w:hAnsi="Calibri" w:cs="Calibri"/>
        </w:rPr>
        <w:t xml:space="preserve">There will be a </w:t>
      </w:r>
      <w:del w:id="725" w:author="Dr Fareeha Armughan" w:date="2026-08-01T22:25:00Z">
        <w:r>
          <w:rPr>
            <w:rFonts w:ascii="Calibri" w:hAnsi="Calibri" w:cs="Calibri"/>
          </w:rPr>
          <w:delText xml:space="preserve">holistic </w:delText>
        </w:r>
      </w:del>
      <w:r>
        <w:rPr>
          <w:rFonts w:ascii="Calibri" w:hAnsi="Calibri" w:cs="Calibri"/>
        </w:rPr>
        <w:t xml:space="preserve">follow up team of saving scheme stationed at SDPI and coordinating with </w:t>
      </w:r>
      <w:del w:id="726" w:author="Dr Fareeha Armughan" w:date="2026-07-31T00:00:00Z">
        <w:r>
          <w:rPr>
            <w:rFonts w:ascii="Calibri" w:hAnsi="Calibri" w:cs="Calibri"/>
          </w:rPr>
          <w:delText>partner banks (with the support of BISP)</w:delText>
        </w:r>
      </w:del>
      <w:ins w:id="727" w:author="Dr Fareeha Armughan" w:date="2026-07-31T00:00:00Z">
        <w:r>
          <w:rPr>
            <w:rFonts w:ascii="Calibri" w:hAnsi="Calibri" w:cs="Calibri"/>
          </w:rPr>
          <w:t xml:space="preserve">the </w:t>
        </w:r>
      </w:ins>
      <w:ins w:id="728" w:author="Dr Fareeha Armughan" w:date="2026-08-01T22:25:00Z">
        <w:r>
          <w:rPr>
            <w:rFonts w:ascii="Calibri" w:hAnsi="Calibri" w:cs="Calibri"/>
          </w:rPr>
          <w:t>potential</w:t>
        </w:r>
      </w:ins>
      <w:ins w:id="729" w:author="Dr Fareeha Armughan" w:date="2026-07-31T00:00:00Z">
        <w:r>
          <w:rPr>
            <w:rFonts w:ascii="Calibri" w:hAnsi="Calibri" w:cs="Calibri"/>
          </w:rPr>
          <w:t xml:space="preserve"> Firm</w:t>
        </w:r>
      </w:ins>
      <w:r>
        <w:rPr>
          <w:rFonts w:ascii="Calibri" w:hAnsi="Calibri" w:cs="Calibri"/>
        </w:rPr>
        <w:t xml:space="preserve"> and beneficiaries for confirmation/evidence of depositing saving into their accounts. Upon verification and confirmation of evidence, the SDPI finance team will be posting the co-contributory matching amount into their accounts </w:t>
      </w:r>
      <w:del w:id="730" w:author="Dr Fareeha Armughan" w:date="2026-07-31T00:00:00Z">
        <w:r>
          <w:rPr>
            <w:rFonts w:ascii="Calibri" w:hAnsi="Calibri" w:cs="Calibri"/>
          </w:rPr>
          <w:delText>quarterly for period of one year</w:delText>
        </w:r>
      </w:del>
      <w:ins w:id="731" w:author="Dr Fareeha Armughan" w:date="2026-07-31T00:00:00Z">
        <w:r>
          <w:rPr>
            <w:rFonts w:ascii="Calibri" w:hAnsi="Calibri" w:cs="Calibri"/>
          </w:rPr>
          <w:t>quarterly over the 09 months of the scheme</w:t>
        </w:r>
      </w:ins>
      <w:r>
        <w:rPr>
          <w:rFonts w:ascii="Calibri" w:hAnsi="Calibri" w:cs="Calibri"/>
        </w:rPr>
        <w:t xml:space="preserve">.  This follow up team will be engaged throughout the life of project for actively monitoring and coordinating with all the beneficiaries having different timelines of attaining the co-contributory saving scheme.  </w:t>
      </w:r>
    </w:p>
    <w:p w14:paraId="2CF55C7B" w14:textId="77777777" w:rsidR="00080A01" w:rsidRPr="00080A01" w:rsidRDefault="00080A01" w:rsidP="00F365EE">
      <w:pPr>
        <w:jc w:val="both"/>
        <w:rPr>
          <w:rFonts w:ascii="Calibri" w:hAnsi="Calibri" w:cs="Calibri"/>
        </w:rPr>
      </w:pPr>
    </w:p>
    <w:p w14:paraId="5BE9B007" w14:textId="77777777" w:rsidR="00EC1F38" w:rsidRPr="00986C48" w:rsidRDefault="00EC1F38" w:rsidP="00F365EE">
      <w:pPr>
        <w:pStyle w:val="Heading1"/>
        <w:numPr>
          <w:ilvl w:val="0"/>
          <w:numId w:val="13"/>
        </w:numPr>
        <w:jc w:val="both"/>
        <w:rPr>
          <w:rFonts w:ascii="Calibri" w:hAnsi="Calibri" w:cs="Calibri"/>
        </w:rPr>
      </w:pPr>
      <w:bookmarkStart w:id="732" w:name="_Toc493659749"/>
      <w:r>
        <w:rPr>
          <w:rFonts w:ascii="Calibri" w:hAnsi="Calibri" w:cs="Calibri"/>
        </w:rPr>
        <w:t>Beneficiary Journey Mapping (BJM)</w:t>
      </w:r>
      <w:bookmarkEnd w:id="732"/>
      <w:r>
        <w:rPr>
          <w:rFonts w:ascii="Calibri" w:hAnsi="Calibri" w:cs="Calibri"/>
        </w:rPr>
        <w:t xml:space="preserve"> </w:t>
      </w:r>
    </w:p>
    <w:p w14:paraId="2F12D21D" w14:textId="77777777" w:rsidR="00D01944" w:rsidRPr="00D01944" w:rsidRDefault="00D01944" w:rsidP="00F365EE">
      <w:pPr>
        <w:jc w:val="both"/>
        <w:rPr>
          <w:rFonts w:ascii="Calibri" w:hAnsi="Calibri" w:cs="Calibri"/>
          <w:i/>
          <w:iCs/>
          <w:lang w:val="en-CA"/>
        </w:rPr>
      </w:pPr>
      <w:r>
        <w:rPr>
          <w:rFonts w:ascii="Calibri" w:hAnsi="Calibri" w:cs="Calibri"/>
        </w:rPr>
        <w:t xml:space="preserve">Journey Mapping is a valuable tool for understanding and improving the experiences of beneficiaries that underwent any social protection programs, service and systems. It is comprehensive approach that creates the roadmap of the beneficiary journey, highlighting touchpoints, challenges and opportunities for improvements. A study showed that </w:t>
      </w:r>
      <w:r>
        <w:rPr>
          <w:rFonts w:ascii="Calibri" w:hAnsi="Calibri" w:cs="Calibri"/>
          <w:i/>
          <w:iCs/>
        </w:rPr>
        <w:t>Personas</w:t>
      </w:r>
      <w:r>
        <w:rPr>
          <w:rFonts w:ascii="Calibri" w:hAnsi="Calibri" w:cs="Calibri"/>
        </w:rPr>
        <w:t xml:space="preserve"> and </w:t>
      </w:r>
      <w:r>
        <w:rPr>
          <w:rFonts w:ascii="Calibri" w:hAnsi="Calibri" w:cs="Calibri"/>
          <w:i/>
          <w:iCs/>
        </w:rPr>
        <w:t>Journey mapping</w:t>
      </w:r>
      <w:r>
        <w:rPr>
          <w:rFonts w:ascii="Calibri" w:hAnsi="Calibri" w:cs="Calibri"/>
        </w:rPr>
        <w:t xml:space="preserve"> is an essential tool that offers insights into complex nonlinear and interconnected experiences of beneficiaries within social and program contexts. Thus, employing this technique allows to better understand the impact of DFLT program and address the unique needs of the beneficiaries accordingly. </w:t>
      </w:r>
    </w:p>
    <w:p w14:paraId="001366A6" w14:textId="77777777" w:rsidR="00D01944" w:rsidRPr="00D01944" w:rsidRDefault="00D01944" w:rsidP="00F365EE">
      <w:pPr>
        <w:jc w:val="both"/>
        <w:rPr>
          <w:rFonts w:ascii="Calibri" w:hAnsi="Calibri" w:cs="Calibri"/>
          <w:lang w:val="en-CA"/>
        </w:rPr>
      </w:pPr>
      <w:r>
        <w:rPr>
          <w:rFonts w:ascii="Calibri" w:hAnsi="Calibri" w:cs="Calibri"/>
          <w:lang w:val="en-CA"/>
        </w:rPr>
        <w:t xml:space="preserve">We recommend utilizing </w:t>
      </w:r>
      <w:r>
        <w:rPr>
          <w:rFonts w:ascii="Calibri" w:hAnsi="Calibri" w:cs="Calibri"/>
          <w:b/>
          <w:bCs/>
          <w:i/>
          <w:iCs/>
          <w:lang w:val="en-CA"/>
        </w:rPr>
        <w:t>Focus Group Discussions (FGDs)</w:t>
      </w:r>
      <w:r>
        <w:rPr>
          <w:rStyle w:val="FootnoteReference"/>
          <w:rFonts w:ascii="Calibri" w:hAnsi="Calibri" w:cs="Calibri"/>
          <w:b/>
          <w:bCs/>
          <w:i/>
          <w:iCs/>
          <w:lang w:val="en-CA"/>
        </w:rPr>
        <w:footnoteReference w:id="21"/>
      </w:r>
      <w:r>
        <w:rPr>
          <w:rFonts w:ascii="Calibri" w:hAnsi="Calibri" w:cs="Calibri"/>
          <w:b/>
          <w:bCs/>
          <w:lang w:val="en-CA"/>
        </w:rPr>
        <w:t xml:space="preserve"> </w:t>
      </w:r>
      <w:r>
        <w:rPr>
          <w:rFonts w:ascii="Calibri" w:hAnsi="Calibri" w:cs="Calibri"/>
          <w:lang w:val="en-CA"/>
        </w:rPr>
        <w:t xml:space="preserve">as a qualitative approach to gather insights from the beneficiaries, trainers and the community on the overall experience of the DFLT program. </w:t>
      </w:r>
      <w:r>
        <w:rPr>
          <w:rFonts w:ascii="Calibri" w:eastAsia="Calibri" w:hAnsi="Calibri" w:cs="Calibri"/>
        </w:rPr>
        <w:t>We propose the following set of FGDs at household level</w:t>
      </w:r>
      <w:r>
        <w:rPr>
          <w:rStyle w:val="FootnoteReference"/>
          <w:rFonts w:ascii="Calibri" w:eastAsia="Calibri" w:hAnsi="Calibri" w:cs="Calibri"/>
        </w:rPr>
        <w:footnoteReference w:id="22"/>
      </w:r>
      <w:r>
        <w:rPr>
          <w:rFonts w:ascii="Calibri" w:eastAsia="Calibri" w:hAnsi="Calibri" w:cs="Calibri"/>
        </w:rPr>
        <w:t xml:space="preserve"> across four provinces: Four focus group discussions will be conducted by the survey team- i) with beneficiaries who received training, ii) Household members of the beneficiaries who underwent training, iii) with a group of community leaders and iv) ASPCs/DFLT IC</w:t>
      </w:r>
    </w:p>
    <w:p w14:paraId="0355A60E" w14:textId="77777777" w:rsidR="00D01944" w:rsidRPr="00D01944" w:rsidRDefault="00D01944" w:rsidP="00F306D2">
      <w:pPr>
        <w:jc w:val="both"/>
        <w:rPr>
          <w:rFonts w:ascii="Calibri" w:eastAsia="Calibri" w:hAnsi="Calibri" w:cs="Calibri"/>
        </w:rPr>
      </w:pPr>
      <w:r>
        <w:rPr>
          <w:rFonts w:ascii="Calibri" w:eastAsia="Calibri" w:hAnsi="Calibri" w:cs="Calibri"/>
        </w:rPr>
        <w:t>The FGDs with beneficiaries who underwent training aims to assess the program's effectiveness, exploring their experiences, comprehension of digital tools, and any observed behaviour changes. The FGDs with the household of the beneficiaries reflect upon the any behavioural change as improved financial planning and decision making. Then engaging community members in FGDs provides valuable contextual insights, gauging the program's broader impact on the community. Lastly, the FGDs with ASPCs and DFLT IC will uncover the strengths and weakness of the intervention with on ground implementation. Combining these perspectives, the FGDs aims to offer a comprehensive understanding of the program's outcomes, strengths, and areas for improvement, informing evidence-based decisions for program enhancement and expansion.</w:t>
      </w:r>
    </w:p>
    <w:p w14:paraId="07D01FF6" w14:textId="77777777" w:rsidR="00D01944" w:rsidRPr="00D01944" w:rsidRDefault="00D01944" w:rsidP="1F5271DF">
      <w:pPr>
        <w:pStyle w:val="Heading2"/>
        <w:numPr>
          <w:ilvl w:val="1"/>
          <w:numId w:val="13"/>
        </w:numPr>
        <w:jc w:val="both"/>
        <w:rPr>
          <w:rFonts w:ascii="Calibri" w:hAnsi="Calibri" w:cs="Calibri"/>
          <w:i/>
          <w:iCs/>
          <w:lang w:val="en-CA"/>
        </w:rPr>
      </w:pPr>
      <w:bookmarkStart w:id="733" w:name="_Toc193472448"/>
      <w:bookmarkStart w:id="734" w:name="_Toc524519495"/>
      <w:r>
        <w:rPr>
          <w:rFonts w:ascii="Calibri" w:hAnsi="Calibri" w:cs="Calibri"/>
          <w:i/>
          <w:iCs/>
          <w:lang w:val="en-CA"/>
        </w:rPr>
        <w:t>In depth Interviews</w:t>
      </w:r>
      <w:bookmarkEnd w:id="733"/>
      <w:bookmarkEnd w:id="734"/>
      <w:r>
        <w:rPr>
          <w:rFonts w:ascii="Calibri" w:hAnsi="Calibri" w:cs="Calibri"/>
          <w:i/>
          <w:iCs/>
          <w:lang w:val="en-CA"/>
        </w:rPr>
        <w:t xml:space="preserve"> </w:t>
      </w:r>
    </w:p>
    <w:p w14:paraId="5666DC54" w14:textId="77777777" w:rsidR="00D01944" w:rsidRPr="00D01944" w:rsidRDefault="00D01944" w:rsidP="00F365EE">
      <w:pPr>
        <w:jc w:val="both"/>
        <w:rPr>
          <w:rFonts w:ascii="Calibri" w:hAnsi="Calibri" w:cs="Calibri"/>
        </w:rPr>
      </w:pPr>
      <w:r>
        <w:rPr>
          <w:rFonts w:ascii="Calibri" w:hAnsi="Calibri" w:cs="Calibri"/>
        </w:rPr>
        <w:t xml:space="preserve">In addition to FGDs, in-depth interviews will be conducted to gather detailed information and insights from potential stakeholders. This allows for a broader exploration of the experiences and perspectives of participants, </w:t>
      </w:r>
      <w:r>
        <w:rPr>
          <w:rFonts w:ascii="Calibri" w:hAnsi="Calibri" w:cs="Calibri"/>
        </w:rPr>
        <w:lastRenderedPageBreak/>
        <w:t xml:space="preserve">providing a richer understanding of the challenges and opportunities in leveraging the DFLT program. Moreover, the insights from the coordinators and evaluators will be crucial in shaping the targeted interventions under program rollout. </w:t>
      </w:r>
    </w:p>
    <w:p w14:paraId="431F607F" w14:textId="77777777" w:rsidR="00986C48" w:rsidRPr="00D01944" w:rsidRDefault="00986C48" w:rsidP="00F365EE">
      <w:pPr>
        <w:jc w:val="both"/>
        <w:rPr>
          <w:rFonts w:ascii="Calibri" w:hAnsi="Calibri" w:cs="Calibri"/>
        </w:rPr>
      </w:pPr>
    </w:p>
    <w:p w14:paraId="25C5B192" w14:textId="77777777" w:rsidR="003A69BA" w:rsidRPr="00FD1F78" w:rsidRDefault="003A69BA" w:rsidP="00F365EE">
      <w:pPr>
        <w:pStyle w:val="Heading1"/>
        <w:numPr>
          <w:ilvl w:val="0"/>
          <w:numId w:val="13"/>
        </w:numPr>
        <w:jc w:val="both"/>
        <w:rPr>
          <w:rFonts w:ascii="Calibri" w:hAnsi="Calibri" w:cs="Calibri"/>
          <w:lang w:val="en-US"/>
        </w:rPr>
      </w:pPr>
      <w:bookmarkStart w:id="735" w:name="_Toc1205189666"/>
      <w:r>
        <w:rPr>
          <w:rFonts w:ascii="Calibri" w:hAnsi="Calibri" w:cs="Calibri"/>
          <w:lang w:val="en-US"/>
        </w:rPr>
        <w:t>Digital system</w:t>
      </w:r>
      <w:bookmarkEnd w:id="735"/>
      <w:r>
        <w:rPr>
          <w:rFonts w:ascii="Calibri" w:hAnsi="Calibri" w:cs="Calibri"/>
          <w:lang w:val="en-US"/>
        </w:rPr>
        <w:t xml:space="preserve"> </w:t>
      </w:r>
    </w:p>
    <w:p w14:paraId="2C39E1D1" w14:textId="77777777" w:rsidR="0092516B" w:rsidRDefault="0092516B" w:rsidP="00F365EE">
      <w:pPr>
        <w:jc w:val="both"/>
        <w:rPr>
          <w:ins w:id="736" w:author="Dr Fareeha Armughan" w:date="2026-08-01T22:27:00Z"/>
          <w:rFonts w:ascii="Calibri" w:hAnsi="Calibri" w:cs="Calibri"/>
        </w:rPr>
      </w:pPr>
      <w:r>
        <w:rPr>
          <w:rFonts w:ascii="Calibri" w:hAnsi="Calibri" w:cs="Calibri"/>
        </w:rPr>
        <w:t>This section highlights how digital systems provided by BISP and SDPI will enhance the efficiency, transparency, and effectiveness of the program interventions</w:t>
      </w:r>
    </w:p>
    <w:p w14:paraId="4398D61C" w14:textId="77777777" w:rsidR="009D7E76" w:rsidRPr="00FD1F78" w:rsidRDefault="001A1646" w:rsidP="00F365EE">
      <w:pPr>
        <w:jc w:val="both"/>
        <w:rPr>
          <w:rFonts w:ascii="Calibri" w:hAnsi="Calibri" w:cs="Calibri"/>
          <w:lang w:val="en-US"/>
        </w:rPr>
      </w:pPr>
      <w:r>
        <w:rPr>
          <w:rFonts w:ascii="Calibri" w:hAnsi="Calibri" w:cs="Calibri"/>
          <w:b/>
          <w:bCs/>
          <w:lang w:val="en-US"/>
        </w:rPr>
        <w:t>BISP-</w:t>
      </w:r>
      <w:r>
        <w:rPr>
          <w:rFonts w:ascii="Calibri" w:hAnsi="Calibri" w:cs="Calibri"/>
          <w:lang w:val="en-US"/>
        </w:rPr>
        <w:t xml:space="preserve"> BISP will allocate tablets for facilitating the nationwide rollout of training to beneficiaries. The distribution of tablets is given as; </w:t>
      </w:r>
      <w:del w:id="737" w:author="Dr Fareeha Armughan" w:date="2026-07-31T00:00:00Z">
        <w:r>
          <w:rPr>
            <w:rFonts w:ascii="Calibri" w:hAnsi="Calibri" w:cs="Calibri"/>
            <w:lang w:val="en-US"/>
          </w:rPr>
          <w:delText>616</w:delText>
        </w:r>
      </w:del>
      <w:del w:id="738" w:author="Dr Fareeha Armughan" w:date="2026-08-01T22:27:00Z">
        <w:r>
          <w:rPr>
            <w:rFonts w:ascii="Calibri" w:hAnsi="Calibri" w:cs="Calibri"/>
            <w:lang w:val="en-US"/>
          </w:rPr>
          <w:delText xml:space="preserve"> </w:delText>
        </w:r>
      </w:del>
      <w:r>
        <w:rPr>
          <w:rFonts w:ascii="Calibri" w:hAnsi="Calibri" w:cs="Calibri"/>
          <w:lang w:val="en-US"/>
        </w:rPr>
        <w:t xml:space="preserve">for ASPCs and </w:t>
      </w:r>
      <w:del w:id="739" w:author="Dr Fareeha Armughan" w:date="2026-08-01T22:27:00Z">
        <w:r>
          <w:rPr>
            <w:rFonts w:ascii="Calibri" w:hAnsi="Calibri" w:cs="Calibri"/>
            <w:lang w:val="en-US"/>
          </w:rPr>
          <w:delText xml:space="preserve">40 </w:delText>
        </w:r>
      </w:del>
      <w:r>
        <w:rPr>
          <w:rFonts w:ascii="Calibri" w:hAnsi="Calibri" w:cs="Calibri"/>
          <w:lang w:val="en-US"/>
        </w:rPr>
        <w:t xml:space="preserve">for DFLT ICs. </w:t>
      </w:r>
      <w:ins w:id="740" w:author="Dr Fareeha Armughan" w:date="2026-08-03T00:00:00Z">
        <w:r>
          <w:rPr>
            <w:rStyle w:val="FootnoteReference"/>
            <w:rFonts w:ascii="Calibri" w:hAnsi="Calibri" w:cs="Calibri"/>
          </w:rPr>
          <w:footnoteReference w:id="23"/>
        </w:r>
      </w:ins>
    </w:p>
    <w:p w14:paraId="595AB913" w14:textId="77777777" w:rsidR="003F7E45" w:rsidRPr="00FD1F78" w:rsidRDefault="003F7E45" w:rsidP="00F365EE">
      <w:pPr>
        <w:jc w:val="both"/>
        <w:rPr>
          <w:rFonts w:ascii="Calibri" w:hAnsi="Calibri" w:cs="Calibri"/>
          <w:lang w:val="en-US"/>
        </w:rPr>
      </w:pPr>
      <w:r>
        <w:rPr>
          <w:rFonts w:ascii="Calibri" w:hAnsi="Calibri" w:cs="Calibri"/>
          <w:b/>
          <w:bCs/>
          <w:lang w:val="en-US"/>
        </w:rPr>
        <w:t>SDPI-</w:t>
      </w:r>
      <w:r>
        <w:rPr>
          <w:rFonts w:ascii="Calibri" w:hAnsi="Calibri" w:cs="Calibri"/>
          <w:lang w:val="en-US"/>
        </w:rPr>
        <w:t xml:space="preserve"> SDPI will develop Live Status Dashboard of DFLT Training for 04 provinces. The live dashboard will be updated on a daily basis by data coming from the field. There will be 02 M&amp;E Dashboards i-e Status Dashboard &amp; M&amp;E-CTO</w:t>
      </w:r>
      <w:r>
        <w:rPr>
          <w:rFonts w:ascii="Calibri" w:hAnsi="Calibri" w:cs="Calibri"/>
          <w:color w:val="FF0000"/>
          <w:lang w:val="en-US"/>
        </w:rPr>
        <w:t xml:space="preserve"> </w:t>
      </w:r>
      <w:r>
        <w:rPr>
          <w:rFonts w:ascii="Calibri" w:hAnsi="Calibri" w:cs="Calibri"/>
          <w:lang w:val="en-US"/>
        </w:rPr>
        <w:t xml:space="preserve">Dashboard. The ‘DFLT Digital App’ will be designed and will allow live monitoring and evaluation of the ASPCs and DFLT training sessions. It included digital attendance, live screen shots of training and Performa filling. </w:t>
      </w:r>
      <w:r>
        <w:rPr>
          <w:rFonts w:ascii="Calibri" w:hAnsi="Calibri" w:cs="Calibri"/>
        </w:rPr>
        <w:t xml:space="preserve">Lastly, </w:t>
      </w:r>
      <w:r>
        <w:rPr>
          <w:rFonts w:ascii="Calibri" w:hAnsi="Calibri" w:cs="Calibri"/>
          <w:lang w:val="en-US"/>
        </w:rPr>
        <w:t xml:space="preserve">SDPI will provide the old tablets to QA Evaluators for M&amp;E activities.  </w:t>
      </w:r>
    </w:p>
    <w:p w14:paraId="087B03FE" w14:textId="77777777" w:rsidR="005D2E48" w:rsidRDefault="008918AE" w:rsidP="00F365EE">
      <w:pPr>
        <w:jc w:val="both"/>
        <w:rPr>
          <w:rFonts w:ascii="Calibri" w:hAnsi="Calibri" w:cs="Calibri"/>
        </w:rPr>
      </w:pPr>
      <w:r>
        <w:rPr>
          <w:rFonts w:ascii="Calibri" w:hAnsi="Calibri" w:cs="Calibri"/>
        </w:rPr>
        <w:t xml:space="preserve">Leveraging digital systems for project interventions serves to improve the data management, ensures real time monitoring and evaluation, enhanced communication and coordination optimizing the overall project impact. </w:t>
      </w:r>
    </w:p>
    <w:p w14:paraId="7254E4F0" w14:textId="77777777" w:rsidR="005D560C" w:rsidRPr="00FD1F78" w:rsidRDefault="008918AE" w:rsidP="00F365EE">
      <w:pPr>
        <w:jc w:val="both"/>
        <w:rPr>
          <w:rFonts w:ascii="Calibri" w:hAnsi="Calibri" w:cs="Calibri"/>
        </w:rPr>
      </w:pPr>
      <w:r>
        <w:rPr>
          <w:rFonts w:ascii="Calibri" w:hAnsi="Calibri" w:cs="Calibri"/>
        </w:rPr>
        <w:t xml:space="preserve"> </w:t>
      </w:r>
    </w:p>
    <w:p w14:paraId="3DDFB7D5" w14:textId="77777777" w:rsidR="00DA0816" w:rsidRPr="00FD1F78" w:rsidRDefault="003A69BA" w:rsidP="00F365EE">
      <w:pPr>
        <w:pStyle w:val="Heading1"/>
        <w:numPr>
          <w:ilvl w:val="0"/>
          <w:numId w:val="13"/>
        </w:numPr>
        <w:jc w:val="both"/>
        <w:rPr>
          <w:rFonts w:ascii="Calibri" w:hAnsi="Calibri" w:cs="Calibri"/>
        </w:rPr>
      </w:pPr>
      <w:bookmarkStart w:id="743" w:name="_Toc989823173"/>
      <w:r>
        <w:rPr>
          <w:rFonts w:ascii="Calibri" w:hAnsi="Calibri" w:cs="Calibri"/>
        </w:rPr>
        <w:t>Quality Assurance</w:t>
      </w:r>
      <w:bookmarkEnd w:id="743"/>
    </w:p>
    <w:p w14:paraId="4A9C4EC1" w14:textId="2BC4F1BA" w:rsidR="00585848" w:rsidRPr="00FD1F78" w:rsidRDefault="006B29C6" w:rsidP="00F365EE">
      <w:pPr>
        <w:jc w:val="both"/>
        <w:rPr>
          <w:rFonts w:ascii="Calibri" w:hAnsi="Calibri" w:cs="Calibri"/>
        </w:rPr>
      </w:pPr>
      <w:r>
        <w:rPr>
          <w:rFonts w:ascii="Calibri" w:hAnsi="Calibri" w:cs="Calibri"/>
          <w:lang w:val="en-US"/>
        </w:rPr>
        <w:t xml:space="preserve">For the rollout of DFLT </w:t>
      </w:r>
      <w:r>
        <w:rPr>
          <w:rFonts w:ascii="Calibri" w:hAnsi="Calibri" w:cs="Calibri"/>
        </w:rPr>
        <w:t xml:space="preserve">Phase </w:t>
      </w:r>
      <w:r>
        <w:rPr>
          <w:rFonts w:ascii="MS Gothic" w:eastAsia="MS Gothic" w:hAnsi="MS Gothic" w:cs="MS Gothic" w:hint="eastAsia"/>
        </w:rPr>
        <w:t>Ⅱ</w:t>
      </w:r>
      <w:r>
        <w:rPr>
          <w:rFonts w:ascii="Calibri" w:hAnsi="Calibri" w:cs="Calibri"/>
        </w:rPr>
        <w:t xml:space="preserve"> (2025), the </w:t>
      </w:r>
      <w:r>
        <w:rPr>
          <w:rFonts w:ascii="Calibri" w:hAnsi="Calibri" w:cs="Calibri"/>
          <w:lang w:val="en-US"/>
        </w:rPr>
        <w:t>M&amp;E of 1000 DFLT Trainings</w:t>
      </w:r>
      <w:del w:id="744" w:author="Dr Fareeha Armughan" w:date="2026-08-01T22:31:00Z">
        <w:r>
          <w:rPr>
            <w:rFonts w:ascii="Calibri" w:hAnsi="Calibri" w:cs="Calibri"/>
            <w:lang w:val="en-US"/>
          </w:rPr>
          <w:delText xml:space="preserve"> </w:delText>
        </w:r>
      </w:del>
      <w:ins w:id="745" w:author="Dr Fareeha Armughan" w:date="2026-08-01T22:31:00Z">
        <w:r>
          <w:rPr>
            <w:rFonts w:ascii="Calibri" w:hAnsi="Calibri" w:cs="Calibri"/>
          </w:rPr>
          <w:t xml:space="preserve"> </w:t>
        </w:r>
      </w:ins>
      <w:ins w:id="746" w:author="Dr Fareeha Armughan" w:date="2026-08-03T21:25:00Z">
        <w:r>
          <w:rPr>
            <w:rFonts w:ascii="Calibri" w:hAnsi="Calibri" w:cs="Calibri"/>
          </w:rPr>
          <w:t>S</w:t>
        </w:r>
      </w:ins>
      <w:ins w:id="747" w:author="Dr Fareeha Armughan" w:date="2026-08-01T22:31:00Z">
        <w:r>
          <w:rPr>
            <w:rFonts w:ascii="Calibri" w:hAnsi="Calibri" w:cs="Calibri"/>
          </w:rPr>
          <w:t xml:space="preserve">aving </w:t>
        </w:r>
      </w:ins>
      <w:ins w:id="748" w:author="Dr Fareeha Armughan" w:date="2026-08-03T21:25:00Z">
        <w:r>
          <w:rPr>
            <w:rFonts w:ascii="Calibri" w:hAnsi="Calibri" w:cs="Calibri"/>
          </w:rPr>
          <w:t>S</w:t>
        </w:r>
      </w:ins>
      <w:ins w:id="749" w:author="Dr Fareeha Armughan" w:date="2026-08-01T22:31:00Z">
        <w:r>
          <w:rPr>
            <w:rFonts w:ascii="Calibri" w:hAnsi="Calibri" w:cs="Calibri"/>
          </w:rPr>
          <w:t xml:space="preserve">cheme; </w:t>
        </w:r>
      </w:ins>
      <w:ins w:id="750" w:author="Dr Fareeha Armughan" w:date="2026-08-03T21:25:00Z">
        <w:r>
          <w:rPr>
            <w:rFonts w:ascii="Calibri" w:hAnsi="Calibri" w:cs="Calibri"/>
          </w:rPr>
          <w:t>M</w:t>
        </w:r>
      </w:ins>
      <w:ins w:id="751" w:author="Dr Fareeha Armughan" w:date="2026-08-01T22:31:00Z">
        <w:r>
          <w:rPr>
            <w:rFonts w:ascii="Calibri" w:hAnsi="Calibri" w:cs="Calibri"/>
          </w:rPr>
          <w:t xml:space="preserve">obile </w:t>
        </w:r>
      </w:ins>
      <w:ins w:id="752" w:author="Dr Fareeha Armughan" w:date="2026-08-03T21:25:00Z">
        <w:r>
          <w:rPr>
            <w:rFonts w:ascii="Calibri" w:hAnsi="Calibri" w:cs="Calibri"/>
          </w:rPr>
          <w:t>M</w:t>
        </w:r>
      </w:ins>
      <w:ins w:id="753" w:author="Dr Fareeha Armughan" w:date="2026-08-01T22:31:00Z">
        <w:r>
          <w:rPr>
            <w:rFonts w:ascii="Calibri" w:hAnsi="Calibri" w:cs="Calibri"/>
          </w:rPr>
          <w:t xml:space="preserve">oney </w:t>
        </w:r>
      </w:ins>
      <w:ins w:id="754" w:author="Dr Fareeha Armughan" w:date="2026-08-03T21:25:00Z">
        <w:r>
          <w:rPr>
            <w:rFonts w:ascii="Calibri" w:hAnsi="Calibri" w:cs="Calibri"/>
          </w:rPr>
          <w:t>A</w:t>
        </w:r>
      </w:ins>
      <w:ins w:id="755" w:author="Dr Fareeha Armughan" w:date="2026-08-01T22:31:00Z">
        <w:r>
          <w:rPr>
            <w:rFonts w:ascii="Calibri" w:hAnsi="Calibri" w:cs="Calibri"/>
          </w:rPr>
          <w:t xml:space="preserve">ccount </w:t>
        </w:r>
      </w:ins>
      <w:ins w:id="756" w:author="Dr Fareeha Armughan" w:date="2026-08-03T21:26:00Z">
        <w:r>
          <w:rPr>
            <w:rFonts w:ascii="Calibri" w:hAnsi="Calibri" w:cs="Calibri"/>
          </w:rPr>
          <w:t>O</w:t>
        </w:r>
      </w:ins>
      <w:ins w:id="757" w:author="Dr Fareeha Armughan" w:date="2026-08-01T22:31:00Z">
        <w:r>
          <w:rPr>
            <w:rFonts w:ascii="Calibri" w:hAnsi="Calibri" w:cs="Calibri"/>
          </w:rPr>
          <w:t xml:space="preserve">pening and </w:t>
        </w:r>
      </w:ins>
      <w:ins w:id="758" w:author="Dr Fareeha Armughan" w:date="2026-08-03T21:26:00Z">
        <w:r>
          <w:rPr>
            <w:rFonts w:ascii="Calibri" w:hAnsi="Calibri" w:cs="Calibri"/>
          </w:rPr>
          <w:t>M</w:t>
        </w:r>
      </w:ins>
      <w:ins w:id="759" w:author="Dr Fareeha Armughan" w:date="2026-08-01T22:31:00Z">
        <w:r>
          <w:rPr>
            <w:rFonts w:ascii="Calibri" w:hAnsi="Calibri" w:cs="Calibri"/>
          </w:rPr>
          <w:t xml:space="preserve">obilisation </w:t>
        </w:r>
      </w:ins>
      <w:r>
        <w:rPr>
          <w:rFonts w:ascii="Calibri" w:hAnsi="Calibri" w:cs="Calibri"/>
          <w:lang w:val="en-US"/>
        </w:rPr>
        <w:t xml:space="preserve">by QA Evaluators is proposed. </w:t>
      </w:r>
      <w:r>
        <w:rPr>
          <w:rFonts w:ascii="Calibri" w:hAnsi="Calibri" w:cs="Calibri"/>
        </w:rPr>
        <w:t xml:space="preserve">We will build on quality assessment process undertaken during DFLT Phase I 2024, where full day evaluation was done by SDPI evaluators team across 4 provinces in Pakistan. It included Survey CTO, M&amp;E Performa designed in collaboration with UNICEF. Also, there were Live dashboards and M&amp;E protocol which was then supervised by National &amp; Provincial M&amp;E coordinators at SDPI. The live dashboard has been designed and maintained to monitor the trainings, participants, enumerator and provincial output. Additionally, for efficient coordination and communication of M&amp;E activities, real time updates and communication was set up through WhatsApp groups with SDPI core team and separate group for field teams in each province. </w:t>
      </w:r>
    </w:p>
    <w:p w14:paraId="69861CED" w14:textId="77777777" w:rsidR="00464C48" w:rsidRPr="00FD1F78" w:rsidRDefault="00464C48" w:rsidP="00F365EE">
      <w:pPr>
        <w:jc w:val="both"/>
        <w:rPr>
          <w:rFonts w:ascii="Calibri" w:hAnsi="Calibri" w:cs="Calibri"/>
          <w:lang w:val="en-US"/>
        </w:rPr>
      </w:pPr>
      <w:r>
        <w:rPr>
          <w:rFonts w:ascii="Calibri" w:hAnsi="Calibri" w:cs="Calibri"/>
          <w:lang w:val="en-US"/>
        </w:rPr>
        <w:t xml:space="preserve">For the quality assurance process, there will be </w:t>
      </w:r>
      <w:del w:id="760" w:author="Dr Fareeha Armughan" w:date="2026-08-01T22:32:00Z">
        <w:r>
          <w:rPr>
            <w:rFonts w:ascii="Calibri" w:hAnsi="Calibri" w:cs="Calibri"/>
            <w:lang w:val="en-US"/>
          </w:rPr>
          <w:delText>National and</w:delText>
        </w:r>
      </w:del>
      <w:r>
        <w:rPr>
          <w:rFonts w:ascii="Calibri" w:hAnsi="Calibri" w:cs="Calibri"/>
          <w:lang w:val="en-US"/>
        </w:rPr>
        <w:t xml:space="preserve"> Provincial Coordinators, Evaluators and Monitoring Support. The coordinators will be responsible for monitoring and guiding the evaluators on training and venues. They provide them with </w:t>
      </w:r>
      <w:r>
        <w:rPr>
          <w:rFonts w:ascii="Calibri" w:hAnsi="Calibri" w:cs="Calibri"/>
        </w:rPr>
        <w:t xml:space="preserve">specific daily props and instructions tailored to regional needs. The Evaluators are required to visit designated training locations, conduct thorough assessments, and follow the instructions provided by the Provincial Coordinators. They will use Survey CTO to document findings accurately and in real time using the </w:t>
      </w:r>
      <w:del w:id="761" w:author="Dr Fareeha Armughan" w:date="2026-08-01T22:32:00Z">
        <w:r>
          <w:rPr>
            <w:rFonts w:ascii="Calibri" w:hAnsi="Calibri" w:cs="Calibri"/>
            <w:lang w:val="en-US"/>
          </w:rPr>
          <w:delText>tablets</w:delText>
        </w:r>
      </w:del>
      <w:ins w:id="762" w:author="Dr Fareeha Armughan" w:date="2026-08-01T22:32:00Z">
        <w:r>
          <w:rPr>
            <w:rFonts w:ascii="Calibri" w:hAnsi="Calibri" w:cs="Calibri"/>
            <w:lang w:val="en-US"/>
          </w:rPr>
          <w:t>mobile p</w:t>
        </w:r>
      </w:ins>
      <w:ins w:id="763" w:author="Dr Fareeha Armughan" w:date="2026-08-01T22:33:00Z">
        <w:r>
          <w:rPr>
            <w:rFonts w:ascii="Calibri" w:hAnsi="Calibri" w:cs="Calibri"/>
            <w:lang w:val="en-US"/>
          </w:rPr>
          <w:t>hones</w:t>
        </w:r>
      </w:ins>
      <w:r>
        <w:rPr>
          <w:rFonts w:ascii="Calibri" w:hAnsi="Calibri" w:cs="Calibri"/>
          <w:lang w:val="en-US"/>
        </w:rPr>
        <w:t>.</w:t>
      </w:r>
      <w:del w:id="764" w:author="Dr Fareeha Armughan" w:date="2026-08-01T22:33:00Z">
        <w:r>
          <w:rPr>
            <w:rFonts w:ascii="Calibri" w:hAnsi="Calibri" w:cs="Calibri"/>
            <w:lang w:val="en-US"/>
          </w:rPr>
          <w:delText xml:space="preserve"> The QA Evaluators will be reporting to M&amp;E Coordinator at SDPI</w:delText>
        </w:r>
      </w:del>
      <w:r>
        <w:rPr>
          <w:rFonts w:ascii="Calibri" w:hAnsi="Calibri" w:cs="Calibri"/>
          <w:lang w:val="en-US"/>
        </w:rPr>
        <w:t xml:space="preserve">. </w:t>
      </w:r>
      <w:del w:id="765" w:author="Dr Fareeha Armughan" w:date="2026-08-01T22:33:00Z">
        <w:r>
          <w:rPr>
            <w:rFonts w:ascii="Calibri" w:hAnsi="Calibri" w:cs="Calibri"/>
            <w:lang w:val="en-US"/>
          </w:rPr>
          <w:delText xml:space="preserve">While </w:delText>
        </w:r>
      </w:del>
      <w:ins w:id="766" w:author="Dr Fareeha Armughan" w:date="2026-08-01T22:33:00Z">
        <w:r>
          <w:rPr>
            <w:rFonts w:ascii="Calibri" w:hAnsi="Calibri" w:cs="Calibri"/>
            <w:lang w:val="en-US"/>
          </w:rPr>
          <w:t>A</w:t>
        </w:r>
      </w:ins>
      <w:del w:id="767" w:author="Dr Fareeha Armughan" w:date="2026-08-01T22:33:00Z">
        <w:r>
          <w:rPr>
            <w:rFonts w:ascii="Calibri" w:hAnsi="Calibri" w:cs="Calibri"/>
            <w:lang w:val="en-US"/>
          </w:rPr>
          <w:delText>a</w:delText>
        </w:r>
      </w:del>
      <w:r>
        <w:rPr>
          <w:rFonts w:ascii="Calibri" w:hAnsi="Calibri" w:cs="Calibri"/>
          <w:lang w:val="en-US"/>
        </w:rPr>
        <w:t xml:space="preserve"> </w:t>
      </w:r>
      <w:r>
        <w:rPr>
          <w:rFonts w:ascii="Calibri" w:hAnsi="Calibri" w:cs="Calibri"/>
        </w:rPr>
        <w:t xml:space="preserve">dedicated SDPI team ensures effective monitoring by tracking location coordinates and data quality through the Survey CTO app. </w:t>
      </w:r>
    </w:p>
    <w:p w14:paraId="59108FA1" w14:textId="77777777" w:rsidR="007A0969" w:rsidRPr="00FD1F78" w:rsidRDefault="00772C62" w:rsidP="00F365EE">
      <w:pPr>
        <w:jc w:val="both"/>
        <w:rPr>
          <w:rFonts w:ascii="Calibri" w:hAnsi="Calibri" w:cs="Calibri"/>
          <w:lang w:val="en-US"/>
        </w:rPr>
      </w:pPr>
      <w:r>
        <w:rPr>
          <w:rFonts w:ascii="Calibri" w:hAnsi="Calibri" w:cs="Calibri"/>
          <w:lang w:val="en-US"/>
        </w:rPr>
        <w:t>The trainings will be monitored across some key pillars to assess and evaluate the quality of DFLT in meeting its objectives. These pillars are;</w:t>
      </w:r>
    </w:p>
    <w:p w14:paraId="6B630407" w14:textId="77777777" w:rsidR="007A0969" w:rsidRPr="00FD1F78" w:rsidRDefault="006A1968" w:rsidP="00F365EE">
      <w:pPr>
        <w:pStyle w:val="ListParagraph"/>
        <w:numPr>
          <w:ilvl w:val="0"/>
          <w:numId w:val="2"/>
        </w:numPr>
        <w:jc w:val="both"/>
        <w:rPr>
          <w:rFonts w:ascii="Calibri" w:hAnsi="Calibri" w:cs="Calibri"/>
        </w:rPr>
      </w:pPr>
      <w:r>
        <w:rPr>
          <w:rFonts w:ascii="Calibri" w:hAnsi="Calibri" w:cs="Calibri"/>
        </w:rPr>
        <w:t>Clarity of content</w:t>
      </w:r>
    </w:p>
    <w:p w14:paraId="509E7A00" w14:textId="77777777" w:rsidR="000B02CA" w:rsidRPr="00FD1F78" w:rsidRDefault="006A1968" w:rsidP="00F365EE">
      <w:pPr>
        <w:pStyle w:val="ListParagraph"/>
        <w:numPr>
          <w:ilvl w:val="0"/>
          <w:numId w:val="2"/>
        </w:numPr>
        <w:jc w:val="both"/>
        <w:rPr>
          <w:rFonts w:ascii="Calibri" w:hAnsi="Calibri" w:cs="Calibri"/>
        </w:rPr>
      </w:pPr>
      <w:r>
        <w:rPr>
          <w:rFonts w:ascii="Calibri" w:hAnsi="Calibri" w:cs="Calibri"/>
        </w:rPr>
        <w:lastRenderedPageBreak/>
        <w:t>Relevancy of content</w:t>
      </w:r>
    </w:p>
    <w:p w14:paraId="6ABB3CC5" w14:textId="77777777" w:rsidR="000B02CA" w:rsidRPr="00FD1F78" w:rsidRDefault="006A1968" w:rsidP="00F365EE">
      <w:pPr>
        <w:pStyle w:val="ListParagraph"/>
        <w:numPr>
          <w:ilvl w:val="0"/>
          <w:numId w:val="2"/>
        </w:numPr>
        <w:jc w:val="both"/>
        <w:rPr>
          <w:rFonts w:ascii="Calibri" w:hAnsi="Calibri" w:cs="Calibri"/>
        </w:rPr>
      </w:pPr>
      <w:r>
        <w:rPr>
          <w:rFonts w:ascii="Calibri" w:hAnsi="Calibri" w:cs="Calibri"/>
        </w:rPr>
        <w:t>Accessibility of content</w:t>
      </w:r>
    </w:p>
    <w:p w14:paraId="2C174B8D" w14:textId="77777777" w:rsidR="000B02CA" w:rsidRPr="00FD1F78" w:rsidRDefault="006A1968" w:rsidP="00F365EE">
      <w:pPr>
        <w:pStyle w:val="ListParagraph"/>
        <w:numPr>
          <w:ilvl w:val="0"/>
          <w:numId w:val="2"/>
        </w:numPr>
        <w:jc w:val="both"/>
        <w:rPr>
          <w:rFonts w:ascii="Calibri" w:hAnsi="Calibri" w:cs="Calibri"/>
        </w:rPr>
      </w:pPr>
      <w:r>
        <w:rPr>
          <w:rFonts w:ascii="Calibri" w:hAnsi="Calibri" w:cs="Calibri"/>
        </w:rPr>
        <w:t>Communication skills</w:t>
      </w:r>
    </w:p>
    <w:p w14:paraId="14BA2EFA" w14:textId="77777777" w:rsidR="000B02CA" w:rsidRPr="00FD1F78" w:rsidRDefault="006A1968" w:rsidP="00F365EE">
      <w:pPr>
        <w:pStyle w:val="ListParagraph"/>
        <w:numPr>
          <w:ilvl w:val="0"/>
          <w:numId w:val="2"/>
        </w:numPr>
        <w:jc w:val="both"/>
        <w:rPr>
          <w:rFonts w:ascii="Calibri" w:hAnsi="Calibri" w:cs="Calibri"/>
        </w:rPr>
      </w:pPr>
      <w:r>
        <w:rPr>
          <w:rFonts w:ascii="Calibri" w:hAnsi="Calibri" w:cs="Calibri"/>
        </w:rPr>
        <w:t>Training methods</w:t>
      </w:r>
    </w:p>
    <w:p w14:paraId="45A8DCA0" w14:textId="77777777" w:rsidR="00E22296" w:rsidRPr="00FD1F78" w:rsidRDefault="006A1968" w:rsidP="00F365EE">
      <w:pPr>
        <w:pStyle w:val="ListParagraph"/>
        <w:numPr>
          <w:ilvl w:val="0"/>
          <w:numId w:val="2"/>
        </w:numPr>
        <w:jc w:val="both"/>
        <w:rPr>
          <w:rFonts w:ascii="Calibri" w:hAnsi="Calibri" w:cs="Calibri"/>
        </w:rPr>
      </w:pPr>
      <w:r>
        <w:rPr>
          <w:rFonts w:ascii="Calibri" w:hAnsi="Calibri" w:cs="Calibri"/>
        </w:rPr>
        <w:t xml:space="preserve">Adherence to schedule </w:t>
      </w:r>
    </w:p>
    <w:p w14:paraId="7A24BB9D" w14:textId="77777777" w:rsidR="00E06909" w:rsidRDefault="00620C40" w:rsidP="00F365EE">
      <w:pPr>
        <w:jc w:val="both"/>
        <w:rPr>
          <w:rFonts w:ascii="Calibri" w:hAnsi="Calibri" w:cs="Calibri"/>
          <w:lang w:val="en-US"/>
        </w:rPr>
      </w:pPr>
      <w:r>
        <w:rPr>
          <w:rFonts w:ascii="Calibri" w:hAnsi="Calibri" w:cs="Calibri"/>
          <w:lang w:val="en-US"/>
        </w:rPr>
        <w:t>In the DFLT rollout for 2025, there will be additional DFLT IC overseeing and monitoring the trainings and ASPCs. So, if a DFLT Implementation Coordinator is monitoring trainings, our QA Evaluator will not conduct M&amp;E for those sessions to avoid overlap.</w:t>
      </w:r>
    </w:p>
    <w:p w14:paraId="6E3E7FE7" w14:textId="77777777" w:rsidR="00D812F3" w:rsidRDefault="00D812F3" w:rsidP="00F365EE">
      <w:pPr>
        <w:jc w:val="both"/>
        <w:rPr>
          <w:rFonts w:ascii="Calibri" w:hAnsi="Calibri" w:cs="Calibri"/>
          <w:lang w:val="en-US"/>
        </w:rPr>
      </w:pPr>
    </w:p>
    <w:p w14:paraId="6EBDA325" w14:textId="77777777" w:rsidR="002D78BE" w:rsidRDefault="002D78BE" w:rsidP="009F6580">
      <w:pPr>
        <w:pStyle w:val="Heading1"/>
        <w:numPr>
          <w:ilvl w:val="0"/>
          <w:numId w:val="13"/>
        </w:numPr>
        <w:rPr>
          <w:lang w:val="en-US"/>
        </w:rPr>
      </w:pPr>
      <w:bookmarkStart w:id="768" w:name="_Toc1724620231"/>
      <w:r>
        <w:rPr>
          <w:lang w:val="en-US"/>
        </w:rPr>
        <w:t>Theory of Change</w:t>
      </w:r>
      <w:bookmarkEnd w:id="768"/>
      <w:r>
        <w:rPr>
          <w:lang w:val="en-US"/>
        </w:rPr>
        <w:t xml:space="preserve"> </w:t>
      </w:r>
    </w:p>
    <w:p w14:paraId="7C28C7BC" w14:textId="77777777" w:rsidR="00430C4D" w:rsidRDefault="00494FD4" w:rsidP="00F365EE">
      <w:pPr>
        <w:jc w:val="both"/>
        <w:rPr>
          <w:rFonts w:ascii="Calibri" w:hAnsi="Calibri" w:cs="Calibri"/>
          <w:lang w:val="en-US"/>
        </w:rPr>
      </w:pPr>
      <w:r>
        <w:rPr>
          <w:rFonts w:ascii="Calibri" w:hAnsi="Calibri" w:cs="Calibri"/>
          <w:lang w:val="en-US"/>
        </w:rPr>
        <w:t xml:space="preserve">The theory of change of the project is anchored in its core objectives of enhancing digital and financial literacy among beneficiaries and leading them to path of financial inclusion and economic empowerment. Here is the breakdown of interventions and expected outputs and outcomes. </w:t>
      </w:r>
    </w:p>
    <w:p w14:paraId="43837CE5" w14:textId="77777777" w:rsidR="00C80686" w:rsidRDefault="00FF0735" w:rsidP="00F365EE">
      <w:pPr>
        <w:jc w:val="both"/>
        <w:rPr>
          <w:rFonts w:ascii="Calibri" w:hAnsi="Calibri" w:cs="Calibri"/>
          <w:lang w:val="en-US"/>
        </w:rPr>
      </w:pPr>
      <w:r>
        <w:rPr>
          <w:rFonts w:ascii="Calibri" w:hAnsi="Calibri" w:cs="Calibri"/>
          <w:noProof/>
          <w:lang w:val="en-US" w:eastAsia="en-US"/>
        </w:rPr>
        <w:drawing>
          <wp:inline distT="0" distB="0" distL="0" distR="0" wp14:anchorId="01F7E59D" wp14:editId="583F24F9">
            <wp:extent cx="5731510" cy="3223260"/>
            <wp:effectExtent l="0" t="0" r="2540" b="0"/>
            <wp:docPr id="188326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265B31F0" w14:textId="77777777" w:rsidR="006C36E1" w:rsidRPr="006C36E1" w:rsidRDefault="006C36E1" w:rsidP="00660EBE">
      <w:pPr>
        <w:pStyle w:val="Heading1"/>
        <w:numPr>
          <w:ilvl w:val="0"/>
          <w:numId w:val="13"/>
        </w:numPr>
      </w:pPr>
      <w:bookmarkStart w:id="769" w:name="_Toc1679513776"/>
      <w:r>
        <w:t>Sustainability</w:t>
      </w:r>
      <w:bookmarkEnd w:id="769"/>
    </w:p>
    <w:p w14:paraId="13978860" w14:textId="77777777" w:rsidR="006C36E1" w:rsidRPr="006C36E1" w:rsidRDefault="006C36E1" w:rsidP="00F365EE">
      <w:pPr>
        <w:jc w:val="both"/>
        <w:rPr>
          <w:rFonts w:ascii="Calibri" w:hAnsi="Calibri" w:cs="Calibri"/>
        </w:rPr>
      </w:pPr>
      <w:r>
        <w:rPr>
          <w:rFonts w:ascii="Calibri" w:hAnsi="Calibri" w:cs="Calibri"/>
        </w:rPr>
        <w:t xml:space="preserve">The sustainability of the project is embedded in its holistic interventions that ensures the financial inclusion of marginalized and under-served beneficiary women. Leveraging advanced digital and financial literacy training will enhance the awareness of beneficiary women and ensures informed decision making. The intervention of opening the registered mobile money accounts enables them to actively participate in formal financial services. Additionally, the enrolment in the saving scheme would serve as the stepping stone towards financial resilience. Overall, the approach promotes long term benefits by establishing the self-sustaining model that integrates the awareness building with access to financial services on the pathway towards financial inclusion.  </w:t>
      </w:r>
    </w:p>
    <w:p w14:paraId="37578997" w14:textId="77777777" w:rsidR="001B409D" w:rsidRPr="00FD1F78" w:rsidRDefault="001B409D" w:rsidP="00F365EE">
      <w:pPr>
        <w:jc w:val="both"/>
        <w:rPr>
          <w:rFonts w:ascii="Calibri" w:hAnsi="Calibri" w:cs="Calibri"/>
          <w:lang w:val="en-US"/>
        </w:rPr>
      </w:pPr>
    </w:p>
    <w:p w14:paraId="344640F8" w14:textId="77777777" w:rsidR="00702BFE" w:rsidRPr="00FD1F78" w:rsidRDefault="000E0BBF" w:rsidP="00F365EE">
      <w:pPr>
        <w:pStyle w:val="Heading1"/>
        <w:numPr>
          <w:ilvl w:val="0"/>
          <w:numId w:val="13"/>
        </w:numPr>
        <w:jc w:val="both"/>
        <w:rPr>
          <w:rFonts w:ascii="Calibri" w:hAnsi="Calibri" w:cs="Calibri"/>
        </w:rPr>
      </w:pPr>
      <w:bookmarkStart w:id="770" w:name="_Toc1373595015"/>
      <w:r>
        <w:rPr>
          <w:rFonts w:ascii="Calibri" w:hAnsi="Calibri" w:cs="Calibri"/>
        </w:rPr>
        <w:t>Project Products</w:t>
      </w:r>
      <w:bookmarkEnd w:id="770"/>
    </w:p>
    <w:p w14:paraId="06373F24" w14:textId="37474C4A" w:rsidR="008F2BA7" w:rsidRPr="00FD1F78" w:rsidRDefault="001F53A4" w:rsidP="00F365EE">
      <w:pPr>
        <w:pStyle w:val="ListParagraph"/>
        <w:numPr>
          <w:ilvl w:val="0"/>
          <w:numId w:val="3"/>
        </w:numPr>
        <w:jc w:val="both"/>
        <w:rPr>
          <w:rFonts w:ascii="Calibri" w:hAnsi="Calibri" w:cs="Calibri"/>
        </w:rPr>
      </w:pPr>
      <w:r>
        <w:rPr>
          <w:rFonts w:ascii="Calibri" w:hAnsi="Calibri" w:cs="Calibri"/>
        </w:rPr>
        <w:t>550,000 trained BISP</w:t>
      </w:r>
      <w:ins w:id="771" w:author="Admin" w:date="2026-08-04T12:09:00Z">
        <w:r w:rsidR="00ED57E6">
          <w:rPr>
            <w:rFonts w:ascii="Calibri" w:hAnsi="Calibri" w:cs="Calibri"/>
          </w:rPr>
          <w:t xml:space="preserve"> and SSPA</w:t>
        </w:r>
      </w:ins>
      <w:r>
        <w:rPr>
          <w:rFonts w:ascii="Calibri" w:hAnsi="Calibri" w:cs="Calibri"/>
        </w:rPr>
        <w:t xml:space="preserve"> beneficiaries </w:t>
      </w:r>
      <w:ins w:id="772" w:author="Admin" w:date="2026-08-04T12:09:00Z">
        <w:r w:rsidR="00ED57E6">
          <w:rPr>
            <w:rFonts w:ascii="Calibri" w:hAnsi="Calibri" w:cs="Calibri"/>
          </w:rPr>
          <w:t>in total</w:t>
        </w:r>
      </w:ins>
      <w:bookmarkStart w:id="773" w:name="_GoBack"/>
      <w:bookmarkEnd w:id="773"/>
    </w:p>
    <w:p w14:paraId="107E01C7" w14:textId="594C5233" w:rsidR="001F53A4" w:rsidRDefault="00363E7A" w:rsidP="00F365EE">
      <w:pPr>
        <w:pStyle w:val="ListParagraph"/>
        <w:numPr>
          <w:ilvl w:val="0"/>
          <w:numId w:val="3"/>
        </w:numPr>
        <w:jc w:val="both"/>
        <w:rPr>
          <w:rFonts w:ascii="Calibri" w:hAnsi="Calibri" w:cs="Calibri"/>
        </w:rPr>
      </w:pPr>
      <w:del w:id="774" w:author="Dr Fareeha Armughan" w:date="2026-07-31T00:00:00Z">
        <w:r>
          <w:rPr>
            <w:rFonts w:ascii="Calibri" w:hAnsi="Calibri" w:cs="Calibri"/>
          </w:rPr>
          <w:lastRenderedPageBreak/>
          <w:delText>250,000</w:delText>
        </w:r>
      </w:del>
      <w:ins w:id="775" w:author="Dr Fareeha Armughan" w:date="2026-07-31T00:00:00Z">
        <w:r>
          <w:rPr>
            <w:rFonts w:ascii="Calibri" w:hAnsi="Calibri" w:cs="Calibri"/>
          </w:rPr>
          <w:t>300,000</w:t>
        </w:r>
      </w:ins>
      <w:r>
        <w:rPr>
          <w:rFonts w:ascii="Calibri" w:hAnsi="Calibri" w:cs="Calibri"/>
        </w:rPr>
        <w:t xml:space="preserve"> Account Openings</w:t>
      </w:r>
      <w:del w:id="776" w:author="Dr Fareeha Armughan" w:date="2026-08-03T21:26:00Z">
        <w:r>
          <w:rPr>
            <w:rFonts w:ascii="Calibri" w:hAnsi="Calibri" w:cs="Calibri"/>
          </w:rPr>
          <w:delText xml:space="preserve"> </w:delText>
        </w:r>
      </w:del>
      <w:del w:id="777" w:author="Dr Fareeha Armughan" w:date="2026-07-31T00:00:00Z">
        <w:r>
          <w:rPr>
            <w:rFonts w:ascii="Calibri" w:hAnsi="Calibri" w:cs="Calibri"/>
          </w:rPr>
          <w:delText>(mobile accounts of trained beneficiaries)</w:delText>
        </w:r>
      </w:del>
    </w:p>
    <w:p w14:paraId="4D16DD86" w14:textId="77777777" w:rsidR="00F7284A" w:rsidRDefault="00905795" w:rsidP="00F365EE">
      <w:pPr>
        <w:pStyle w:val="ListParagraph"/>
        <w:numPr>
          <w:ilvl w:val="0"/>
          <w:numId w:val="3"/>
        </w:numPr>
        <w:jc w:val="both"/>
        <w:rPr>
          <w:rFonts w:ascii="Calibri" w:hAnsi="Calibri" w:cs="Calibri"/>
        </w:rPr>
      </w:pPr>
      <w:r>
        <w:rPr>
          <w:rFonts w:ascii="Calibri" w:hAnsi="Calibri" w:cs="Calibri"/>
        </w:rPr>
        <w:t>Dissemination of set of DFLT Informational Video (12 videos developed during Impact Evaluation) to significant number of beneficiaries</w:t>
      </w:r>
    </w:p>
    <w:p w14:paraId="013D3A4C" w14:textId="77777777" w:rsidR="00F306D2" w:rsidRPr="00FD1F78" w:rsidRDefault="00F306D2" w:rsidP="00F365EE">
      <w:pPr>
        <w:pStyle w:val="ListParagraph"/>
        <w:numPr>
          <w:ilvl w:val="0"/>
          <w:numId w:val="3"/>
        </w:numPr>
        <w:jc w:val="both"/>
        <w:rPr>
          <w:rFonts w:ascii="Calibri" w:hAnsi="Calibri" w:cs="Calibri"/>
        </w:rPr>
      </w:pPr>
      <w:r>
        <w:rPr>
          <w:rFonts w:ascii="Calibri" w:hAnsi="Calibri" w:cs="Calibri"/>
        </w:rPr>
        <w:t>Implementation of 03 interventions of Sindh Outcome 5 Component.</w:t>
      </w:r>
    </w:p>
    <w:p w14:paraId="24F21635" w14:textId="77777777" w:rsidR="00A27A72" w:rsidRPr="00FD1F78" w:rsidRDefault="000745BA" w:rsidP="00F365EE">
      <w:pPr>
        <w:pStyle w:val="ListParagraph"/>
        <w:numPr>
          <w:ilvl w:val="0"/>
          <w:numId w:val="3"/>
        </w:numPr>
        <w:jc w:val="both"/>
        <w:rPr>
          <w:rFonts w:ascii="Calibri" w:hAnsi="Calibri" w:cs="Calibri"/>
        </w:rPr>
      </w:pPr>
      <w:r>
        <w:rPr>
          <w:rFonts w:ascii="Calibri" w:hAnsi="Calibri" w:cs="Calibri"/>
        </w:rPr>
        <w:t>DFLT-Beneficiary Journey Mapping (field visit for qualitative data collection)</w:t>
      </w:r>
    </w:p>
    <w:p w14:paraId="764AA341" w14:textId="77777777" w:rsidR="000E0BBF" w:rsidRPr="00FD1F78" w:rsidRDefault="00702BFE" w:rsidP="00F365EE">
      <w:pPr>
        <w:pStyle w:val="ListParagraph"/>
        <w:numPr>
          <w:ilvl w:val="0"/>
          <w:numId w:val="3"/>
        </w:numPr>
        <w:jc w:val="both"/>
        <w:rPr>
          <w:rFonts w:ascii="Calibri" w:hAnsi="Calibri" w:cs="Calibri"/>
        </w:rPr>
      </w:pPr>
      <w:r>
        <w:rPr>
          <w:rFonts w:ascii="Calibri" w:hAnsi="Calibri" w:cs="Calibri"/>
        </w:rPr>
        <w:t>Quality Assurance of DFLT-2025</w:t>
      </w:r>
    </w:p>
    <w:p w14:paraId="2865DC34" w14:textId="77777777" w:rsidR="003055F3" w:rsidRDefault="00702BFE" w:rsidP="00F365EE">
      <w:pPr>
        <w:pStyle w:val="ListParagraph"/>
        <w:numPr>
          <w:ilvl w:val="0"/>
          <w:numId w:val="3"/>
        </w:numPr>
        <w:jc w:val="both"/>
        <w:rPr>
          <w:rFonts w:ascii="Calibri" w:hAnsi="Calibri" w:cs="Calibri"/>
        </w:rPr>
      </w:pPr>
      <w:r>
        <w:rPr>
          <w:rFonts w:ascii="Calibri" w:hAnsi="Calibri" w:cs="Calibri"/>
        </w:rPr>
        <w:t>Project Report</w:t>
      </w:r>
    </w:p>
    <w:p w14:paraId="66BD820B" w14:textId="77777777" w:rsidR="008602A2" w:rsidRDefault="00EC679A">
      <w:pPr>
        <w:pStyle w:val="Heading1"/>
        <w:numPr>
          <w:ilvl w:val="0"/>
          <w:numId w:val="13"/>
        </w:numPr>
        <w:jc w:val="both"/>
        <w:rPr>
          <w:ins w:id="778" w:author="Dr Fareeha Armughan" w:date="2026-08-03T00:00:00Z"/>
        </w:rPr>
      </w:pPr>
      <w:ins w:id="779" w:author="Dr Fareeha Armughan" w:date="2026-08-03T00:00:00Z">
        <w:r>
          <w:t>Work-Plan/Milestones</w:t>
        </w:r>
      </w:ins>
    </w:p>
    <w:p w14:paraId="0F32C0F5" w14:textId="1817E520" w:rsidR="008602A2" w:rsidRDefault="00EC679A">
      <w:pPr>
        <w:jc w:val="both"/>
        <w:rPr>
          <w:ins w:id="780" w:author="Dr Fareeha Armughan" w:date="2026-08-03T00:00:00Z"/>
          <w:rFonts w:ascii="Calibri" w:hAnsi="Calibri" w:cs="Calibri"/>
        </w:rPr>
      </w:pPr>
      <w:ins w:id="781" w:author="Dr Fareeha Armughan" w:date="2026-08-03T00:00:00Z">
        <w:r>
          <w:rPr>
            <w:rFonts w:ascii="Calibri" w:hAnsi="Calibri" w:cs="Calibri"/>
          </w:rPr>
          <w:t xml:space="preserve">The timeline of the project will comprise of </w:t>
        </w:r>
      </w:ins>
      <w:ins w:id="782" w:author="Dr Fareeha Armughan" w:date="2026-08-03T21:28:00Z">
        <w:r>
          <w:rPr>
            <w:rFonts w:ascii="Calibri" w:hAnsi="Calibri" w:cs="Calibri"/>
          </w:rPr>
          <w:t>29</w:t>
        </w:r>
      </w:ins>
      <w:ins w:id="783" w:author="Dr Fareeha Armughan" w:date="2026-08-03T00:00:00Z">
        <w:r>
          <w:rPr>
            <w:rFonts w:ascii="Calibri" w:hAnsi="Calibri" w:cs="Calibri"/>
          </w:rPr>
          <w:t xml:space="preserve"> months (14 June 2025 – 30 November 2027) while the submitted </w:t>
        </w:r>
      </w:ins>
      <w:ins w:id="784" w:author="Dr Fareeha Armughan" w:date="2026-08-03T21:28:00Z">
        <w:r>
          <w:rPr>
            <w:rFonts w:ascii="Calibri" w:hAnsi="Calibri" w:cs="Calibri"/>
          </w:rPr>
          <w:t xml:space="preserve">revised </w:t>
        </w:r>
      </w:ins>
      <w:ins w:id="785" w:author="Dr Fareeha Armughan" w:date="2026-08-03T00:00:00Z">
        <w:r>
          <w:rPr>
            <w:rFonts w:ascii="Calibri" w:hAnsi="Calibri" w:cs="Calibri"/>
          </w:rPr>
          <w:t>budget amounts to Euro ___________ (attached). The milestone-wise breakdown of the activities, reflecting the amended targets and the revised implementation modalities, is given as under;</w:t>
        </w:r>
      </w:ins>
    </w:p>
    <w:tbl>
      <w:tblPr>
        <w:tblStyle w:val="TableGrid"/>
        <w:tblW w:w="0" w:type="auto"/>
        <w:tblLayout w:type="fixed"/>
        <w:tblLook w:val="04A0" w:firstRow="1" w:lastRow="0" w:firstColumn="1" w:lastColumn="0" w:noHBand="0" w:noVBand="1"/>
      </w:tblPr>
      <w:tblGrid>
        <w:gridCol w:w="3016"/>
        <w:gridCol w:w="750"/>
        <w:gridCol w:w="750"/>
        <w:gridCol w:w="750"/>
        <w:gridCol w:w="750"/>
        <w:gridCol w:w="750"/>
        <w:gridCol w:w="750"/>
        <w:gridCol w:w="750"/>
        <w:gridCol w:w="750"/>
      </w:tblGrid>
      <w:tr w:rsidR="008602A2" w14:paraId="300DD00B" w14:textId="77777777">
        <w:trPr>
          <w:ins w:id="786" w:author="Dr Fareeha Armughan" w:date="2026-08-03T00:00:00Z"/>
        </w:trPr>
        <w:tc>
          <w:tcPr>
            <w:tcW w:w="3016" w:type="dxa"/>
            <w:shd w:val="clear" w:color="auto" w:fill="D9D9D9" w:themeFill="background1" w:themeFillShade="D9"/>
            <w:vAlign w:val="center"/>
          </w:tcPr>
          <w:p w14:paraId="29212C21" w14:textId="77777777" w:rsidR="008602A2" w:rsidRDefault="00EC679A">
            <w:pPr>
              <w:rPr>
                <w:ins w:id="787" w:author="Dr Fareeha Armughan" w:date="2026-08-03T00:00:00Z"/>
                <w:rFonts w:ascii="Calibri" w:hAnsi="Calibri" w:cs="Calibri"/>
                <w:b/>
                <w:bCs/>
                <w:sz w:val="16"/>
                <w:szCs w:val="16"/>
              </w:rPr>
            </w:pPr>
            <w:ins w:id="788" w:author="Dr Fareeha Armughan" w:date="2026-08-03T00:00:00Z">
              <w:r>
                <w:rPr>
                  <w:rFonts w:ascii="Calibri" w:hAnsi="Calibri" w:cs="Calibri"/>
                  <w:b/>
                  <w:bCs/>
                  <w:sz w:val="16"/>
                  <w:szCs w:val="16"/>
                </w:rPr>
                <w:t>Name of the Project</w:t>
              </w:r>
            </w:ins>
          </w:p>
        </w:tc>
        <w:tc>
          <w:tcPr>
            <w:tcW w:w="6000" w:type="dxa"/>
            <w:gridSpan w:val="8"/>
            <w:shd w:val="clear" w:color="auto" w:fill="D9D9D9" w:themeFill="background1" w:themeFillShade="D9"/>
            <w:vAlign w:val="center"/>
          </w:tcPr>
          <w:p w14:paraId="78A6BF82" w14:textId="77777777" w:rsidR="008602A2" w:rsidRDefault="00EC679A">
            <w:pPr>
              <w:rPr>
                <w:ins w:id="789" w:author="Dr Fareeha Armughan" w:date="2026-08-03T00:00:00Z"/>
                <w:rFonts w:ascii="Calibri" w:hAnsi="Calibri" w:cs="Calibri"/>
                <w:b/>
                <w:bCs/>
                <w:sz w:val="16"/>
                <w:szCs w:val="16"/>
              </w:rPr>
            </w:pPr>
            <w:ins w:id="790" w:author="Dr Fareeha Armughan" w:date="2026-08-03T00:00:00Z">
              <w:r>
                <w:rPr>
                  <w:rFonts w:ascii="Calibri" w:hAnsi="Calibri" w:cs="Calibri"/>
                  <w:b/>
                  <w:bCs/>
                  <w:sz w:val="16"/>
                  <w:szCs w:val="16"/>
                </w:rPr>
                <w:t>Title: DFLT Phase II- 2025 — National Roll out of Digital and Financial Literacy Training, DFLT Program (BISP) &amp; Adapting Livelihoods to Climate Change in Sindh</w:t>
              </w:r>
            </w:ins>
          </w:p>
        </w:tc>
      </w:tr>
      <w:tr w:rsidR="008602A2" w14:paraId="3334DC1B" w14:textId="77777777">
        <w:trPr>
          <w:ins w:id="791" w:author="Dr Fareeha Armughan" w:date="2026-08-03T00:00:00Z"/>
        </w:trPr>
        <w:tc>
          <w:tcPr>
            <w:tcW w:w="9016" w:type="dxa"/>
            <w:gridSpan w:val="9"/>
            <w:shd w:val="clear" w:color="auto" w:fill="D9D9D9" w:themeFill="background1" w:themeFillShade="D9"/>
            <w:vAlign w:val="center"/>
          </w:tcPr>
          <w:p w14:paraId="1CF30C8A" w14:textId="77777777" w:rsidR="008602A2" w:rsidRDefault="00EC679A">
            <w:pPr>
              <w:rPr>
                <w:ins w:id="792" w:author="Dr Fareeha Armughan" w:date="2026-08-03T00:00:00Z"/>
                <w:rFonts w:ascii="Calibri" w:hAnsi="Calibri" w:cs="Calibri"/>
                <w:b/>
                <w:bCs/>
                <w:sz w:val="16"/>
                <w:szCs w:val="16"/>
              </w:rPr>
            </w:pPr>
            <w:ins w:id="793" w:author="Dr Fareeha Armughan" w:date="2026-08-03T00:00:00Z">
              <w:r>
                <w:rPr>
                  <w:rFonts w:ascii="Calibri" w:hAnsi="Calibri" w:cs="Calibri"/>
                  <w:b/>
                  <w:bCs/>
                  <w:sz w:val="16"/>
                  <w:szCs w:val="16"/>
                </w:rPr>
                <w:t>Milestone 1: [Implementation Design &amp; Spade Work; Refresher Training of 560 ASPCs]</w:t>
              </w:r>
            </w:ins>
          </w:p>
        </w:tc>
      </w:tr>
      <w:tr w:rsidR="008602A2" w14:paraId="5882A552" w14:textId="77777777">
        <w:trPr>
          <w:ins w:id="794" w:author="Dr Fareeha Armughan" w:date="2026-08-03T00:00:00Z"/>
        </w:trPr>
        <w:tc>
          <w:tcPr>
            <w:tcW w:w="3016" w:type="dxa"/>
            <w:shd w:val="clear" w:color="auto" w:fill="D9D9D9" w:themeFill="background1" w:themeFillShade="D9"/>
            <w:vAlign w:val="center"/>
          </w:tcPr>
          <w:p w14:paraId="0DECC6B6" w14:textId="77777777" w:rsidR="008602A2" w:rsidRDefault="00EC679A">
            <w:pPr>
              <w:rPr>
                <w:ins w:id="795" w:author="Dr Fareeha Armughan" w:date="2026-08-03T00:00:00Z"/>
                <w:rFonts w:ascii="Calibri" w:hAnsi="Calibri" w:cs="Calibri"/>
                <w:b/>
                <w:bCs/>
                <w:sz w:val="16"/>
                <w:szCs w:val="16"/>
              </w:rPr>
            </w:pPr>
            <w:ins w:id="796" w:author="Dr Fareeha Armughan" w:date="2026-08-03T00:00:00Z">
              <w:r>
                <w:rPr>
                  <w:rFonts w:ascii="Calibri" w:hAnsi="Calibri" w:cs="Calibri"/>
                  <w:b/>
                  <w:bCs/>
                  <w:sz w:val="16"/>
                  <w:szCs w:val="16"/>
                </w:rPr>
                <w:t>Activities</w:t>
              </w:r>
            </w:ins>
          </w:p>
        </w:tc>
        <w:tc>
          <w:tcPr>
            <w:tcW w:w="750" w:type="dxa"/>
            <w:shd w:val="clear" w:color="auto" w:fill="D9D9D9" w:themeFill="background1" w:themeFillShade="D9"/>
            <w:vAlign w:val="center"/>
          </w:tcPr>
          <w:p w14:paraId="4F8FF1DC" w14:textId="77777777" w:rsidR="008602A2" w:rsidRDefault="00EC679A">
            <w:pPr>
              <w:jc w:val="center"/>
              <w:rPr>
                <w:ins w:id="797" w:author="Dr Fareeha Armughan" w:date="2026-08-03T00:00:00Z"/>
                <w:rFonts w:ascii="Calibri" w:hAnsi="Calibri" w:cs="Calibri"/>
                <w:b/>
                <w:bCs/>
                <w:sz w:val="14"/>
                <w:szCs w:val="14"/>
              </w:rPr>
            </w:pPr>
            <w:ins w:id="798" w:author="Dr Fareeha Armughan" w:date="2026-08-03T00:00:00Z">
              <w:r>
                <w:rPr>
                  <w:rFonts w:ascii="Calibri" w:hAnsi="Calibri" w:cs="Calibri"/>
                  <w:b/>
                  <w:bCs/>
                  <w:sz w:val="14"/>
                  <w:szCs w:val="14"/>
                </w:rPr>
                <w:t>Mon 1</w:t>
              </w:r>
            </w:ins>
          </w:p>
        </w:tc>
        <w:tc>
          <w:tcPr>
            <w:tcW w:w="750" w:type="dxa"/>
            <w:shd w:val="clear" w:color="auto" w:fill="D9D9D9" w:themeFill="background1" w:themeFillShade="D9"/>
            <w:vAlign w:val="center"/>
          </w:tcPr>
          <w:p w14:paraId="603E522C" w14:textId="77777777" w:rsidR="008602A2" w:rsidRDefault="00EC679A">
            <w:pPr>
              <w:jc w:val="center"/>
              <w:rPr>
                <w:ins w:id="799" w:author="Dr Fareeha Armughan" w:date="2026-08-03T00:00:00Z"/>
                <w:rFonts w:ascii="Calibri" w:hAnsi="Calibri" w:cs="Calibri"/>
                <w:b/>
                <w:bCs/>
                <w:sz w:val="14"/>
                <w:szCs w:val="14"/>
              </w:rPr>
            </w:pPr>
            <w:ins w:id="800" w:author="Dr Fareeha Armughan" w:date="2026-08-03T00:00:00Z">
              <w:r>
                <w:rPr>
                  <w:rFonts w:ascii="Calibri" w:hAnsi="Calibri" w:cs="Calibri"/>
                  <w:b/>
                  <w:bCs/>
                  <w:sz w:val="14"/>
                  <w:szCs w:val="14"/>
                </w:rPr>
                <w:t>Mon 2</w:t>
              </w:r>
            </w:ins>
          </w:p>
        </w:tc>
        <w:tc>
          <w:tcPr>
            <w:tcW w:w="750" w:type="dxa"/>
            <w:shd w:val="clear" w:color="auto" w:fill="D9D9D9" w:themeFill="background1" w:themeFillShade="D9"/>
            <w:vAlign w:val="center"/>
          </w:tcPr>
          <w:p w14:paraId="51E3463D" w14:textId="77777777" w:rsidR="008602A2" w:rsidRDefault="00EC679A">
            <w:pPr>
              <w:jc w:val="center"/>
              <w:rPr>
                <w:ins w:id="801" w:author="Dr Fareeha Armughan" w:date="2026-08-03T00:00:00Z"/>
                <w:rFonts w:ascii="Calibri" w:hAnsi="Calibri" w:cs="Calibri"/>
                <w:b/>
                <w:bCs/>
                <w:sz w:val="14"/>
                <w:szCs w:val="14"/>
              </w:rPr>
            </w:pPr>
            <w:ins w:id="802" w:author="Dr Fareeha Armughan" w:date="2026-08-03T00:00:00Z">
              <w:r>
                <w:rPr>
                  <w:rFonts w:ascii="Calibri" w:hAnsi="Calibri" w:cs="Calibri"/>
                  <w:b/>
                  <w:bCs/>
                  <w:sz w:val="14"/>
                  <w:szCs w:val="14"/>
                </w:rPr>
                <w:t>Mon 3</w:t>
              </w:r>
            </w:ins>
          </w:p>
        </w:tc>
        <w:tc>
          <w:tcPr>
            <w:tcW w:w="750" w:type="dxa"/>
            <w:shd w:val="clear" w:color="auto" w:fill="D9D9D9" w:themeFill="background1" w:themeFillShade="D9"/>
            <w:vAlign w:val="center"/>
          </w:tcPr>
          <w:p w14:paraId="170A6D5A" w14:textId="77777777" w:rsidR="008602A2" w:rsidRDefault="00EC679A">
            <w:pPr>
              <w:jc w:val="center"/>
              <w:rPr>
                <w:ins w:id="803" w:author="Dr Fareeha Armughan" w:date="2026-08-03T00:00:00Z"/>
                <w:rFonts w:ascii="Calibri" w:hAnsi="Calibri" w:cs="Calibri"/>
                <w:b/>
                <w:bCs/>
                <w:sz w:val="14"/>
                <w:szCs w:val="14"/>
              </w:rPr>
            </w:pPr>
            <w:ins w:id="804" w:author="Dr Fareeha Armughan" w:date="2026-08-03T00:00:00Z">
              <w:r>
                <w:rPr>
                  <w:rFonts w:ascii="Calibri" w:hAnsi="Calibri" w:cs="Calibri"/>
                  <w:b/>
                  <w:bCs/>
                  <w:sz w:val="14"/>
                  <w:szCs w:val="14"/>
                </w:rPr>
                <w:t>Mon 4</w:t>
              </w:r>
            </w:ins>
          </w:p>
        </w:tc>
        <w:tc>
          <w:tcPr>
            <w:tcW w:w="750" w:type="dxa"/>
            <w:shd w:val="clear" w:color="auto" w:fill="D9D9D9" w:themeFill="background1" w:themeFillShade="D9"/>
            <w:vAlign w:val="center"/>
          </w:tcPr>
          <w:p w14:paraId="0611CB59" w14:textId="77777777" w:rsidR="008602A2" w:rsidRDefault="00EC679A">
            <w:pPr>
              <w:jc w:val="center"/>
              <w:rPr>
                <w:ins w:id="805" w:author="Dr Fareeha Armughan" w:date="2026-08-03T00:00:00Z"/>
                <w:rFonts w:ascii="Calibri" w:hAnsi="Calibri" w:cs="Calibri"/>
                <w:b/>
                <w:bCs/>
                <w:sz w:val="14"/>
                <w:szCs w:val="14"/>
              </w:rPr>
            </w:pPr>
            <w:ins w:id="806" w:author="Dr Fareeha Armughan" w:date="2026-08-03T00:00:00Z">
              <w:r>
                <w:rPr>
                  <w:rFonts w:ascii="Calibri" w:hAnsi="Calibri" w:cs="Calibri"/>
                  <w:b/>
                  <w:bCs/>
                  <w:sz w:val="14"/>
                  <w:szCs w:val="14"/>
                </w:rPr>
                <w:t>Mon 5</w:t>
              </w:r>
            </w:ins>
          </w:p>
        </w:tc>
        <w:tc>
          <w:tcPr>
            <w:tcW w:w="750" w:type="dxa"/>
            <w:shd w:val="clear" w:color="auto" w:fill="D9D9D9" w:themeFill="background1" w:themeFillShade="D9"/>
            <w:vAlign w:val="center"/>
          </w:tcPr>
          <w:p w14:paraId="73B2CAE7" w14:textId="77777777" w:rsidR="008602A2" w:rsidRDefault="00EC679A">
            <w:pPr>
              <w:jc w:val="center"/>
              <w:rPr>
                <w:ins w:id="807" w:author="Dr Fareeha Armughan" w:date="2026-08-03T00:00:00Z"/>
                <w:rFonts w:ascii="Calibri" w:hAnsi="Calibri" w:cs="Calibri"/>
                <w:b/>
                <w:bCs/>
                <w:sz w:val="14"/>
                <w:szCs w:val="14"/>
              </w:rPr>
            </w:pPr>
            <w:ins w:id="808" w:author="Dr Fareeha Armughan" w:date="2026-08-03T00:00:00Z">
              <w:r>
                <w:rPr>
                  <w:rFonts w:ascii="Calibri" w:hAnsi="Calibri" w:cs="Calibri"/>
                  <w:b/>
                  <w:bCs/>
                  <w:sz w:val="14"/>
                  <w:szCs w:val="14"/>
                </w:rPr>
                <w:t>Mon 6</w:t>
              </w:r>
            </w:ins>
          </w:p>
        </w:tc>
        <w:tc>
          <w:tcPr>
            <w:tcW w:w="750" w:type="dxa"/>
            <w:shd w:val="clear" w:color="auto" w:fill="D9D9D9" w:themeFill="background1" w:themeFillShade="D9"/>
            <w:vAlign w:val="center"/>
          </w:tcPr>
          <w:p w14:paraId="2D1EFB40" w14:textId="77777777" w:rsidR="008602A2" w:rsidRDefault="00EC679A">
            <w:pPr>
              <w:jc w:val="center"/>
              <w:rPr>
                <w:ins w:id="809" w:author="Dr Fareeha Armughan" w:date="2026-08-03T00:00:00Z"/>
                <w:rFonts w:ascii="Calibri" w:hAnsi="Calibri" w:cs="Calibri"/>
                <w:b/>
                <w:bCs/>
                <w:sz w:val="14"/>
                <w:szCs w:val="14"/>
              </w:rPr>
            </w:pPr>
            <w:ins w:id="810" w:author="Dr Fareeha Armughan" w:date="2026-08-03T00:00:00Z">
              <w:r>
                <w:rPr>
                  <w:rFonts w:ascii="Calibri" w:hAnsi="Calibri" w:cs="Calibri"/>
                  <w:b/>
                  <w:bCs/>
                  <w:sz w:val="14"/>
                  <w:szCs w:val="14"/>
                </w:rPr>
                <w:t>Mon 7</w:t>
              </w:r>
            </w:ins>
          </w:p>
        </w:tc>
        <w:tc>
          <w:tcPr>
            <w:tcW w:w="750" w:type="dxa"/>
            <w:shd w:val="clear" w:color="auto" w:fill="D9D9D9" w:themeFill="background1" w:themeFillShade="D9"/>
            <w:vAlign w:val="center"/>
          </w:tcPr>
          <w:p w14:paraId="18999F58" w14:textId="77777777" w:rsidR="008602A2" w:rsidRDefault="00EC679A">
            <w:pPr>
              <w:jc w:val="center"/>
              <w:rPr>
                <w:ins w:id="811" w:author="Dr Fareeha Armughan" w:date="2026-08-03T00:00:00Z"/>
                <w:rFonts w:ascii="Calibri" w:hAnsi="Calibri" w:cs="Calibri"/>
                <w:b/>
                <w:bCs/>
                <w:sz w:val="14"/>
                <w:szCs w:val="14"/>
              </w:rPr>
            </w:pPr>
            <w:ins w:id="812" w:author="Dr Fareeha Armughan" w:date="2026-08-03T00:00:00Z">
              <w:r>
                <w:rPr>
                  <w:rFonts w:ascii="Calibri" w:hAnsi="Calibri" w:cs="Calibri"/>
                  <w:b/>
                  <w:bCs/>
                  <w:sz w:val="14"/>
                  <w:szCs w:val="14"/>
                </w:rPr>
                <w:t>Mon 8</w:t>
              </w:r>
            </w:ins>
          </w:p>
        </w:tc>
      </w:tr>
      <w:tr w:rsidR="008602A2" w14:paraId="33E5A582" w14:textId="77777777">
        <w:trPr>
          <w:ins w:id="813" w:author="Dr Fareeha Armughan" w:date="2026-08-03T00:00:00Z"/>
        </w:trPr>
        <w:tc>
          <w:tcPr>
            <w:tcW w:w="3016" w:type="dxa"/>
            <w:vAlign w:val="center"/>
          </w:tcPr>
          <w:p w14:paraId="270D1707" w14:textId="77777777" w:rsidR="008602A2" w:rsidRDefault="00EC679A">
            <w:pPr>
              <w:rPr>
                <w:ins w:id="814" w:author="Dr Fareeha Armughan" w:date="2026-08-03T00:00:00Z"/>
                <w:rFonts w:ascii="Calibri" w:hAnsi="Calibri" w:cs="Calibri"/>
                <w:sz w:val="16"/>
                <w:szCs w:val="16"/>
              </w:rPr>
            </w:pPr>
            <w:ins w:id="815" w:author="Dr Fareeha Armughan" w:date="2026-08-03T00:00:00Z">
              <w:r>
                <w:rPr>
                  <w:rFonts w:ascii="Calibri" w:hAnsi="Calibri" w:cs="Calibri"/>
                  <w:sz w:val="16"/>
                  <w:szCs w:val="16"/>
                </w:rPr>
                <w:t>1.1 Implementation Design/Groundwork/Onboarding</w:t>
              </w:r>
            </w:ins>
          </w:p>
        </w:tc>
        <w:tc>
          <w:tcPr>
            <w:tcW w:w="750" w:type="dxa"/>
            <w:vAlign w:val="center"/>
          </w:tcPr>
          <w:p w14:paraId="3C393206" w14:textId="77777777" w:rsidR="008602A2" w:rsidRDefault="00EC679A">
            <w:pPr>
              <w:jc w:val="center"/>
              <w:rPr>
                <w:ins w:id="816" w:author="Dr Fareeha Armughan" w:date="2026-08-03T00:00:00Z"/>
                <w:rFonts w:ascii="Calibri" w:hAnsi="Calibri" w:cs="Calibri"/>
                <w:b/>
                <w:bCs/>
                <w:sz w:val="16"/>
                <w:szCs w:val="16"/>
              </w:rPr>
            </w:pPr>
            <w:ins w:id="817" w:author="Dr Fareeha Armughan" w:date="2026-08-03T00:00:00Z">
              <w:r>
                <w:rPr>
                  <w:rFonts w:ascii="Calibri" w:hAnsi="Calibri" w:cs="Calibri"/>
                  <w:b/>
                  <w:bCs/>
                  <w:sz w:val="16"/>
                  <w:szCs w:val="16"/>
                </w:rPr>
                <w:t>X</w:t>
              </w:r>
            </w:ins>
          </w:p>
        </w:tc>
        <w:tc>
          <w:tcPr>
            <w:tcW w:w="750" w:type="dxa"/>
            <w:vAlign w:val="center"/>
          </w:tcPr>
          <w:p w14:paraId="7940D8C8" w14:textId="77777777" w:rsidR="008602A2" w:rsidRDefault="00EC679A">
            <w:pPr>
              <w:jc w:val="center"/>
              <w:rPr>
                <w:ins w:id="818" w:author="Dr Fareeha Armughan" w:date="2026-08-03T00:00:00Z"/>
                <w:rFonts w:ascii="Calibri" w:hAnsi="Calibri" w:cs="Calibri"/>
                <w:b/>
                <w:bCs/>
                <w:sz w:val="16"/>
                <w:szCs w:val="16"/>
              </w:rPr>
            </w:pPr>
            <w:ins w:id="819" w:author="Dr Fareeha Armughan" w:date="2026-08-03T00:00:00Z">
              <w:r>
                <w:rPr>
                  <w:rFonts w:ascii="Calibri" w:hAnsi="Calibri" w:cs="Calibri"/>
                  <w:b/>
                  <w:bCs/>
                  <w:sz w:val="16"/>
                  <w:szCs w:val="16"/>
                </w:rPr>
                <w:t>X</w:t>
              </w:r>
            </w:ins>
          </w:p>
        </w:tc>
        <w:tc>
          <w:tcPr>
            <w:tcW w:w="750" w:type="dxa"/>
            <w:vAlign w:val="center"/>
          </w:tcPr>
          <w:p w14:paraId="47C9713C" w14:textId="77777777" w:rsidR="008602A2" w:rsidRDefault="008602A2">
            <w:pPr>
              <w:jc w:val="center"/>
              <w:rPr>
                <w:ins w:id="820" w:author="Dr Fareeha Armughan" w:date="2026-08-03T00:00:00Z"/>
                <w:rFonts w:ascii="Calibri" w:hAnsi="Calibri" w:cs="Calibri"/>
                <w:b/>
                <w:bCs/>
                <w:sz w:val="16"/>
                <w:szCs w:val="16"/>
              </w:rPr>
            </w:pPr>
          </w:p>
        </w:tc>
        <w:tc>
          <w:tcPr>
            <w:tcW w:w="750" w:type="dxa"/>
            <w:vAlign w:val="center"/>
          </w:tcPr>
          <w:p w14:paraId="1609D8F3" w14:textId="77777777" w:rsidR="008602A2" w:rsidRDefault="008602A2">
            <w:pPr>
              <w:jc w:val="center"/>
              <w:rPr>
                <w:ins w:id="821" w:author="Dr Fareeha Armughan" w:date="2026-08-03T00:00:00Z"/>
                <w:rFonts w:ascii="Calibri" w:hAnsi="Calibri" w:cs="Calibri"/>
                <w:b/>
                <w:bCs/>
                <w:sz w:val="16"/>
                <w:szCs w:val="16"/>
              </w:rPr>
            </w:pPr>
          </w:p>
        </w:tc>
        <w:tc>
          <w:tcPr>
            <w:tcW w:w="750" w:type="dxa"/>
            <w:vAlign w:val="center"/>
          </w:tcPr>
          <w:p w14:paraId="12D4A711" w14:textId="77777777" w:rsidR="008602A2" w:rsidRDefault="008602A2">
            <w:pPr>
              <w:jc w:val="center"/>
              <w:rPr>
                <w:ins w:id="822" w:author="Dr Fareeha Armughan" w:date="2026-08-03T00:00:00Z"/>
                <w:rFonts w:ascii="Calibri" w:hAnsi="Calibri" w:cs="Calibri"/>
                <w:b/>
                <w:bCs/>
                <w:sz w:val="16"/>
                <w:szCs w:val="16"/>
              </w:rPr>
            </w:pPr>
          </w:p>
        </w:tc>
        <w:tc>
          <w:tcPr>
            <w:tcW w:w="750" w:type="dxa"/>
            <w:vAlign w:val="center"/>
          </w:tcPr>
          <w:p w14:paraId="0319E0EA" w14:textId="77777777" w:rsidR="008602A2" w:rsidRDefault="008602A2">
            <w:pPr>
              <w:jc w:val="center"/>
              <w:rPr>
                <w:ins w:id="823" w:author="Dr Fareeha Armughan" w:date="2026-08-03T00:00:00Z"/>
                <w:rFonts w:ascii="Calibri" w:hAnsi="Calibri" w:cs="Calibri"/>
                <w:b/>
                <w:bCs/>
                <w:sz w:val="16"/>
                <w:szCs w:val="16"/>
              </w:rPr>
            </w:pPr>
          </w:p>
        </w:tc>
        <w:tc>
          <w:tcPr>
            <w:tcW w:w="750" w:type="dxa"/>
            <w:vAlign w:val="center"/>
          </w:tcPr>
          <w:p w14:paraId="12D62B28" w14:textId="77777777" w:rsidR="008602A2" w:rsidRDefault="008602A2">
            <w:pPr>
              <w:jc w:val="center"/>
              <w:rPr>
                <w:ins w:id="824" w:author="Dr Fareeha Armughan" w:date="2026-08-03T00:00:00Z"/>
                <w:rFonts w:ascii="Calibri" w:hAnsi="Calibri" w:cs="Calibri"/>
                <w:b/>
                <w:bCs/>
                <w:sz w:val="16"/>
                <w:szCs w:val="16"/>
              </w:rPr>
            </w:pPr>
          </w:p>
        </w:tc>
        <w:tc>
          <w:tcPr>
            <w:tcW w:w="750" w:type="dxa"/>
            <w:vAlign w:val="center"/>
          </w:tcPr>
          <w:p w14:paraId="3D424F36" w14:textId="77777777" w:rsidR="008602A2" w:rsidRDefault="008602A2">
            <w:pPr>
              <w:jc w:val="center"/>
              <w:rPr>
                <w:ins w:id="825" w:author="Dr Fareeha Armughan" w:date="2026-08-03T00:00:00Z"/>
                <w:rFonts w:ascii="Calibri" w:hAnsi="Calibri" w:cs="Calibri"/>
                <w:b/>
                <w:bCs/>
                <w:sz w:val="16"/>
                <w:szCs w:val="16"/>
              </w:rPr>
            </w:pPr>
          </w:p>
        </w:tc>
      </w:tr>
      <w:tr w:rsidR="008602A2" w14:paraId="47D3CCDD" w14:textId="77777777">
        <w:trPr>
          <w:ins w:id="826" w:author="Dr Fareeha Armughan" w:date="2026-08-03T00:00:00Z"/>
        </w:trPr>
        <w:tc>
          <w:tcPr>
            <w:tcW w:w="3016" w:type="dxa"/>
            <w:vAlign w:val="center"/>
          </w:tcPr>
          <w:p w14:paraId="0C0B2C5E" w14:textId="77777777" w:rsidR="008602A2" w:rsidRDefault="00EC679A">
            <w:pPr>
              <w:rPr>
                <w:ins w:id="827" w:author="Dr Fareeha Armughan" w:date="2026-08-03T00:00:00Z"/>
                <w:rFonts w:ascii="Calibri" w:hAnsi="Calibri" w:cs="Calibri"/>
                <w:sz w:val="16"/>
                <w:szCs w:val="16"/>
              </w:rPr>
            </w:pPr>
            <w:ins w:id="828" w:author="Dr Fareeha Armughan" w:date="2026-08-03T00:00:00Z">
              <w:r>
                <w:rPr>
                  <w:rFonts w:ascii="Calibri" w:hAnsi="Calibri" w:cs="Calibri"/>
                  <w:sz w:val="16"/>
                  <w:szCs w:val="16"/>
                </w:rPr>
                <w:t>1.2 Digital App &amp; Dashboards development</w:t>
              </w:r>
            </w:ins>
          </w:p>
        </w:tc>
        <w:tc>
          <w:tcPr>
            <w:tcW w:w="750" w:type="dxa"/>
            <w:vAlign w:val="center"/>
          </w:tcPr>
          <w:p w14:paraId="23B1D835" w14:textId="77777777" w:rsidR="008602A2" w:rsidRDefault="00EC679A">
            <w:pPr>
              <w:jc w:val="center"/>
              <w:rPr>
                <w:ins w:id="829" w:author="Dr Fareeha Armughan" w:date="2026-08-03T00:00:00Z"/>
                <w:rFonts w:ascii="Calibri" w:hAnsi="Calibri" w:cs="Calibri"/>
                <w:b/>
                <w:bCs/>
                <w:sz w:val="16"/>
                <w:szCs w:val="16"/>
              </w:rPr>
            </w:pPr>
            <w:ins w:id="830" w:author="Dr Fareeha Armughan" w:date="2026-08-03T00:00:00Z">
              <w:r>
                <w:rPr>
                  <w:rFonts w:ascii="Calibri" w:hAnsi="Calibri" w:cs="Calibri"/>
                  <w:b/>
                  <w:bCs/>
                  <w:sz w:val="16"/>
                  <w:szCs w:val="16"/>
                </w:rPr>
                <w:t>X</w:t>
              </w:r>
            </w:ins>
          </w:p>
        </w:tc>
        <w:tc>
          <w:tcPr>
            <w:tcW w:w="750" w:type="dxa"/>
            <w:vAlign w:val="center"/>
          </w:tcPr>
          <w:p w14:paraId="78C03CB9" w14:textId="77777777" w:rsidR="008602A2" w:rsidRDefault="00EC679A">
            <w:pPr>
              <w:jc w:val="center"/>
              <w:rPr>
                <w:ins w:id="831" w:author="Dr Fareeha Armughan" w:date="2026-08-03T00:00:00Z"/>
                <w:rFonts w:ascii="Calibri" w:hAnsi="Calibri" w:cs="Calibri"/>
                <w:b/>
                <w:bCs/>
                <w:sz w:val="16"/>
                <w:szCs w:val="16"/>
              </w:rPr>
            </w:pPr>
            <w:ins w:id="832" w:author="Dr Fareeha Armughan" w:date="2026-08-03T00:00:00Z">
              <w:r>
                <w:rPr>
                  <w:rFonts w:ascii="Calibri" w:hAnsi="Calibri" w:cs="Calibri"/>
                  <w:b/>
                  <w:bCs/>
                  <w:sz w:val="16"/>
                  <w:szCs w:val="16"/>
                </w:rPr>
                <w:t>X</w:t>
              </w:r>
            </w:ins>
          </w:p>
        </w:tc>
        <w:tc>
          <w:tcPr>
            <w:tcW w:w="750" w:type="dxa"/>
            <w:vAlign w:val="center"/>
          </w:tcPr>
          <w:p w14:paraId="01E66C63" w14:textId="77777777" w:rsidR="008602A2" w:rsidRDefault="008602A2">
            <w:pPr>
              <w:jc w:val="center"/>
              <w:rPr>
                <w:ins w:id="833" w:author="Dr Fareeha Armughan" w:date="2026-08-03T00:00:00Z"/>
                <w:rFonts w:ascii="Calibri" w:hAnsi="Calibri" w:cs="Calibri"/>
                <w:b/>
                <w:bCs/>
                <w:sz w:val="16"/>
                <w:szCs w:val="16"/>
              </w:rPr>
            </w:pPr>
          </w:p>
        </w:tc>
        <w:tc>
          <w:tcPr>
            <w:tcW w:w="750" w:type="dxa"/>
            <w:vAlign w:val="center"/>
          </w:tcPr>
          <w:p w14:paraId="7FD8CA15" w14:textId="77777777" w:rsidR="008602A2" w:rsidRDefault="008602A2">
            <w:pPr>
              <w:jc w:val="center"/>
              <w:rPr>
                <w:ins w:id="834" w:author="Dr Fareeha Armughan" w:date="2026-08-03T00:00:00Z"/>
                <w:rFonts w:ascii="Calibri" w:hAnsi="Calibri" w:cs="Calibri"/>
                <w:b/>
                <w:bCs/>
                <w:sz w:val="16"/>
                <w:szCs w:val="16"/>
              </w:rPr>
            </w:pPr>
          </w:p>
        </w:tc>
        <w:tc>
          <w:tcPr>
            <w:tcW w:w="750" w:type="dxa"/>
            <w:vAlign w:val="center"/>
          </w:tcPr>
          <w:p w14:paraId="3ACD89B5" w14:textId="77777777" w:rsidR="008602A2" w:rsidRDefault="008602A2">
            <w:pPr>
              <w:jc w:val="center"/>
              <w:rPr>
                <w:ins w:id="835" w:author="Dr Fareeha Armughan" w:date="2026-08-03T00:00:00Z"/>
                <w:rFonts w:ascii="Calibri" w:hAnsi="Calibri" w:cs="Calibri"/>
                <w:b/>
                <w:bCs/>
                <w:sz w:val="16"/>
                <w:szCs w:val="16"/>
              </w:rPr>
            </w:pPr>
          </w:p>
        </w:tc>
        <w:tc>
          <w:tcPr>
            <w:tcW w:w="750" w:type="dxa"/>
            <w:vAlign w:val="center"/>
          </w:tcPr>
          <w:p w14:paraId="7A28BBBE" w14:textId="77777777" w:rsidR="008602A2" w:rsidRDefault="008602A2">
            <w:pPr>
              <w:jc w:val="center"/>
              <w:rPr>
                <w:ins w:id="836" w:author="Dr Fareeha Armughan" w:date="2026-08-03T00:00:00Z"/>
                <w:rFonts w:ascii="Calibri" w:hAnsi="Calibri" w:cs="Calibri"/>
                <w:b/>
                <w:bCs/>
                <w:sz w:val="16"/>
                <w:szCs w:val="16"/>
              </w:rPr>
            </w:pPr>
          </w:p>
        </w:tc>
        <w:tc>
          <w:tcPr>
            <w:tcW w:w="750" w:type="dxa"/>
            <w:vAlign w:val="center"/>
          </w:tcPr>
          <w:p w14:paraId="07B763CF" w14:textId="77777777" w:rsidR="008602A2" w:rsidRDefault="008602A2">
            <w:pPr>
              <w:jc w:val="center"/>
              <w:rPr>
                <w:ins w:id="837" w:author="Dr Fareeha Armughan" w:date="2026-08-03T00:00:00Z"/>
                <w:rFonts w:ascii="Calibri" w:hAnsi="Calibri" w:cs="Calibri"/>
                <w:b/>
                <w:bCs/>
                <w:sz w:val="16"/>
                <w:szCs w:val="16"/>
              </w:rPr>
            </w:pPr>
          </w:p>
        </w:tc>
        <w:tc>
          <w:tcPr>
            <w:tcW w:w="750" w:type="dxa"/>
            <w:vAlign w:val="center"/>
          </w:tcPr>
          <w:p w14:paraId="217CB260" w14:textId="77777777" w:rsidR="008602A2" w:rsidRDefault="008602A2">
            <w:pPr>
              <w:jc w:val="center"/>
              <w:rPr>
                <w:ins w:id="838" w:author="Dr Fareeha Armughan" w:date="2026-08-03T00:00:00Z"/>
                <w:rFonts w:ascii="Calibri" w:hAnsi="Calibri" w:cs="Calibri"/>
                <w:b/>
                <w:bCs/>
                <w:sz w:val="16"/>
                <w:szCs w:val="16"/>
              </w:rPr>
            </w:pPr>
          </w:p>
        </w:tc>
      </w:tr>
      <w:tr w:rsidR="008602A2" w14:paraId="76A28524" w14:textId="77777777">
        <w:trPr>
          <w:ins w:id="839" w:author="Dr Fareeha Armughan" w:date="2026-08-03T00:00:00Z"/>
        </w:trPr>
        <w:tc>
          <w:tcPr>
            <w:tcW w:w="3016" w:type="dxa"/>
            <w:vAlign w:val="center"/>
          </w:tcPr>
          <w:p w14:paraId="236718C6" w14:textId="77777777" w:rsidR="008602A2" w:rsidRDefault="00EC679A">
            <w:pPr>
              <w:rPr>
                <w:ins w:id="840" w:author="Dr Fareeha Armughan" w:date="2026-08-03T00:00:00Z"/>
                <w:rFonts w:ascii="Calibri" w:hAnsi="Calibri" w:cs="Calibri"/>
                <w:sz w:val="16"/>
                <w:szCs w:val="16"/>
              </w:rPr>
            </w:pPr>
            <w:ins w:id="841" w:author="Dr Fareeha Armughan" w:date="2026-08-03T00:00:00Z">
              <w:r>
                <w:rPr>
                  <w:rFonts w:ascii="Calibri" w:hAnsi="Calibri" w:cs="Calibri"/>
                  <w:sz w:val="16"/>
                  <w:szCs w:val="16"/>
                </w:rPr>
                <w:t>1.3 Designing of content for Handbook &amp; Handbooks printing</w:t>
              </w:r>
            </w:ins>
          </w:p>
        </w:tc>
        <w:tc>
          <w:tcPr>
            <w:tcW w:w="750" w:type="dxa"/>
            <w:vAlign w:val="center"/>
          </w:tcPr>
          <w:p w14:paraId="452E1947" w14:textId="77777777" w:rsidR="008602A2" w:rsidRDefault="00EC679A">
            <w:pPr>
              <w:jc w:val="center"/>
              <w:rPr>
                <w:ins w:id="842" w:author="Dr Fareeha Armughan" w:date="2026-08-03T00:00:00Z"/>
                <w:rFonts w:ascii="Calibri" w:hAnsi="Calibri" w:cs="Calibri"/>
                <w:b/>
                <w:bCs/>
                <w:sz w:val="16"/>
                <w:szCs w:val="16"/>
              </w:rPr>
            </w:pPr>
            <w:ins w:id="843" w:author="Dr Fareeha Armughan" w:date="2026-08-03T00:00:00Z">
              <w:r>
                <w:rPr>
                  <w:rFonts w:ascii="Calibri" w:hAnsi="Calibri" w:cs="Calibri"/>
                  <w:b/>
                  <w:bCs/>
                  <w:sz w:val="16"/>
                  <w:szCs w:val="16"/>
                </w:rPr>
                <w:t>X</w:t>
              </w:r>
            </w:ins>
          </w:p>
        </w:tc>
        <w:tc>
          <w:tcPr>
            <w:tcW w:w="750" w:type="dxa"/>
            <w:vAlign w:val="center"/>
          </w:tcPr>
          <w:p w14:paraId="148C9F39" w14:textId="77777777" w:rsidR="008602A2" w:rsidRDefault="00EC679A">
            <w:pPr>
              <w:jc w:val="center"/>
              <w:rPr>
                <w:ins w:id="844" w:author="Dr Fareeha Armughan" w:date="2026-08-03T00:00:00Z"/>
                <w:rFonts w:ascii="Calibri" w:hAnsi="Calibri" w:cs="Calibri"/>
                <w:b/>
                <w:bCs/>
                <w:sz w:val="16"/>
                <w:szCs w:val="16"/>
              </w:rPr>
            </w:pPr>
            <w:ins w:id="845" w:author="Dr Fareeha Armughan" w:date="2026-08-03T00:00:00Z">
              <w:r>
                <w:rPr>
                  <w:rFonts w:ascii="Calibri" w:hAnsi="Calibri" w:cs="Calibri"/>
                  <w:b/>
                  <w:bCs/>
                  <w:sz w:val="16"/>
                  <w:szCs w:val="16"/>
                </w:rPr>
                <w:t>X</w:t>
              </w:r>
            </w:ins>
          </w:p>
        </w:tc>
        <w:tc>
          <w:tcPr>
            <w:tcW w:w="750" w:type="dxa"/>
            <w:vAlign w:val="center"/>
          </w:tcPr>
          <w:p w14:paraId="71C50CCB" w14:textId="77777777" w:rsidR="008602A2" w:rsidRDefault="008602A2">
            <w:pPr>
              <w:jc w:val="center"/>
              <w:rPr>
                <w:ins w:id="846" w:author="Dr Fareeha Armughan" w:date="2026-08-03T00:00:00Z"/>
                <w:rFonts w:ascii="Calibri" w:hAnsi="Calibri" w:cs="Calibri"/>
                <w:b/>
                <w:bCs/>
                <w:sz w:val="16"/>
                <w:szCs w:val="16"/>
              </w:rPr>
            </w:pPr>
          </w:p>
        </w:tc>
        <w:tc>
          <w:tcPr>
            <w:tcW w:w="750" w:type="dxa"/>
            <w:vAlign w:val="center"/>
          </w:tcPr>
          <w:p w14:paraId="2F88C5B4" w14:textId="77777777" w:rsidR="008602A2" w:rsidRDefault="008602A2">
            <w:pPr>
              <w:jc w:val="center"/>
              <w:rPr>
                <w:ins w:id="847" w:author="Dr Fareeha Armughan" w:date="2026-08-03T00:00:00Z"/>
                <w:rFonts w:ascii="Calibri" w:hAnsi="Calibri" w:cs="Calibri"/>
                <w:b/>
                <w:bCs/>
                <w:sz w:val="16"/>
                <w:szCs w:val="16"/>
              </w:rPr>
            </w:pPr>
          </w:p>
        </w:tc>
        <w:tc>
          <w:tcPr>
            <w:tcW w:w="750" w:type="dxa"/>
            <w:vAlign w:val="center"/>
          </w:tcPr>
          <w:p w14:paraId="2D154AE8" w14:textId="77777777" w:rsidR="008602A2" w:rsidRDefault="008602A2">
            <w:pPr>
              <w:jc w:val="center"/>
              <w:rPr>
                <w:ins w:id="848" w:author="Dr Fareeha Armughan" w:date="2026-08-03T00:00:00Z"/>
                <w:rFonts w:ascii="Calibri" w:hAnsi="Calibri" w:cs="Calibri"/>
                <w:b/>
                <w:bCs/>
                <w:sz w:val="16"/>
                <w:szCs w:val="16"/>
              </w:rPr>
            </w:pPr>
          </w:p>
        </w:tc>
        <w:tc>
          <w:tcPr>
            <w:tcW w:w="750" w:type="dxa"/>
            <w:vAlign w:val="center"/>
          </w:tcPr>
          <w:p w14:paraId="24E768D2" w14:textId="77777777" w:rsidR="008602A2" w:rsidRDefault="008602A2">
            <w:pPr>
              <w:jc w:val="center"/>
              <w:rPr>
                <w:ins w:id="849" w:author="Dr Fareeha Armughan" w:date="2026-08-03T00:00:00Z"/>
                <w:rFonts w:ascii="Calibri" w:hAnsi="Calibri" w:cs="Calibri"/>
                <w:b/>
                <w:bCs/>
                <w:sz w:val="16"/>
                <w:szCs w:val="16"/>
              </w:rPr>
            </w:pPr>
          </w:p>
        </w:tc>
        <w:tc>
          <w:tcPr>
            <w:tcW w:w="750" w:type="dxa"/>
            <w:vAlign w:val="center"/>
          </w:tcPr>
          <w:p w14:paraId="5CACFF27" w14:textId="77777777" w:rsidR="008602A2" w:rsidRDefault="008602A2">
            <w:pPr>
              <w:jc w:val="center"/>
              <w:rPr>
                <w:ins w:id="850" w:author="Dr Fareeha Armughan" w:date="2026-08-03T00:00:00Z"/>
                <w:rFonts w:ascii="Calibri" w:hAnsi="Calibri" w:cs="Calibri"/>
                <w:b/>
                <w:bCs/>
                <w:sz w:val="16"/>
                <w:szCs w:val="16"/>
              </w:rPr>
            </w:pPr>
          </w:p>
        </w:tc>
        <w:tc>
          <w:tcPr>
            <w:tcW w:w="750" w:type="dxa"/>
            <w:vAlign w:val="center"/>
          </w:tcPr>
          <w:p w14:paraId="73C56437" w14:textId="77777777" w:rsidR="008602A2" w:rsidRDefault="008602A2">
            <w:pPr>
              <w:jc w:val="center"/>
              <w:rPr>
                <w:ins w:id="851" w:author="Dr Fareeha Armughan" w:date="2026-08-03T00:00:00Z"/>
                <w:rFonts w:ascii="Calibri" w:hAnsi="Calibri" w:cs="Calibri"/>
                <w:b/>
                <w:bCs/>
                <w:sz w:val="16"/>
                <w:szCs w:val="16"/>
              </w:rPr>
            </w:pPr>
          </w:p>
        </w:tc>
      </w:tr>
      <w:tr w:rsidR="008602A2" w14:paraId="524E1051" w14:textId="77777777">
        <w:trPr>
          <w:ins w:id="852" w:author="Dr Fareeha Armughan" w:date="2026-08-03T00:00:00Z"/>
        </w:trPr>
        <w:tc>
          <w:tcPr>
            <w:tcW w:w="3016" w:type="dxa"/>
            <w:vAlign w:val="center"/>
          </w:tcPr>
          <w:p w14:paraId="53DABD53" w14:textId="77777777" w:rsidR="008602A2" w:rsidRDefault="00EC679A">
            <w:pPr>
              <w:rPr>
                <w:ins w:id="853" w:author="Dr Fareeha Armughan" w:date="2026-08-03T00:00:00Z"/>
                <w:rFonts w:ascii="Calibri" w:hAnsi="Calibri" w:cs="Calibri"/>
                <w:sz w:val="16"/>
                <w:szCs w:val="16"/>
              </w:rPr>
            </w:pPr>
            <w:ins w:id="854" w:author="Dr Fareeha Armughan" w:date="2026-08-03T00:00:00Z">
              <w:r>
                <w:rPr>
                  <w:rFonts w:ascii="Calibri" w:hAnsi="Calibri" w:cs="Calibri"/>
                  <w:sz w:val="16"/>
                  <w:szCs w:val="16"/>
                </w:rPr>
                <w:t>1.4 Refresher Training of 560 ASPCs &amp; 40 DFLT ICs</w:t>
              </w:r>
            </w:ins>
          </w:p>
        </w:tc>
        <w:tc>
          <w:tcPr>
            <w:tcW w:w="750" w:type="dxa"/>
            <w:vAlign w:val="center"/>
          </w:tcPr>
          <w:p w14:paraId="099DEDC0" w14:textId="77777777" w:rsidR="008602A2" w:rsidRDefault="008602A2">
            <w:pPr>
              <w:jc w:val="center"/>
              <w:rPr>
                <w:ins w:id="855" w:author="Dr Fareeha Armughan" w:date="2026-08-03T00:00:00Z"/>
                <w:rFonts w:ascii="Calibri" w:hAnsi="Calibri" w:cs="Calibri"/>
                <w:b/>
                <w:bCs/>
                <w:sz w:val="16"/>
                <w:szCs w:val="16"/>
              </w:rPr>
            </w:pPr>
          </w:p>
        </w:tc>
        <w:tc>
          <w:tcPr>
            <w:tcW w:w="750" w:type="dxa"/>
            <w:vAlign w:val="center"/>
          </w:tcPr>
          <w:p w14:paraId="0AB69500" w14:textId="77777777" w:rsidR="008602A2" w:rsidRDefault="00EC679A">
            <w:pPr>
              <w:jc w:val="center"/>
              <w:rPr>
                <w:ins w:id="856" w:author="Dr Fareeha Armughan" w:date="2026-08-03T00:00:00Z"/>
                <w:rFonts w:ascii="Calibri" w:hAnsi="Calibri" w:cs="Calibri"/>
                <w:b/>
                <w:bCs/>
                <w:sz w:val="16"/>
                <w:szCs w:val="16"/>
              </w:rPr>
            </w:pPr>
            <w:ins w:id="857" w:author="Dr Fareeha Armughan" w:date="2026-08-03T00:00:00Z">
              <w:r>
                <w:rPr>
                  <w:rFonts w:ascii="Calibri" w:hAnsi="Calibri" w:cs="Calibri"/>
                  <w:b/>
                  <w:bCs/>
                  <w:sz w:val="16"/>
                  <w:szCs w:val="16"/>
                </w:rPr>
                <w:t>X</w:t>
              </w:r>
            </w:ins>
          </w:p>
        </w:tc>
        <w:tc>
          <w:tcPr>
            <w:tcW w:w="750" w:type="dxa"/>
            <w:vAlign w:val="center"/>
          </w:tcPr>
          <w:p w14:paraId="197EE7F6" w14:textId="77777777" w:rsidR="008602A2" w:rsidRDefault="008602A2">
            <w:pPr>
              <w:jc w:val="center"/>
              <w:rPr>
                <w:ins w:id="858" w:author="Dr Fareeha Armughan" w:date="2026-08-03T00:00:00Z"/>
                <w:rFonts w:ascii="Calibri" w:hAnsi="Calibri" w:cs="Calibri"/>
                <w:b/>
                <w:bCs/>
                <w:sz w:val="16"/>
                <w:szCs w:val="16"/>
              </w:rPr>
            </w:pPr>
          </w:p>
        </w:tc>
        <w:tc>
          <w:tcPr>
            <w:tcW w:w="750" w:type="dxa"/>
            <w:vAlign w:val="center"/>
          </w:tcPr>
          <w:p w14:paraId="34957C5E" w14:textId="77777777" w:rsidR="008602A2" w:rsidRDefault="008602A2">
            <w:pPr>
              <w:jc w:val="center"/>
              <w:rPr>
                <w:ins w:id="859" w:author="Dr Fareeha Armughan" w:date="2026-08-03T00:00:00Z"/>
                <w:rFonts w:ascii="Calibri" w:hAnsi="Calibri" w:cs="Calibri"/>
                <w:b/>
                <w:bCs/>
                <w:sz w:val="16"/>
                <w:szCs w:val="16"/>
              </w:rPr>
            </w:pPr>
          </w:p>
        </w:tc>
        <w:tc>
          <w:tcPr>
            <w:tcW w:w="750" w:type="dxa"/>
            <w:vAlign w:val="center"/>
          </w:tcPr>
          <w:p w14:paraId="65D0FE3C" w14:textId="77777777" w:rsidR="008602A2" w:rsidRDefault="008602A2">
            <w:pPr>
              <w:jc w:val="center"/>
              <w:rPr>
                <w:ins w:id="860" w:author="Dr Fareeha Armughan" w:date="2026-08-03T00:00:00Z"/>
                <w:rFonts w:ascii="Calibri" w:hAnsi="Calibri" w:cs="Calibri"/>
                <w:b/>
                <w:bCs/>
                <w:sz w:val="16"/>
                <w:szCs w:val="16"/>
              </w:rPr>
            </w:pPr>
          </w:p>
        </w:tc>
        <w:tc>
          <w:tcPr>
            <w:tcW w:w="750" w:type="dxa"/>
            <w:vAlign w:val="center"/>
          </w:tcPr>
          <w:p w14:paraId="1DB626B4" w14:textId="77777777" w:rsidR="008602A2" w:rsidRDefault="008602A2">
            <w:pPr>
              <w:jc w:val="center"/>
              <w:rPr>
                <w:ins w:id="861" w:author="Dr Fareeha Armughan" w:date="2026-08-03T00:00:00Z"/>
                <w:rFonts w:ascii="Calibri" w:hAnsi="Calibri" w:cs="Calibri"/>
                <w:b/>
                <w:bCs/>
                <w:sz w:val="16"/>
                <w:szCs w:val="16"/>
              </w:rPr>
            </w:pPr>
          </w:p>
        </w:tc>
        <w:tc>
          <w:tcPr>
            <w:tcW w:w="750" w:type="dxa"/>
            <w:vAlign w:val="center"/>
          </w:tcPr>
          <w:p w14:paraId="6FF7983C" w14:textId="77777777" w:rsidR="008602A2" w:rsidRDefault="008602A2">
            <w:pPr>
              <w:jc w:val="center"/>
              <w:rPr>
                <w:ins w:id="862" w:author="Dr Fareeha Armughan" w:date="2026-08-03T00:00:00Z"/>
                <w:rFonts w:ascii="Calibri" w:hAnsi="Calibri" w:cs="Calibri"/>
                <w:b/>
                <w:bCs/>
                <w:sz w:val="16"/>
                <w:szCs w:val="16"/>
              </w:rPr>
            </w:pPr>
          </w:p>
        </w:tc>
        <w:tc>
          <w:tcPr>
            <w:tcW w:w="750" w:type="dxa"/>
            <w:vAlign w:val="center"/>
          </w:tcPr>
          <w:p w14:paraId="089835A1" w14:textId="77777777" w:rsidR="008602A2" w:rsidRDefault="008602A2">
            <w:pPr>
              <w:jc w:val="center"/>
              <w:rPr>
                <w:ins w:id="863" w:author="Dr Fareeha Armughan" w:date="2026-08-03T00:00:00Z"/>
                <w:rFonts w:ascii="Calibri" w:hAnsi="Calibri" w:cs="Calibri"/>
                <w:b/>
                <w:bCs/>
                <w:sz w:val="16"/>
                <w:szCs w:val="16"/>
              </w:rPr>
            </w:pPr>
          </w:p>
        </w:tc>
      </w:tr>
      <w:tr w:rsidR="008602A2" w14:paraId="37E98239" w14:textId="77777777">
        <w:trPr>
          <w:ins w:id="864" w:author="Dr Fareeha Armughan" w:date="2026-08-03T00:00:00Z"/>
        </w:trPr>
        <w:tc>
          <w:tcPr>
            <w:tcW w:w="3016" w:type="dxa"/>
            <w:vAlign w:val="center"/>
          </w:tcPr>
          <w:p w14:paraId="17D4E16C" w14:textId="77777777" w:rsidR="008602A2" w:rsidRDefault="00EC679A">
            <w:pPr>
              <w:rPr>
                <w:ins w:id="865" w:author="Dr Fareeha Armughan" w:date="2026-08-03T00:00:00Z"/>
                <w:rFonts w:ascii="Calibri" w:hAnsi="Calibri" w:cs="Calibri"/>
                <w:sz w:val="16"/>
                <w:szCs w:val="16"/>
              </w:rPr>
            </w:pPr>
            <w:ins w:id="866" w:author="Dr Fareeha Armughan" w:date="2026-08-03T00:00:00Z">
              <w:r>
                <w:rPr>
                  <w:rFonts w:ascii="Calibri" w:hAnsi="Calibri" w:cs="Calibri"/>
                  <w:sz w:val="16"/>
                  <w:szCs w:val="16"/>
                </w:rPr>
                <w:t>1.5 Competitive procurement &amp; contracting of the Mobile Money Service Provider (Firm)</w:t>
              </w:r>
            </w:ins>
          </w:p>
        </w:tc>
        <w:tc>
          <w:tcPr>
            <w:tcW w:w="750" w:type="dxa"/>
            <w:vAlign w:val="center"/>
          </w:tcPr>
          <w:p w14:paraId="5CD8B896" w14:textId="77777777" w:rsidR="008602A2" w:rsidRDefault="008602A2">
            <w:pPr>
              <w:jc w:val="center"/>
              <w:rPr>
                <w:ins w:id="867" w:author="Dr Fareeha Armughan" w:date="2026-08-03T00:00:00Z"/>
                <w:rFonts w:ascii="Calibri" w:hAnsi="Calibri" w:cs="Calibri"/>
                <w:b/>
                <w:bCs/>
                <w:sz w:val="16"/>
                <w:szCs w:val="16"/>
              </w:rPr>
            </w:pPr>
          </w:p>
        </w:tc>
        <w:tc>
          <w:tcPr>
            <w:tcW w:w="750" w:type="dxa"/>
            <w:vAlign w:val="center"/>
          </w:tcPr>
          <w:p w14:paraId="012E2FDB" w14:textId="77777777" w:rsidR="008602A2" w:rsidRDefault="008602A2">
            <w:pPr>
              <w:jc w:val="center"/>
              <w:rPr>
                <w:ins w:id="868" w:author="Dr Fareeha Armughan" w:date="2026-08-03T00:00:00Z"/>
                <w:rFonts w:ascii="Calibri" w:hAnsi="Calibri" w:cs="Calibri"/>
                <w:b/>
                <w:bCs/>
                <w:sz w:val="16"/>
                <w:szCs w:val="16"/>
              </w:rPr>
            </w:pPr>
          </w:p>
        </w:tc>
        <w:tc>
          <w:tcPr>
            <w:tcW w:w="750" w:type="dxa"/>
            <w:vAlign w:val="center"/>
          </w:tcPr>
          <w:p w14:paraId="63EEA478" w14:textId="77777777" w:rsidR="008602A2" w:rsidRDefault="008602A2">
            <w:pPr>
              <w:jc w:val="center"/>
              <w:rPr>
                <w:ins w:id="869" w:author="Dr Fareeha Armughan" w:date="2026-08-03T00:00:00Z"/>
                <w:rFonts w:ascii="Calibri" w:hAnsi="Calibri" w:cs="Calibri"/>
                <w:b/>
                <w:bCs/>
                <w:sz w:val="16"/>
                <w:szCs w:val="16"/>
              </w:rPr>
            </w:pPr>
          </w:p>
        </w:tc>
        <w:tc>
          <w:tcPr>
            <w:tcW w:w="750" w:type="dxa"/>
            <w:vAlign w:val="center"/>
          </w:tcPr>
          <w:p w14:paraId="55288D79" w14:textId="77777777" w:rsidR="008602A2" w:rsidRDefault="008602A2">
            <w:pPr>
              <w:jc w:val="center"/>
              <w:rPr>
                <w:ins w:id="870" w:author="Dr Fareeha Armughan" w:date="2026-08-03T00:00:00Z"/>
                <w:rFonts w:ascii="Calibri" w:hAnsi="Calibri" w:cs="Calibri"/>
                <w:b/>
                <w:bCs/>
                <w:sz w:val="16"/>
                <w:szCs w:val="16"/>
              </w:rPr>
            </w:pPr>
          </w:p>
        </w:tc>
        <w:tc>
          <w:tcPr>
            <w:tcW w:w="750" w:type="dxa"/>
            <w:vAlign w:val="center"/>
          </w:tcPr>
          <w:p w14:paraId="0FC84642" w14:textId="77777777" w:rsidR="008602A2" w:rsidRDefault="008602A2">
            <w:pPr>
              <w:jc w:val="center"/>
              <w:rPr>
                <w:ins w:id="871" w:author="Dr Fareeha Armughan" w:date="2026-08-03T00:00:00Z"/>
                <w:rFonts w:ascii="Calibri" w:hAnsi="Calibri" w:cs="Calibri"/>
                <w:b/>
                <w:bCs/>
                <w:sz w:val="16"/>
                <w:szCs w:val="16"/>
              </w:rPr>
            </w:pPr>
          </w:p>
        </w:tc>
        <w:tc>
          <w:tcPr>
            <w:tcW w:w="750" w:type="dxa"/>
            <w:vAlign w:val="center"/>
          </w:tcPr>
          <w:p w14:paraId="113C09A7" w14:textId="77777777" w:rsidR="008602A2" w:rsidRDefault="00EC679A">
            <w:pPr>
              <w:jc w:val="center"/>
              <w:rPr>
                <w:ins w:id="872" w:author="Dr Fareeha Armughan" w:date="2026-08-03T00:00:00Z"/>
                <w:rFonts w:ascii="Calibri" w:hAnsi="Calibri" w:cs="Calibri"/>
                <w:b/>
                <w:bCs/>
                <w:sz w:val="16"/>
                <w:szCs w:val="16"/>
              </w:rPr>
            </w:pPr>
            <w:ins w:id="873" w:author="Dr Fareeha Armughan" w:date="2026-08-03T00:00:00Z">
              <w:r>
                <w:rPr>
                  <w:rFonts w:ascii="Calibri" w:hAnsi="Calibri" w:cs="Calibri"/>
                  <w:b/>
                  <w:bCs/>
                  <w:sz w:val="16"/>
                  <w:szCs w:val="16"/>
                </w:rPr>
                <w:t>X</w:t>
              </w:r>
            </w:ins>
          </w:p>
        </w:tc>
        <w:tc>
          <w:tcPr>
            <w:tcW w:w="750" w:type="dxa"/>
            <w:vAlign w:val="center"/>
          </w:tcPr>
          <w:p w14:paraId="474AFD92" w14:textId="77777777" w:rsidR="008602A2" w:rsidRDefault="00EC679A">
            <w:pPr>
              <w:jc w:val="center"/>
              <w:rPr>
                <w:ins w:id="874" w:author="Dr Fareeha Armughan" w:date="2026-08-03T00:00:00Z"/>
                <w:rFonts w:ascii="Calibri" w:hAnsi="Calibri" w:cs="Calibri"/>
                <w:b/>
                <w:bCs/>
                <w:sz w:val="16"/>
                <w:szCs w:val="16"/>
              </w:rPr>
            </w:pPr>
            <w:ins w:id="875" w:author="Dr Fareeha Armughan" w:date="2026-08-03T00:00:00Z">
              <w:r>
                <w:rPr>
                  <w:rFonts w:ascii="Calibri" w:hAnsi="Calibri" w:cs="Calibri"/>
                  <w:b/>
                  <w:bCs/>
                  <w:sz w:val="16"/>
                  <w:szCs w:val="16"/>
                </w:rPr>
                <w:t>X</w:t>
              </w:r>
            </w:ins>
          </w:p>
        </w:tc>
        <w:tc>
          <w:tcPr>
            <w:tcW w:w="750" w:type="dxa"/>
            <w:vAlign w:val="center"/>
          </w:tcPr>
          <w:p w14:paraId="22EEA2D5" w14:textId="77777777" w:rsidR="008602A2" w:rsidRDefault="00EC679A">
            <w:pPr>
              <w:jc w:val="center"/>
              <w:rPr>
                <w:ins w:id="876" w:author="Dr Fareeha Armughan" w:date="2026-08-03T00:00:00Z"/>
                <w:rFonts w:ascii="Calibri" w:hAnsi="Calibri" w:cs="Calibri"/>
                <w:b/>
                <w:bCs/>
                <w:sz w:val="16"/>
                <w:szCs w:val="16"/>
              </w:rPr>
            </w:pPr>
            <w:ins w:id="877" w:author="Dr Fareeha Armughan" w:date="2026-08-03T00:00:00Z">
              <w:r>
                <w:rPr>
                  <w:rFonts w:ascii="Calibri" w:hAnsi="Calibri" w:cs="Calibri"/>
                  <w:b/>
                  <w:bCs/>
                  <w:sz w:val="16"/>
                  <w:szCs w:val="16"/>
                </w:rPr>
                <w:t>X</w:t>
              </w:r>
            </w:ins>
          </w:p>
        </w:tc>
      </w:tr>
      <w:tr w:rsidR="008602A2" w14:paraId="50BC61AD" w14:textId="77777777">
        <w:trPr>
          <w:ins w:id="878" w:author="Dr Fareeha Armughan" w:date="2026-08-03T00:00:00Z"/>
        </w:trPr>
        <w:tc>
          <w:tcPr>
            <w:tcW w:w="3016" w:type="dxa"/>
            <w:vAlign w:val="center"/>
          </w:tcPr>
          <w:p w14:paraId="14358B11" w14:textId="77777777" w:rsidR="008602A2" w:rsidRDefault="00EC679A">
            <w:pPr>
              <w:rPr>
                <w:ins w:id="879" w:author="Dr Fareeha Armughan" w:date="2026-08-03T00:00:00Z"/>
                <w:rFonts w:ascii="Calibri" w:hAnsi="Calibri" w:cs="Calibri"/>
                <w:sz w:val="16"/>
                <w:szCs w:val="16"/>
              </w:rPr>
            </w:pPr>
            <w:ins w:id="880" w:author="Dr Fareeha Armughan" w:date="2026-08-03T00:00:00Z">
              <w:r>
                <w:rPr>
                  <w:rFonts w:ascii="Calibri" w:hAnsi="Calibri" w:cs="Calibri"/>
                  <w:sz w:val="16"/>
                  <w:szCs w:val="16"/>
                </w:rPr>
                <w:t>1.6 Onboarding of SRSO by GIZ for mobilisation of MAMTA beneficiaries</w:t>
              </w:r>
            </w:ins>
          </w:p>
        </w:tc>
        <w:tc>
          <w:tcPr>
            <w:tcW w:w="750" w:type="dxa"/>
            <w:vAlign w:val="center"/>
          </w:tcPr>
          <w:p w14:paraId="6524D427" w14:textId="77777777" w:rsidR="008602A2" w:rsidRDefault="008602A2">
            <w:pPr>
              <w:jc w:val="center"/>
              <w:rPr>
                <w:ins w:id="881" w:author="Dr Fareeha Armughan" w:date="2026-08-03T00:00:00Z"/>
                <w:rFonts w:ascii="Calibri" w:hAnsi="Calibri" w:cs="Calibri"/>
                <w:b/>
                <w:bCs/>
                <w:sz w:val="16"/>
                <w:szCs w:val="16"/>
              </w:rPr>
            </w:pPr>
          </w:p>
        </w:tc>
        <w:tc>
          <w:tcPr>
            <w:tcW w:w="750" w:type="dxa"/>
            <w:vAlign w:val="center"/>
          </w:tcPr>
          <w:p w14:paraId="50EBD939" w14:textId="77777777" w:rsidR="008602A2" w:rsidRDefault="008602A2">
            <w:pPr>
              <w:jc w:val="center"/>
              <w:rPr>
                <w:ins w:id="882" w:author="Dr Fareeha Armughan" w:date="2026-08-03T00:00:00Z"/>
                <w:rFonts w:ascii="Calibri" w:hAnsi="Calibri" w:cs="Calibri"/>
                <w:b/>
                <w:bCs/>
                <w:sz w:val="16"/>
                <w:szCs w:val="16"/>
              </w:rPr>
            </w:pPr>
          </w:p>
        </w:tc>
        <w:tc>
          <w:tcPr>
            <w:tcW w:w="750" w:type="dxa"/>
            <w:vAlign w:val="center"/>
          </w:tcPr>
          <w:p w14:paraId="02F93F9F" w14:textId="77777777" w:rsidR="008602A2" w:rsidRDefault="008602A2">
            <w:pPr>
              <w:jc w:val="center"/>
              <w:rPr>
                <w:ins w:id="883" w:author="Dr Fareeha Armughan" w:date="2026-08-03T00:00:00Z"/>
                <w:rFonts w:ascii="Calibri" w:hAnsi="Calibri" w:cs="Calibri"/>
                <w:b/>
                <w:bCs/>
                <w:sz w:val="16"/>
                <w:szCs w:val="16"/>
              </w:rPr>
            </w:pPr>
          </w:p>
        </w:tc>
        <w:tc>
          <w:tcPr>
            <w:tcW w:w="750" w:type="dxa"/>
            <w:vAlign w:val="center"/>
          </w:tcPr>
          <w:p w14:paraId="2F0A570F" w14:textId="77777777" w:rsidR="008602A2" w:rsidRDefault="008602A2">
            <w:pPr>
              <w:jc w:val="center"/>
              <w:rPr>
                <w:ins w:id="884" w:author="Dr Fareeha Armughan" w:date="2026-08-03T00:00:00Z"/>
                <w:rFonts w:ascii="Calibri" w:hAnsi="Calibri" w:cs="Calibri"/>
                <w:b/>
                <w:bCs/>
                <w:sz w:val="16"/>
                <w:szCs w:val="16"/>
              </w:rPr>
            </w:pPr>
          </w:p>
        </w:tc>
        <w:tc>
          <w:tcPr>
            <w:tcW w:w="750" w:type="dxa"/>
            <w:vAlign w:val="center"/>
          </w:tcPr>
          <w:p w14:paraId="3ABA98F1" w14:textId="77777777" w:rsidR="008602A2" w:rsidRDefault="008602A2">
            <w:pPr>
              <w:jc w:val="center"/>
              <w:rPr>
                <w:ins w:id="885" w:author="Dr Fareeha Armughan" w:date="2026-08-03T00:00:00Z"/>
                <w:rFonts w:ascii="Calibri" w:hAnsi="Calibri" w:cs="Calibri"/>
                <w:b/>
                <w:bCs/>
                <w:sz w:val="16"/>
                <w:szCs w:val="16"/>
              </w:rPr>
            </w:pPr>
          </w:p>
        </w:tc>
        <w:tc>
          <w:tcPr>
            <w:tcW w:w="750" w:type="dxa"/>
            <w:vAlign w:val="center"/>
          </w:tcPr>
          <w:p w14:paraId="238A32C3" w14:textId="77777777" w:rsidR="008602A2" w:rsidRDefault="008602A2">
            <w:pPr>
              <w:jc w:val="center"/>
              <w:rPr>
                <w:ins w:id="886" w:author="Dr Fareeha Armughan" w:date="2026-08-03T00:00:00Z"/>
                <w:rFonts w:ascii="Calibri" w:hAnsi="Calibri" w:cs="Calibri"/>
                <w:b/>
                <w:bCs/>
                <w:sz w:val="16"/>
                <w:szCs w:val="16"/>
              </w:rPr>
            </w:pPr>
          </w:p>
        </w:tc>
        <w:tc>
          <w:tcPr>
            <w:tcW w:w="750" w:type="dxa"/>
            <w:vAlign w:val="center"/>
          </w:tcPr>
          <w:p w14:paraId="07CA3B2F" w14:textId="77777777" w:rsidR="008602A2" w:rsidRDefault="008602A2">
            <w:pPr>
              <w:jc w:val="center"/>
              <w:rPr>
                <w:ins w:id="887" w:author="Dr Fareeha Armughan" w:date="2026-08-03T00:00:00Z"/>
                <w:rFonts w:ascii="Calibri" w:hAnsi="Calibri" w:cs="Calibri"/>
                <w:b/>
                <w:bCs/>
                <w:sz w:val="16"/>
                <w:szCs w:val="16"/>
              </w:rPr>
            </w:pPr>
          </w:p>
        </w:tc>
        <w:tc>
          <w:tcPr>
            <w:tcW w:w="750" w:type="dxa"/>
            <w:vAlign w:val="center"/>
          </w:tcPr>
          <w:p w14:paraId="744D3377" w14:textId="77777777" w:rsidR="008602A2" w:rsidRDefault="00EC679A">
            <w:pPr>
              <w:jc w:val="center"/>
              <w:rPr>
                <w:ins w:id="888" w:author="Dr Fareeha Armughan" w:date="2026-08-03T00:00:00Z"/>
                <w:rFonts w:ascii="Calibri" w:hAnsi="Calibri" w:cs="Calibri"/>
                <w:b/>
                <w:bCs/>
                <w:sz w:val="16"/>
                <w:szCs w:val="16"/>
              </w:rPr>
            </w:pPr>
            <w:ins w:id="889" w:author="Dr Fareeha Armughan" w:date="2026-08-03T00:00:00Z">
              <w:r>
                <w:rPr>
                  <w:rFonts w:ascii="Calibri" w:hAnsi="Calibri" w:cs="Calibri"/>
                  <w:b/>
                  <w:bCs/>
                  <w:sz w:val="16"/>
                  <w:szCs w:val="16"/>
                </w:rPr>
                <w:t>X</w:t>
              </w:r>
            </w:ins>
          </w:p>
        </w:tc>
      </w:tr>
      <w:tr w:rsidR="008602A2" w14:paraId="130BE73F" w14:textId="77777777">
        <w:trPr>
          <w:ins w:id="890" w:author="Dr Fareeha Armughan" w:date="2026-08-03T00:00:00Z"/>
        </w:trPr>
        <w:tc>
          <w:tcPr>
            <w:tcW w:w="9016" w:type="dxa"/>
            <w:gridSpan w:val="9"/>
            <w:shd w:val="clear" w:color="auto" w:fill="D9D9D9" w:themeFill="background1" w:themeFillShade="D9"/>
            <w:vAlign w:val="center"/>
          </w:tcPr>
          <w:p w14:paraId="65FC1704" w14:textId="77777777" w:rsidR="008602A2" w:rsidRDefault="00EC679A">
            <w:pPr>
              <w:rPr>
                <w:ins w:id="891" w:author="Dr Fareeha Armughan" w:date="2026-08-03T00:00:00Z"/>
                <w:rFonts w:ascii="Calibri" w:hAnsi="Calibri" w:cs="Calibri"/>
                <w:b/>
                <w:bCs/>
                <w:sz w:val="16"/>
                <w:szCs w:val="16"/>
              </w:rPr>
            </w:pPr>
            <w:ins w:id="892" w:author="Dr Fareeha Armughan" w:date="2026-08-03T00:00:00Z">
              <w:r>
                <w:rPr>
                  <w:rFonts w:ascii="Calibri" w:hAnsi="Calibri" w:cs="Calibri"/>
                  <w:b/>
                  <w:bCs/>
                  <w:sz w:val="16"/>
                  <w:szCs w:val="16"/>
                </w:rPr>
                <w:t>Milestone 2: [Roll Out of DFLT Trainings Part-1 / Quality Assurance]</w:t>
              </w:r>
            </w:ins>
          </w:p>
        </w:tc>
      </w:tr>
      <w:tr w:rsidR="008602A2" w14:paraId="6D230DE4" w14:textId="77777777">
        <w:trPr>
          <w:ins w:id="893" w:author="Dr Fareeha Armughan" w:date="2026-08-03T00:00:00Z"/>
        </w:trPr>
        <w:tc>
          <w:tcPr>
            <w:tcW w:w="3016" w:type="dxa"/>
            <w:shd w:val="clear" w:color="auto" w:fill="D9D9D9" w:themeFill="background1" w:themeFillShade="D9"/>
            <w:vAlign w:val="center"/>
          </w:tcPr>
          <w:p w14:paraId="4AB319DA" w14:textId="77777777" w:rsidR="008602A2" w:rsidRDefault="00EC679A">
            <w:pPr>
              <w:rPr>
                <w:ins w:id="894" w:author="Dr Fareeha Armughan" w:date="2026-08-03T00:00:00Z"/>
                <w:rFonts w:ascii="Calibri" w:hAnsi="Calibri" w:cs="Calibri"/>
                <w:b/>
                <w:bCs/>
                <w:sz w:val="16"/>
                <w:szCs w:val="16"/>
              </w:rPr>
            </w:pPr>
            <w:ins w:id="895" w:author="Dr Fareeha Armughan" w:date="2026-08-03T00:00:00Z">
              <w:r>
                <w:rPr>
                  <w:rFonts w:ascii="Calibri" w:hAnsi="Calibri" w:cs="Calibri"/>
                  <w:b/>
                  <w:bCs/>
                  <w:sz w:val="16"/>
                  <w:szCs w:val="16"/>
                </w:rPr>
                <w:t>Activities</w:t>
              </w:r>
            </w:ins>
          </w:p>
        </w:tc>
        <w:tc>
          <w:tcPr>
            <w:tcW w:w="750" w:type="dxa"/>
            <w:shd w:val="clear" w:color="auto" w:fill="D9D9D9" w:themeFill="background1" w:themeFillShade="D9"/>
            <w:vAlign w:val="center"/>
          </w:tcPr>
          <w:p w14:paraId="53F3A25A" w14:textId="77777777" w:rsidR="008602A2" w:rsidRDefault="00EC679A">
            <w:pPr>
              <w:jc w:val="center"/>
              <w:rPr>
                <w:ins w:id="896" w:author="Dr Fareeha Armughan" w:date="2026-08-03T00:00:00Z"/>
                <w:rFonts w:ascii="Calibri" w:hAnsi="Calibri" w:cs="Calibri"/>
                <w:b/>
                <w:bCs/>
                <w:sz w:val="14"/>
                <w:szCs w:val="14"/>
              </w:rPr>
            </w:pPr>
            <w:ins w:id="897" w:author="Dr Fareeha Armughan" w:date="2026-08-03T00:00:00Z">
              <w:r>
                <w:rPr>
                  <w:rFonts w:ascii="Calibri" w:hAnsi="Calibri" w:cs="Calibri"/>
                  <w:b/>
                  <w:bCs/>
                  <w:sz w:val="14"/>
                  <w:szCs w:val="14"/>
                </w:rPr>
                <w:t>Mon 1</w:t>
              </w:r>
            </w:ins>
          </w:p>
        </w:tc>
        <w:tc>
          <w:tcPr>
            <w:tcW w:w="750" w:type="dxa"/>
            <w:shd w:val="clear" w:color="auto" w:fill="D9D9D9" w:themeFill="background1" w:themeFillShade="D9"/>
            <w:vAlign w:val="center"/>
          </w:tcPr>
          <w:p w14:paraId="44A82E96" w14:textId="77777777" w:rsidR="008602A2" w:rsidRDefault="00EC679A">
            <w:pPr>
              <w:jc w:val="center"/>
              <w:rPr>
                <w:ins w:id="898" w:author="Dr Fareeha Armughan" w:date="2026-08-03T00:00:00Z"/>
                <w:rFonts w:ascii="Calibri" w:hAnsi="Calibri" w:cs="Calibri"/>
                <w:b/>
                <w:bCs/>
                <w:sz w:val="14"/>
                <w:szCs w:val="14"/>
              </w:rPr>
            </w:pPr>
            <w:ins w:id="899" w:author="Dr Fareeha Armughan" w:date="2026-08-03T00:00:00Z">
              <w:r>
                <w:rPr>
                  <w:rFonts w:ascii="Calibri" w:hAnsi="Calibri" w:cs="Calibri"/>
                  <w:b/>
                  <w:bCs/>
                  <w:sz w:val="14"/>
                  <w:szCs w:val="14"/>
                </w:rPr>
                <w:t>Mon 2</w:t>
              </w:r>
            </w:ins>
          </w:p>
        </w:tc>
        <w:tc>
          <w:tcPr>
            <w:tcW w:w="750" w:type="dxa"/>
            <w:shd w:val="clear" w:color="auto" w:fill="D9D9D9" w:themeFill="background1" w:themeFillShade="D9"/>
            <w:vAlign w:val="center"/>
          </w:tcPr>
          <w:p w14:paraId="03100CCF" w14:textId="77777777" w:rsidR="008602A2" w:rsidRDefault="00EC679A">
            <w:pPr>
              <w:jc w:val="center"/>
              <w:rPr>
                <w:ins w:id="900" w:author="Dr Fareeha Armughan" w:date="2026-08-03T00:00:00Z"/>
                <w:rFonts w:ascii="Calibri" w:hAnsi="Calibri" w:cs="Calibri"/>
                <w:b/>
                <w:bCs/>
                <w:sz w:val="14"/>
                <w:szCs w:val="14"/>
              </w:rPr>
            </w:pPr>
            <w:ins w:id="901" w:author="Dr Fareeha Armughan" w:date="2026-08-03T00:00:00Z">
              <w:r>
                <w:rPr>
                  <w:rFonts w:ascii="Calibri" w:hAnsi="Calibri" w:cs="Calibri"/>
                  <w:b/>
                  <w:bCs/>
                  <w:sz w:val="14"/>
                  <w:szCs w:val="14"/>
                </w:rPr>
                <w:t>Mon 3</w:t>
              </w:r>
            </w:ins>
          </w:p>
        </w:tc>
        <w:tc>
          <w:tcPr>
            <w:tcW w:w="750" w:type="dxa"/>
            <w:shd w:val="clear" w:color="auto" w:fill="D9D9D9" w:themeFill="background1" w:themeFillShade="D9"/>
            <w:vAlign w:val="center"/>
          </w:tcPr>
          <w:p w14:paraId="19C80C49" w14:textId="77777777" w:rsidR="008602A2" w:rsidRDefault="00EC679A">
            <w:pPr>
              <w:jc w:val="center"/>
              <w:rPr>
                <w:ins w:id="902" w:author="Dr Fareeha Armughan" w:date="2026-08-03T00:00:00Z"/>
                <w:rFonts w:ascii="Calibri" w:hAnsi="Calibri" w:cs="Calibri"/>
                <w:b/>
                <w:bCs/>
                <w:sz w:val="14"/>
                <w:szCs w:val="14"/>
              </w:rPr>
            </w:pPr>
            <w:ins w:id="903" w:author="Dr Fareeha Armughan" w:date="2026-08-03T00:00:00Z">
              <w:r>
                <w:rPr>
                  <w:rFonts w:ascii="Calibri" w:hAnsi="Calibri" w:cs="Calibri"/>
                  <w:b/>
                  <w:bCs/>
                  <w:sz w:val="14"/>
                  <w:szCs w:val="14"/>
                </w:rPr>
                <w:t>Mon 4</w:t>
              </w:r>
            </w:ins>
          </w:p>
        </w:tc>
        <w:tc>
          <w:tcPr>
            <w:tcW w:w="750" w:type="dxa"/>
            <w:shd w:val="clear" w:color="auto" w:fill="D9D9D9" w:themeFill="background1" w:themeFillShade="D9"/>
            <w:vAlign w:val="center"/>
          </w:tcPr>
          <w:p w14:paraId="2A8C1102" w14:textId="77777777" w:rsidR="008602A2" w:rsidRDefault="00EC679A">
            <w:pPr>
              <w:jc w:val="center"/>
              <w:rPr>
                <w:ins w:id="904" w:author="Dr Fareeha Armughan" w:date="2026-08-03T00:00:00Z"/>
                <w:rFonts w:ascii="Calibri" w:hAnsi="Calibri" w:cs="Calibri"/>
                <w:b/>
                <w:bCs/>
                <w:sz w:val="14"/>
                <w:szCs w:val="14"/>
              </w:rPr>
            </w:pPr>
            <w:ins w:id="905" w:author="Dr Fareeha Armughan" w:date="2026-08-03T00:00:00Z">
              <w:r>
                <w:rPr>
                  <w:rFonts w:ascii="Calibri" w:hAnsi="Calibri" w:cs="Calibri"/>
                  <w:b/>
                  <w:bCs/>
                  <w:sz w:val="14"/>
                  <w:szCs w:val="14"/>
                </w:rPr>
                <w:t>Mon 5</w:t>
              </w:r>
            </w:ins>
          </w:p>
        </w:tc>
        <w:tc>
          <w:tcPr>
            <w:tcW w:w="750" w:type="dxa"/>
            <w:shd w:val="clear" w:color="auto" w:fill="D9D9D9" w:themeFill="background1" w:themeFillShade="D9"/>
            <w:vAlign w:val="center"/>
          </w:tcPr>
          <w:p w14:paraId="5A7544F4" w14:textId="77777777" w:rsidR="008602A2" w:rsidRDefault="00EC679A">
            <w:pPr>
              <w:jc w:val="center"/>
              <w:rPr>
                <w:ins w:id="906" w:author="Dr Fareeha Armughan" w:date="2026-08-03T00:00:00Z"/>
                <w:rFonts w:ascii="Calibri" w:hAnsi="Calibri" w:cs="Calibri"/>
                <w:b/>
                <w:bCs/>
                <w:sz w:val="14"/>
                <w:szCs w:val="14"/>
              </w:rPr>
            </w:pPr>
            <w:ins w:id="907" w:author="Dr Fareeha Armughan" w:date="2026-08-03T00:00:00Z">
              <w:r>
                <w:rPr>
                  <w:rFonts w:ascii="Calibri" w:hAnsi="Calibri" w:cs="Calibri"/>
                  <w:b/>
                  <w:bCs/>
                  <w:sz w:val="14"/>
                  <w:szCs w:val="14"/>
                </w:rPr>
                <w:t>Mon 6</w:t>
              </w:r>
            </w:ins>
          </w:p>
        </w:tc>
        <w:tc>
          <w:tcPr>
            <w:tcW w:w="750" w:type="dxa"/>
            <w:shd w:val="clear" w:color="auto" w:fill="D9D9D9" w:themeFill="background1" w:themeFillShade="D9"/>
            <w:vAlign w:val="center"/>
          </w:tcPr>
          <w:p w14:paraId="5FE32C91" w14:textId="77777777" w:rsidR="008602A2" w:rsidRDefault="00EC679A">
            <w:pPr>
              <w:jc w:val="center"/>
              <w:rPr>
                <w:ins w:id="908" w:author="Dr Fareeha Armughan" w:date="2026-08-03T00:00:00Z"/>
                <w:rFonts w:ascii="Calibri" w:hAnsi="Calibri" w:cs="Calibri"/>
                <w:b/>
                <w:bCs/>
                <w:sz w:val="14"/>
                <w:szCs w:val="14"/>
              </w:rPr>
            </w:pPr>
            <w:ins w:id="909" w:author="Dr Fareeha Armughan" w:date="2026-08-03T00:00:00Z">
              <w:r>
                <w:rPr>
                  <w:rFonts w:ascii="Calibri" w:hAnsi="Calibri" w:cs="Calibri"/>
                  <w:b/>
                  <w:bCs/>
                  <w:sz w:val="14"/>
                  <w:szCs w:val="14"/>
                </w:rPr>
                <w:t>Mon 7</w:t>
              </w:r>
            </w:ins>
          </w:p>
        </w:tc>
        <w:tc>
          <w:tcPr>
            <w:tcW w:w="750" w:type="dxa"/>
            <w:shd w:val="clear" w:color="auto" w:fill="D9D9D9" w:themeFill="background1" w:themeFillShade="D9"/>
            <w:vAlign w:val="center"/>
          </w:tcPr>
          <w:p w14:paraId="29318E0B" w14:textId="77777777" w:rsidR="008602A2" w:rsidRDefault="00EC679A">
            <w:pPr>
              <w:jc w:val="center"/>
              <w:rPr>
                <w:ins w:id="910" w:author="Dr Fareeha Armughan" w:date="2026-08-03T00:00:00Z"/>
                <w:rFonts w:ascii="Calibri" w:hAnsi="Calibri" w:cs="Calibri"/>
                <w:b/>
                <w:bCs/>
                <w:sz w:val="14"/>
                <w:szCs w:val="14"/>
              </w:rPr>
            </w:pPr>
            <w:ins w:id="911" w:author="Dr Fareeha Armughan" w:date="2026-08-03T00:00:00Z">
              <w:r>
                <w:rPr>
                  <w:rFonts w:ascii="Calibri" w:hAnsi="Calibri" w:cs="Calibri"/>
                  <w:b/>
                  <w:bCs/>
                  <w:sz w:val="14"/>
                  <w:szCs w:val="14"/>
                </w:rPr>
                <w:t>Mon 8</w:t>
              </w:r>
            </w:ins>
          </w:p>
        </w:tc>
      </w:tr>
      <w:tr w:rsidR="008602A2" w14:paraId="6E9E33E1" w14:textId="77777777">
        <w:trPr>
          <w:ins w:id="912" w:author="Dr Fareeha Armughan" w:date="2026-08-03T00:00:00Z"/>
        </w:trPr>
        <w:tc>
          <w:tcPr>
            <w:tcW w:w="3016" w:type="dxa"/>
            <w:vAlign w:val="center"/>
          </w:tcPr>
          <w:p w14:paraId="74D8D21F" w14:textId="77777777" w:rsidR="008602A2" w:rsidRDefault="00EC679A">
            <w:pPr>
              <w:rPr>
                <w:ins w:id="913" w:author="Dr Fareeha Armughan" w:date="2026-08-03T00:00:00Z"/>
                <w:rFonts w:ascii="Calibri" w:hAnsi="Calibri" w:cs="Calibri"/>
                <w:sz w:val="16"/>
                <w:szCs w:val="16"/>
              </w:rPr>
            </w:pPr>
            <w:ins w:id="914" w:author="Dr Fareeha Armughan" w:date="2026-08-03T00:00:00Z">
              <w:r>
                <w:rPr>
                  <w:rFonts w:ascii="Calibri" w:hAnsi="Calibri" w:cs="Calibri"/>
                  <w:sz w:val="16"/>
                  <w:szCs w:val="16"/>
                </w:rPr>
                <w:t>2.1 Roll out of 02 DFLT Trainings per week (National &amp; Sindh)</w:t>
              </w:r>
            </w:ins>
          </w:p>
        </w:tc>
        <w:tc>
          <w:tcPr>
            <w:tcW w:w="750" w:type="dxa"/>
            <w:vAlign w:val="center"/>
          </w:tcPr>
          <w:p w14:paraId="3D01D77D" w14:textId="77777777" w:rsidR="008602A2" w:rsidRDefault="008602A2">
            <w:pPr>
              <w:jc w:val="center"/>
              <w:rPr>
                <w:ins w:id="915" w:author="Dr Fareeha Armughan" w:date="2026-08-03T00:00:00Z"/>
                <w:rFonts w:ascii="Calibri" w:hAnsi="Calibri" w:cs="Calibri"/>
                <w:b/>
                <w:bCs/>
                <w:sz w:val="16"/>
                <w:szCs w:val="16"/>
              </w:rPr>
            </w:pPr>
          </w:p>
        </w:tc>
        <w:tc>
          <w:tcPr>
            <w:tcW w:w="750" w:type="dxa"/>
            <w:vAlign w:val="center"/>
          </w:tcPr>
          <w:p w14:paraId="0AB4A35D" w14:textId="77777777" w:rsidR="008602A2" w:rsidRDefault="008602A2">
            <w:pPr>
              <w:jc w:val="center"/>
              <w:rPr>
                <w:ins w:id="916" w:author="Dr Fareeha Armughan" w:date="2026-08-03T00:00:00Z"/>
                <w:rFonts w:ascii="Calibri" w:hAnsi="Calibri" w:cs="Calibri"/>
                <w:b/>
                <w:bCs/>
                <w:sz w:val="16"/>
                <w:szCs w:val="16"/>
              </w:rPr>
            </w:pPr>
          </w:p>
        </w:tc>
        <w:tc>
          <w:tcPr>
            <w:tcW w:w="750" w:type="dxa"/>
            <w:vAlign w:val="center"/>
          </w:tcPr>
          <w:p w14:paraId="4EEBEF2A" w14:textId="77777777" w:rsidR="008602A2" w:rsidRDefault="00EC679A">
            <w:pPr>
              <w:jc w:val="center"/>
              <w:rPr>
                <w:ins w:id="917" w:author="Dr Fareeha Armughan" w:date="2026-08-03T00:00:00Z"/>
                <w:rFonts w:ascii="Calibri" w:hAnsi="Calibri" w:cs="Calibri"/>
                <w:b/>
                <w:bCs/>
                <w:sz w:val="16"/>
                <w:szCs w:val="16"/>
              </w:rPr>
            </w:pPr>
            <w:ins w:id="918" w:author="Dr Fareeha Armughan" w:date="2026-08-03T00:00:00Z">
              <w:r>
                <w:rPr>
                  <w:rFonts w:ascii="Calibri" w:hAnsi="Calibri" w:cs="Calibri"/>
                  <w:b/>
                  <w:bCs/>
                  <w:sz w:val="16"/>
                  <w:szCs w:val="16"/>
                </w:rPr>
                <w:t>X</w:t>
              </w:r>
            </w:ins>
          </w:p>
        </w:tc>
        <w:tc>
          <w:tcPr>
            <w:tcW w:w="750" w:type="dxa"/>
            <w:vAlign w:val="center"/>
          </w:tcPr>
          <w:p w14:paraId="4C4309EE" w14:textId="77777777" w:rsidR="008602A2" w:rsidRDefault="00EC679A">
            <w:pPr>
              <w:jc w:val="center"/>
              <w:rPr>
                <w:ins w:id="919" w:author="Dr Fareeha Armughan" w:date="2026-08-03T00:00:00Z"/>
                <w:rFonts w:ascii="Calibri" w:hAnsi="Calibri" w:cs="Calibri"/>
                <w:b/>
                <w:bCs/>
                <w:sz w:val="16"/>
                <w:szCs w:val="16"/>
              </w:rPr>
            </w:pPr>
            <w:ins w:id="920" w:author="Dr Fareeha Armughan" w:date="2026-08-03T00:00:00Z">
              <w:r>
                <w:rPr>
                  <w:rFonts w:ascii="Calibri" w:hAnsi="Calibri" w:cs="Calibri"/>
                  <w:b/>
                  <w:bCs/>
                  <w:sz w:val="16"/>
                  <w:szCs w:val="16"/>
                </w:rPr>
                <w:t>X</w:t>
              </w:r>
            </w:ins>
          </w:p>
        </w:tc>
        <w:tc>
          <w:tcPr>
            <w:tcW w:w="750" w:type="dxa"/>
            <w:vAlign w:val="center"/>
          </w:tcPr>
          <w:p w14:paraId="42E0C9F9" w14:textId="77777777" w:rsidR="008602A2" w:rsidRDefault="00EC679A">
            <w:pPr>
              <w:jc w:val="center"/>
              <w:rPr>
                <w:ins w:id="921" w:author="Dr Fareeha Armughan" w:date="2026-08-03T00:00:00Z"/>
                <w:rFonts w:ascii="Calibri" w:hAnsi="Calibri" w:cs="Calibri"/>
                <w:b/>
                <w:bCs/>
                <w:sz w:val="16"/>
                <w:szCs w:val="16"/>
              </w:rPr>
            </w:pPr>
            <w:ins w:id="922" w:author="Dr Fareeha Armughan" w:date="2026-08-03T00:00:00Z">
              <w:r>
                <w:rPr>
                  <w:rFonts w:ascii="Calibri" w:hAnsi="Calibri" w:cs="Calibri"/>
                  <w:b/>
                  <w:bCs/>
                  <w:sz w:val="16"/>
                  <w:szCs w:val="16"/>
                </w:rPr>
                <w:t>X</w:t>
              </w:r>
            </w:ins>
          </w:p>
        </w:tc>
        <w:tc>
          <w:tcPr>
            <w:tcW w:w="750" w:type="dxa"/>
            <w:vAlign w:val="center"/>
          </w:tcPr>
          <w:p w14:paraId="44B13F7B" w14:textId="77777777" w:rsidR="008602A2" w:rsidRDefault="00EC679A">
            <w:pPr>
              <w:jc w:val="center"/>
              <w:rPr>
                <w:ins w:id="923" w:author="Dr Fareeha Armughan" w:date="2026-08-03T00:00:00Z"/>
                <w:rFonts w:ascii="Calibri" w:hAnsi="Calibri" w:cs="Calibri"/>
                <w:b/>
                <w:bCs/>
                <w:sz w:val="16"/>
                <w:szCs w:val="16"/>
              </w:rPr>
            </w:pPr>
            <w:ins w:id="924" w:author="Dr Fareeha Armughan" w:date="2026-08-03T00:00:00Z">
              <w:r>
                <w:rPr>
                  <w:rFonts w:ascii="Calibri" w:hAnsi="Calibri" w:cs="Calibri"/>
                  <w:b/>
                  <w:bCs/>
                  <w:sz w:val="16"/>
                  <w:szCs w:val="16"/>
                </w:rPr>
                <w:t>X</w:t>
              </w:r>
            </w:ins>
          </w:p>
        </w:tc>
        <w:tc>
          <w:tcPr>
            <w:tcW w:w="750" w:type="dxa"/>
            <w:vAlign w:val="center"/>
          </w:tcPr>
          <w:p w14:paraId="5EDD2C58" w14:textId="77777777" w:rsidR="008602A2" w:rsidRDefault="00EC679A">
            <w:pPr>
              <w:jc w:val="center"/>
              <w:rPr>
                <w:ins w:id="925" w:author="Dr Fareeha Armughan" w:date="2026-08-03T00:00:00Z"/>
                <w:rFonts w:ascii="Calibri" w:hAnsi="Calibri" w:cs="Calibri"/>
                <w:b/>
                <w:bCs/>
                <w:sz w:val="16"/>
                <w:szCs w:val="16"/>
              </w:rPr>
            </w:pPr>
            <w:ins w:id="926" w:author="Dr Fareeha Armughan" w:date="2026-08-03T00:00:00Z">
              <w:r>
                <w:rPr>
                  <w:rFonts w:ascii="Calibri" w:hAnsi="Calibri" w:cs="Calibri"/>
                  <w:b/>
                  <w:bCs/>
                  <w:sz w:val="16"/>
                  <w:szCs w:val="16"/>
                </w:rPr>
                <w:t>X</w:t>
              </w:r>
            </w:ins>
          </w:p>
        </w:tc>
        <w:tc>
          <w:tcPr>
            <w:tcW w:w="750" w:type="dxa"/>
            <w:vAlign w:val="center"/>
          </w:tcPr>
          <w:p w14:paraId="65FB23ED" w14:textId="77777777" w:rsidR="008602A2" w:rsidRDefault="00EC679A">
            <w:pPr>
              <w:jc w:val="center"/>
              <w:rPr>
                <w:ins w:id="927" w:author="Dr Fareeha Armughan" w:date="2026-08-03T00:00:00Z"/>
                <w:rFonts w:ascii="Calibri" w:hAnsi="Calibri" w:cs="Calibri"/>
                <w:b/>
                <w:bCs/>
                <w:sz w:val="16"/>
                <w:szCs w:val="16"/>
              </w:rPr>
            </w:pPr>
            <w:ins w:id="928" w:author="Dr Fareeha Armughan" w:date="2026-08-03T00:00:00Z">
              <w:r>
                <w:rPr>
                  <w:rFonts w:ascii="Calibri" w:hAnsi="Calibri" w:cs="Calibri"/>
                  <w:b/>
                  <w:bCs/>
                  <w:sz w:val="16"/>
                  <w:szCs w:val="16"/>
                </w:rPr>
                <w:t>X</w:t>
              </w:r>
            </w:ins>
          </w:p>
        </w:tc>
      </w:tr>
      <w:tr w:rsidR="008602A2" w14:paraId="1E100E7C" w14:textId="77777777">
        <w:trPr>
          <w:ins w:id="929" w:author="Dr Fareeha Armughan" w:date="2026-08-03T00:00:00Z"/>
        </w:trPr>
        <w:tc>
          <w:tcPr>
            <w:tcW w:w="3016" w:type="dxa"/>
            <w:vAlign w:val="center"/>
          </w:tcPr>
          <w:p w14:paraId="46393773" w14:textId="77777777" w:rsidR="008602A2" w:rsidRDefault="00EC679A">
            <w:pPr>
              <w:rPr>
                <w:ins w:id="930" w:author="Dr Fareeha Armughan" w:date="2026-08-03T00:00:00Z"/>
                <w:rFonts w:ascii="Calibri" w:hAnsi="Calibri" w:cs="Calibri"/>
                <w:sz w:val="16"/>
                <w:szCs w:val="16"/>
              </w:rPr>
            </w:pPr>
            <w:ins w:id="931" w:author="Dr Fareeha Armughan" w:date="2026-08-03T00:00:00Z">
              <w:r>
                <w:rPr>
                  <w:rFonts w:ascii="Calibri" w:hAnsi="Calibri" w:cs="Calibri"/>
                  <w:sz w:val="16"/>
                  <w:szCs w:val="16"/>
                </w:rPr>
                <w:t>2.2 Roll out of DFLT Trainings to MAMTA Beneficiaries (125,000) — SRSO mobilisation in 08 districts, SDPI mobilisation &amp; venues in 04 districts</w:t>
              </w:r>
            </w:ins>
          </w:p>
        </w:tc>
        <w:tc>
          <w:tcPr>
            <w:tcW w:w="750" w:type="dxa"/>
            <w:vAlign w:val="center"/>
          </w:tcPr>
          <w:p w14:paraId="1C11023C" w14:textId="77777777" w:rsidR="008602A2" w:rsidRDefault="008602A2">
            <w:pPr>
              <w:jc w:val="center"/>
              <w:rPr>
                <w:ins w:id="932" w:author="Dr Fareeha Armughan" w:date="2026-08-03T00:00:00Z"/>
                <w:rFonts w:ascii="Calibri" w:hAnsi="Calibri" w:cs="Calibri"/>
                <w:b/>
                <w:bCs/>
                <w:sz w:val="16"/>
                <w:szCs w:val="16"/>
              </w:rPr>
            </w:pPr>
          </w:p>
        </w:tc>
        <w:tc>
          <w:tcPr>
            <w:tcW w:w="750" w:type="dxa"/>
            <w:vAlign w:val="center"/>
          </w:tcPr>
          <w:p w14:paraId="538F67E6" w14:textId="77777777" w:rsidR="008602A2" w:rsidRDefault="008602A2">
            <w:pPr>
              <w:jc w:val="center"/>
              <w:rPr>
                <w:ins w:id="933" w:author="Dr Fareeha Armughan" w:date="2026-08-03T00:00:00Z"/>
                <w:rFonts w:ascii="Calibri" w:hAnsi="Calibri" w:cs="Calibri"/>
                <w:b/>
                <w:bCs/>
                <w:sz w:val="16"/>
                <w:szCs w:val="16"/>
              </w:rPr>
            </w:pPr>
          </w:p>
        </w:tc>
        <w:tc>
          <w:tcPr>
            <w:tcW w:w="750" w:type="dxa"/>
            <w:vAlign w:val="center"/>
          </w:tcPr>
          <w:p w14:paraId="3F91D3EC" w14:textId="77777777" w:rsidR="008602A2" w:rsidRDefault="00EC679A">
            <w:pPr>
              <w:jc w:val="center"/>
              <w:rPr>
                <w:ins w:id="934" w:author="Dr Fareeha Armughan" w:date="2026-08-03T00:00:00Z"/>
                <w:rFonts w:ascii="Calibri" w:hAnsi="Calibri" w:cs="Calibri"/>
                <w:b/>
                <w:bCs/>
                <w:sz w:val="16"/>
                <w:szCs w:val="16"/>
              </w:rPr>
            </w:pPr>
            <w:ins w:id="935" w:author="Dr Fareeha Armughan" w:date="2026-08-03T00:00:00Z">
              <w:r>
                <w:rPr>
                  <w:rFonts w:ascii="Calibri" w:hAnsi="Calibri" w:cs="Calibri"/>
                  <w:b/>
                  <w:bCs/>
                  <w:sz w:val="16"/>
                  <w:szCs w:val="16"/>
                </w:rPr>
                <w:t>X</w:t>
              </w:r>
            </w:ins>
          </w:p>
        </w:tc>
        <w:tc>
          <w:tcPr>
            <w:tcW w:w="750" w:type="dxa"/>
            <w:vAlign w:val="center"/>
          </w:tcPr>
          <w:p w14:paraId="587BD7C1" w14:textId="77777777" w:rsidR="008602A2" w:rsidRDefault="00EC679A">
            <w:pPr>
              <w:jc w:val="center"/>
              <w:rPr>
                <w:ins w:id="936" w:author="Dr Fareeha Armughan" w:date="2026-08-03T00:00:00Z"/>
                <w:rFonts w:ascii="Calibri" w:hAnsi="Calibri" w:cs="Calibri"/>
                <w:b/>
                <w:bCs/>
                <w:sz w:val="16"/>
                <w:szCs w:val="16"/>
              </w:rPr>
            </w:pPr>
            <w:ins w:id="937" w:author="Dr Fareeha Armughan" w:date="2026-08-03T00:00:00Z">
              <w:r>
                <w:rPr>
                  <w:rFonts w:ascii="Calibri" w:hAnsi="Calibri" w:cs="Calibri"/>
                  <w:b/>
                  <w:bCs/>
                  <w:sz w:val="16"/>
                  <w:szCs w:val="16"/>
                </w:rPr>
                <w:t>X</w:t>
              </w:r>
            </w:ins>
          </w:p>
        </w:tc>
        <w:tc>
          <w:tcPr>
            <w:tcW w:w="750" w:type="dxa"/>
            <w:vAlign w:val="center"/>
          </w:tcPr>
          <w:p w14:paraId="2210EAD8" w14:textId="77777777" w:rsidR="008602A2" w:rsidRDefault="00EC679A">
            <w:pPr>
              <w:jc w:val="center"/>
              <w:rPr>
                <w:ins w:id="938" w:author="Dr Fareeha Armughan" w:date="2026-08-03T00:00:00Z"/>
                <w:rFonts w:ascii="Calibri" w:hAnsi="Calibri" w:cs="Calibri"/>
                <w:b/>
                <w:bCs/>
                <w:sz w:val="16"/>
                <w:szCs w:val="16"/>
              </w:rPr>
            </w:pPr>
            <w:ins w:id="939" w:author="Dr Fareeha Armughan" w:date="2026-08-03T00:00:00Z">
              <w:r>
                <w:rPr>
                  <w:rFonts w:ascii="Calibri" w:hAnsi="Calibri" w:cs="Calibri"/>
                  <w:b/>
                  <w:bCs/>
                  <w:sz w:val="16"/>
                  <w:szCs w:val="16"/>
                </w:rPr>
                <w:t>X</w:t>
              </w:r>
            </w:ins>
          </w:p>
        </w:tc>
        <w:tc>
          <w:tcPr>
            <w:tcW w:w="750" w:type="dxa"/>
            <w:vAlign w:val="center"/>
          </w:tcPr>
          <w:p w14:paraId="7E0E313D" w14:textId="77777777" w:rsidR="008602A2" w:rsidRDefault="00EC679A">
            <w:pPr>
              <w:jc w:val="center"/>
              <w:rPr>
                <w:ins w:id="940" w:author="Dr Fareeha Armughan" w:date="2026-08-03T00:00:00Z"/>
                <w:rFonts w:ascii="Calibri" w:hAnsi="Calibri" w:cs="Calibri"/>
                <w:b/>
                <w:bCs/>
                <w:sz w:val="16"/>
                <w:szCs w:val="16"/>
              </w:rPr>
            </w:pPr>
            <w:ins w:id="941" w:author="Dr Fareeha Armughan" w:date="2026-08-03T00:00:00Z">
              <w:r>
                <w:rPr>
                  <w:rFonts w:ascii="Calibri" w:hAnsi="Calibri" w:cs="Calibri"/>
                  <w:b/>
                  <w:bCs/>
                  <w:sz w:val="16"/>
                  <w:szCs w:val="16"/>
                </w:rPr>
                <w:t>X</w:t>
              </w:r>
            </w:ins>
          </w:p>
        </w:tc>
        <w:tc>
          <w:tcPr>
            <w:tcW w:w="750" w:type="dxa"/>
            <w:vAlign w:val="center"/>
          </w:tcPr>
          <w:p w14:paraId="0183EA06" w14:textId="77777777" w:rsidR="008602A2" w:rsidRDefault="00EC679A">
            <w:pPr>
              <w:jc w:val="center"/>
              <w:rPr>
                <w:ins w:id="942" w:author="Dr Fareeha Armughan" w:date="2026-08-03T00:00:00Z"/>
                <w:rFonts w:ascii="Calibri" w:hAnsi="Calibri" w:cs="Calibri"/>
                <w:b/>
                <w:bCs/>
                <w:sz w:val="16"/>
                <w:szCs w:val="16"/>
              </w:rPr>
            </w:pPr>
            <w:ins w:id="943" w:author="Dr Fareeha Armughan" w:date="2026-08-03T00:00:00Z">
              <w:r>
                <w:rPr>
                  <w:rFonts w:ascii="Calibri" w:hAnsi="Calibri" w:cs="Calibri"/>
                  <w:b/>
                  <w:bCs/>
                  <w:sz w:val="16"/>
                  <w:szCs w:val="16"/>
                </w:rPr>
                <w:t>X</w:t>
              </w:r>
            </w:ins>
          </w:p>
        </w:tc>
        <w:tc>
          <w:tcPr>
            <w:tcW w:w="750" w:type="dxa"/>
            <w:vAlign w:val="center"/>
          </w:tcPr>
          <w:p w14:paraId="3CB59B35" w14:textId="77777777" w:rsidR="008602A2" w:rsidRDefault="00EC679A">
            <w:pPr>
              <w:jc w:val="center"/>
              <w:rPr>
                <w:ins w:id="944" w:author="Dr Fareeha Armughan" w:date="2026-08-03T00:00:00Z"/>
                <w:rFonts w:ascii="Calibri" w:hAnsi="Calibri" w:cs="Calibri"/>
                <w:b/>
                <w:bCs/>
                <w:sz w:val="16"/>
                <w:szCs w:val="16"/>
              </w:rPr>
            </w:pPr>
            <w:ins w:id="945" w:author="Dr Fareeha Armughan" w:date="2026-08-03T00:00:00Z">
              <w:r>
                <w:rPr>
                  <w:rFonts w:ascii="Calibri" w:hAnsi="Calibri" w:cs="Calibri"/>
                  <w:b/>
                  <w:bCs/>
                  <w:sz w:val="16"/>
                  <w:szCs w:val="16"/>
                </w:rPr>
                <w:t>X</w:t>
              </w:r>
            </w:ins>
          </w:p>
        </w:tc>
      </w:tr>
      <w:tr w:rsidR="008602A2" w14:paraId="7A340D80" w14:textId="77777777">
        <w:trPr>
          <w:ins w:id="946" w:author="Dr Fareeha Armughan" w:date="2026-08-03T00:00:00Z"/>
        </w:trPr>
        <w:tc>
          <w:tcPr>
            <w:tcW w:w="3016" w:type="dxa"/>
            <w:vAlign w:val="center"/>
          </w:tcPr>
          <w:p w14:paraId="69085BE6" w14:textId="77777777" w:rsidR="008602A2" w:rsidRDefault="00EC679A">
            <w:pPr>
              <w:rPr>
                <w:ins w:id="947" w:author="Dr Fareeha Armughan" w:date="2026-08-03T00:00:00Z"/>
                <w:rFonts w:ascii="Calibri" w:hAnsi="Calibri" w:cs="Calibri"/>
                <w:sz w:val="16"/>
                <w:szCs w:val="16"/>
              </w:rPr>
            </w:pPr>
            <w:ins w:id="948" w:author="Dr Fareeha Armughan" w:date="2026-08-03T00:00:00Z">
              <w:r>
                <w:rPr>
                  <w:rFonts w:ascii="Calibri" w:hAnsi="Calibri" w:cs="Calibri"/>
                  <w:sz w:val="16"/>
                  <w:szCs w:val="16"/>
                </w:rPr>
                <w:t>2.3 Quality Assurance of DFLT Trainings</w:t>
              </w:r>
            </w:ins>
          </w:p>
        </w:tc>
        <w:tc>
          <w:tcPr>
            <w:tcW w:w="750" w:type="dxa"/>
            <w:vAlign w:val="center"/>
          </w:tcPr>
          <w:p w14:paraId="00BA70E2" w14:textId="77777777" w:rsidR="008602A2" w:rsidRDefault="008602A2">
            <w:pPr>
              <w:jc w:val="center"/>
              <w:rPr>
                <w:ins w:id="949" w:author="Dr Fareeha Armughan" w:date="2026-08-03T00:00:00Z"/>
                <w:rFonts w:ascii="Calibri" w:hAnsi="Calibri" w:cs="Calibri"/>
                <w:b/>
                <w:bCs/>
                <w:sz w:val="16"/>
                <w:szCs w:val="16"/>
              </w:rPr>
            </w:pPr>
          </w:p>
        </w:tc>
        <w:tc>
          <w:tcPr>
            <w:tcW w:w="750" w:type="dxa"/>
            <w:vAlign w:val="center"/>
          </w:tcPr>
          <w:p w14:paraId="0B8937EA" w14:textId="77777777" w:rsidR="008602A2" w:rsidRDefault="008602A2">
            <w:pPr>
              <w:jc w:val="center"/>
              <w:rPr>
                <w:ins w:id="950" w:author="Dr Fareeha Armughan" w:date="2026-08-03T00:00:00Z"/>
                <w:rFonts w:ascii="Calibri" w:hAnsi="Calibri" w:cs="Calibri"/>
                <w:b/>
                <w:bCs/>
                <w:sz w:val="16"/>
                <w:szCs w:val="16"/>
              </w:rPr>
            </w:pPr>
          </w:p>
        </w:tc>
        <w:tc>
          <w:tcPr>
            <w:tcW w:w="750" w:type="dxa"/>
            <w:vAlign w:val="center"/>
          </w:tcPr>
          <w:p w14:paraId="2A32CD20" w14:textId="77777777" w:rsidR="008602A2" w:rsidRDefault="00EC679A">
            <w:pPr>
              <w:jc w:val="center"/>
              <w:rPr>
                <w:ins w:id="951" w:author="Dr Fareeha Armughan" w:date="2026-08-03T00:00:00Z"/>
                <w:rFonts w:ascii="Calibri" w:hAnsi="Calibri" w:cs="Calibri"/>
                <w:b/>
                <w:bCs/>
                <w:sz w:val="16"/>
                <w:szCs w:val="16"/>
              </w:rPr>
            </w:pPr>
            <w:ins w:id="952" w:author="Dr Fareeha Armughan" w:date="2026-08-03T00:00:00Z">
              <w:r>
                <w:rPr>
                  <w:rFonts w:ascii="Calibri" w:hAnsi="Calibri" w:cs="Calibri"/>
                  <w:b/>
                  <w:bCs/>
                  <w:sz w:val="16"/>
                  <w:szCs w:val="16"/>
                </w:rPr>
                <w:t>X</w:t>
              </w:r>
            </w:ins>
          </w:p>
        </w:tc>
        <w:tc>
          <w:tcPr>
            <w:tcW w:w="750" w:type="dxa"/>
            <w:vAlign w:val="center"/>
          </w:tcPr>
          <w:p w14:paraId="79F3FDAE" w14:textId="77777777" w:rsidR="008602A2" w:rsidRDefault="00EC679A">
            <w:pPr>
              <w:jc w:val="center"/>
              <w:rPr>
                <w:ins w:id="953" w:author="Dr Fareeha Armughan" w:date="2026-08-03T00:00:00Z"/>
                <w:rFonts w:ascii="Calibri" w:hAnsi="Calibri" w:cs="Calibri"/>
                <w:b/>
                <w:bCs/>
                <w:sz w:val="16"/>
                <w:szCs w:val="16"/>
              </w:rPr>
            </w:pPr>
            <w:ins w:id="954" w:author="Dr Fareeha Armughan" w:date="2026-08-03T00:00:00Z">
              <w:r>
                <w:rPr>
                  <w:rFonts w:ascii="Calibri" w:hAnsi="Calibri" w:cs="Calibri"/>
                  <w:b/>
                  <w:bCs/>
                  <w:sz w:val="16"/>
                  <w:szCs w:val="16"/>
                </w:rPr>
                <w:t>X</w:t>
              </w:r>
            </w:ins>
          </w:p>
        </w:tc>
        <w:tc>
          <w:tcPr>
            <w:tcW w:w="750" w:type="dxa"/>
            <w:vAlign w:val="center"/>
          </w:tcPr>
          <w:p w14:paraId="2057F57C" w14:textId="77777777" w:rsidR="008602A2" w:rsidRDefault="00EC679A">
            <w:pPr>
              <w:jc w:val="center"/>
              <w:rPr>
                <w:ins w:id="955" w:author="Dr Fareeha Armughan" w:date="2026-08-03T00:00:00Z"/>
                <w:rFonts w:ascii="Calibri" w:hAnsi="Calibri" w:cs="Calibri"/>
                <w:b/>
                <w:bCs/>
                <w:sz w:val="16"/>
                <w:szCs w:val="16"/>
              </w:rPr>
            </w:pPr>
            <w:ins w:id="956" w:author="Dr Fareeha Armughan" w:date="2026-08-03T00:00:00Z">
              <w:r>
                <w:rPr>
                  <w:rFonts w:ascii="Calibri" w:hAnsi="Calibri" w:cs="Calibri"/>
                  <w:b/>
                  <w:bCs/>
                  <w:sz w:val="16"/>
                  <w:szCs w:val="16"/>
                </w:rPr>
                <w:t>X</w:t>
              </w:r>
            </w:ins>
          </w:p>
        </w:tc>
        <w:tc>
          <w:tcPr>
            <w:tcW w:w="750" w:type="dxa"/>
            <w:vAlign w:val="center"/>
          </w:tcPr>
          <w:p w14:paraId="69715C1A" w14:textId="77777777" w:rsidR="008602A2" w:rsidRDefault="00EC679A">
            <w:pPr>
              <w:jc w:val="center"/>
              <w:rPr>
                <w:ins w:id="957" w:author="Dr Fareeha Armughan" w:date="2026-08-03T00:00:00Z"/>
                <w:rFonts w:ascii="Calibri" w:hAnsi="Calibri" w:cs="Calibri"/>
                <w:b/>
                <w:bCs/>
                <w:sz w:val="16"/>
                <w:szCs w:val="16"/>
              </w:rPr>
            </w:pPr>
            <w:ins w:id="958" w:author="Dr Fareeha Armughan" w:date="2026-08-03T00:00:00Z">
              <w:r>
                <w:rPr>
                  <w:rFonts w:ascii="Calibri" w:hAnsi="Calibri" w:cs="Calibri"/>
                  <w:b/>
                  <w:bCs/>
                  <w:sz w:val="16"/>
                  <w:szCs w:val="16"/>
                </w:rPr>
                <w:t>X</w:t>
              </w:r>
            </w:ins>
          </w:p>
        </w:tc>
        <w:tc>
          <w:tcPr>
            <w:tcW w:w="750" w:type="dxa"/>
            <w:vAlign w:val="center"/>
          </w:tcPr>
          <w:p w14:paraId="3CE74B47" w14:textId="77777777" w:rsidR="008602A2" w:rsidRDefault="00EC679A">
            <w:pPr>
              <w:jc w:val="center"/>
              <w:rPr>
                <w:ins w:id="959" w:author="Dr Fareeha Armughan" w:date="2026-08-03T00:00:00Z"/>
                <w:rFonts w:ascii="Calibri" w:hAnsi="Calibri" w:cs="Calibri"/>
                <w:b/>
                <w:bCs/>
                <w:sz w:val="16"/>
                <w:szCs w:val="16"/>
              </w:rPr>
            </w:pPr>
            <w:ins w:id="960" w:author="Dr Fareeha Armughan" w:date="2026-08-03T00:00:00Z">
              <w:r>
                <w:rPr>
                  <w:rFonts w:ascii="Calibri" w:hAnsi="Calibri" w:cs="Calibri"/>
                  <w:b/>
                  <w:bCs/>
                  <w:sz w:val="16"/>
                  <w:szCs w:val="16"/>
                </w:rPr>
                <w:t>X</w:t>
              </w:r>
            </w:ins>
          </w:p>
        </w:tc>
        <w:tc>
          <w:tcPr>
            <w:tcW w:w="750" w:type="dxa"/>
            <w:vAlign w:val="center"/>
          </w:tcPr>
          <w:p w14:paraId="103FC9F9" w14:textId="77777777" w:rsidR="008602A2" w:rsidRDefault="00EC679A">
            <w:pPr>
              <w:jc w:val="center"/>
              <w:rPr>
                <w:ins w:id="961" w:author="Dr Fareeha Armughan" w:date="2026-08-03T00:00:00Z"/>
                <w:rFonts w:ascii="Calibri" w:hAnsi="Calibri" w:cs="Calibri"/>
                <w:b/>
                <w:bCs/>
                <w:sz w:val="16"/>
                <w:szCs w:val="16"/>
              </w:rPr>
            </w:pPr>
            <w:ins w:id="962" w:author="Dr Fareeha Armughan" w:date="2026-08-03T00:00:00Z">
              <w:r>
                <w:rPr>
                  <w:rFonts w:ascii="Calibri" w:hAnsi="Calibri" w:cs="Calibri"/>
                  <w:b/>
                  <w:bCs/>
                  <w:sz w:val="16"/>
                  <w:szCs w:val="16"/>
                </w:rPr>
                <w:t>X</w:t>
              </w:r>
            </w:ins>
          </w:p>
        </w:tc>
      </w:tr>
      <w:tr w:rsidR="008602A2" w14:paraId="76F6ED09" w14:textId="77777777">
        <w:trPr>
          <w:ins w:id="963" w:author="Dr Fareeha Armughan" w:date="2026-08-03T00:00:00Z"/>
        </w:trPr>
        <w:tc>
          <w:tcPr>
            <w:tcW w:w="3016" w:type="dxa"/>
            <w:vAlign w:val="center"/>
          </w:tcPr>
          <w:p w14:paraId="39F6E29C" w14:textId="77777777" w:rsidR="008602A2" w:rsidRDefault="00EC679A">
            <w:pPr>
              <w:rPr>
                <w:ins w:id="964" w:author="Dr Fareeha Armughan" w:date="2026-08-03T00:00:00Z"/>
                <w:rFonts w:ascii="Calibri" w:hAnsi="Calibri" w:cs="Calibri"/>
                <w:sz w:val="16"/>
                <w:szCs w:val="16"/>
              </w:rPr>
            </w:pPr>
            <w:ins w:id="965" w:author="Dr Fareeha Armughan" w:date="2026-08-03T00:00:00Z">
              <w:r>
                <w:rPr>
                  <w:rFonts w:ascii="Calibri" w:hAnsi="Calibri" w:cs="Calibri"/>
                  <w:sz w:val="16"/>
                  <w:szCs w:val="16"/>
                </w:rPr>
                <w:t>2.4 Account opening liaison by Financial Inclusion Coordinator (HQ) with the Firm &amp; SRSO</w:t>
              </w:r>
            </w:ins>
          </w:p>
        </w:tc>
        <w:tc>
          <w:tcPr>
            <w:tcW w:w="750" w:type="dxa"/>
            <w:vAlign w:val="center"/>
          </w:tcPr>
          <w:p w14:paraId="4F603EEE" w14:textId="77777777" w:rsidR="008602A2" w:rsidRDefault="008602A2">
            <w:pPr>
              <w:jc w:val="center"/>
              <w:rPr>
                <w:ins w:id="966" w:author="Dr Fareeha Armughan" w:date="2026-08-03T00:00:00Z"/>
                <w:rFonts w:ascii="Calibri" w:hAnsi="Calibri" w:cs="Calibri"/>
                <w:b/>
                <w:bCs/>
                <w:sz w:val="16"/>
                <w:szCs w:val="16"/>
              </w:rPr>
            </w:pPr>
          </w:p>
        </w:tc>
        <w:tc>
          <w:tcPr>
            <w:tcW w:w="750" w:type="dxa"/>
            <w:vAlign w:val="center"/>
          </w:tcPr>
          <w:p w14:paraId="3A5B1C82" w14:textId="77777777" w:rsidR="008602A2" w:rsidRDefault="008602A2">
            <w:pPr>
              <w:jc w:val="center"/>
              <w:rPr>
                <w:ins w:id="967" w:author="Dr Fareeha Armughan" w:date="2026-08-03T00:00:00Z"/>
                <w:rFonts w:ascii="Calibri" w:hAnsi="Calibri" w:cs="Calibri"/>
                <w:b/>
                <w:bCs/>
                <w:sz w:val="16"/>
                <w:szCs w:val="16"/>
              </w:rPr>
            </w:pPr>
          </w:p>
        </w:tc>
        <w:tc>
          <w:tcPr>
            <w:tcW w:w="750" w:type="dxa"/>
            <w:vAlign w:val="center"/>
          </w:tcPr>
          <w:p w14:paraId="54617E38" w14:textId="77777777" w:rsidR="008602A2" w:rsidRDefault="008602A2">
            <w:pPr>
              <w:jc w:val="center"/>
              <w:rPr>
                <w:ins w:id="968" w:author="Dr Fareeha Armughan" w:date="2026-08-03T00:00:00Z"/>
                <w:rFonts w:ascii="Calibri" w:hAnsi="Calibri" w:cs="Calibri"/>
                <w:b/>
                <w:bCs/>
                <w:sz w:val="16"/>
                <w:szCs w:val="16"/>
              </w:rPr>
            </w:pPr>
          </w:p>
        </w:tc>
        <w:tc>
          <w:tcPr>
            <w:tcW w:w="750" w:type="dxa"/>
            <w:vAlign w:val="center"/>
          </w:tcPr>
          <w:p w14:paraId="3B33FFC3" w14:textId="77777777" w:rsidR="008602A2" w:rsidRDefault="008602A2">
            <w:pPr>
              <w:jc w:val="center"/>
              <w:rPr>
                <w:ins w:id="969" w:author="Dr Fareeha Armughan" w:date="2026-08-03T00:00:00Z"/>
                <w:rFonts w:ascii="Calibri" w:hAnsi="Calibri" w:cs="Calibri"/>
                <w:b/>
                <w:bCs/>
                <w:sz w:val="16"/>
                <w:szCs w:val="16"/>
              </w:rPr>
            </w:pPr>
          </w:p>
        </w:tc>
        <w:tc>
          <w:tcPr>
            <w:tcW w:w="750" w:type="dxa"/>
            <w:vAlign w:val="center"/>
          </w:tcPr>
          <w:p w14:paraId="54E7B860" w14:textId="77777777" w:rsidR="008602A2" w:rsidRDefault="00EC679A">
            <w:pPr>
              <w:jc w:val="center"/>
              <w:rPr>
                <w:ins w:id="970" w:author="Dr Fareeha Armughan" w:date="2026-08-03T00:00:00Z"/>
                <w:rFonts w:ascii="Calibri" w:hAnsi="Calibri" w:cs="Calibri"/>
                <w:b/>
                <w:bCs/>
                <w:sz w:val="16"/>
                <w:szCs w:val="16"/>
              </w:rPr>
            </w:pPr>
            <w:ins w:id="971" w:author="Dr Fareeha Armughan" w:date="2026-08-03T00:00:00Z">
              <w:r>
                <w:rPr>
                  <w:rFonts w:ascii="Calibri" w:hAnsi="Calibri" w:cs="Calibri"/>
                  <w:b/>
                  <w:bCs/>
                  <w:sz w:val="16"/>
                  <w:szCs w:val="16"/>
                </w:rPr>
                <w:t>X</w:t>
              </w:r>
            </w:ins>
          </w:p>
        </w:tc>
        <w:tc>
          <w:tcPr>
            <w:tcW w:w="750" w:type="dxa"/>
            <w:vAlign w:val="center"/>
          </w:tcPr>
          <w:p w14:paraId="5899213A" w14:textId="77777777" w:rsidR="008602A2" w:rsidRDefault="00EC679A">
            <w:pPr>
              <w:jc w:val="center"/>
              <w:rPr>
                <w:ins w:id="972" w:author="Dr Fareeha Armughan" w:date="2026-08-03T00:00:00Z"/>
                <w:rFonts w:ascii="Calibri" w:hAnsi="Calibri" w:cs="Calibri"/>
                <w:b/>
                <w:bCs/>
                <w:sz w:val="16"/>
                <w:szCs w:val="16"/>
              </w:rPr>
            </w:pPr>
            <w:ins w:id="973" w:author="Dr Fareeha Armughan" w:date="2026-08-03T00:00:00Z">
              <w:r>
                <w:rPr>
                  <w:rFonts w:ascii="Calibri" w:hAnsi="Calibri" w:cs="Calibri"/>
                  <w:b/>
                  <w:bCs/>
                  <w:sz w:val="16"/>
                  <w:szCs w:val="16"/>
                </w:rPr>
                <w:t>X</w:t>
              </w:r>
            </w:ins>
          </w:p>
        </w:tc>
        <w:tc>
          <w:tcPr>
            <w:tcW w:w="750" w:type="dxa"/>
            <w:vAlign w:val="center"/>
          </w:tcPr>
          <w:p w14:paraId="059C8C8F" w14:textId="77777777" w:rsidR="008602A2" w:rsidRDefault="00EC679A">
            <w:pPr>
              <w:jc w:val="center"/>
              <w:rPr>
                <w:ins w:id="974" w:author="Dr Fareeha Armughan" w:date="2026-08-03T00:00:00Z"/>
                <w:rFonts w:ascii="Calibri" w:hAnsi="Calibri" w:cs="Calibri"/>
                <w:b/>
                <w:bCs/>
                <w:sz w:val="16"/>
                <w:szCs w:val="16"/>
              </w:rPr>
            </w:pPr>
            <w:ins w:id="975" w:author="Dr Fareeha Armughan" w:date="2026-08-03T00:00:00Z">
              <w:r>
                <w:rPr>
                  <w:rFonts w:ascii="Calibri" w:hAnsi="Calibri" w:cs="Calibri"/>
                  <w:b/>
                  <w:bCs/>
                  <w:sz w:val="16"/>
                  <w:szCs w:val="16"/>
                </w:rPr>
                <w:t>X</w:t>
              </w:r>
            </w:ins>
          </w:p>
        </w:tc>
        <w:tc>
          <w:tcPr>
            <w:tcW w:w="750" w:type="dxa"/>
            <w:vAlign w:val="center"/>
          </w:tcPr>
          <w:p w14:paraId="61C8FF4C" w14:textId="77777777" w:rsidR="008602A2" w:rsidRDefault="00EC679A">
            <w:pPr>
              <w:jc w:val="center"/>
              <w:rPr>
                <w:ins w:id="976" w:author="Dr Fareeha Armughan" w:date="2026-08-03T00:00:00Z"/>
                <w:rFonts w:ascii="Calibri" w:hAnsi="Calibri" w:cs="Calibri"/>
                <w:b/>
                <w:bCs/>
                <w:sz w:val="16"/>
                <w:szCs w:val="16"/>
              </w:rPr>
            </w:pPr>
            <w:ins w:id="977" w:author="Dr Fareeha Armughan" w:date="2026-08-03T00:00:00Z">
              <w:r>
                <w:rPr>
                  <w:rFonts w:ascii="Calibri" w:hAnsi="Calibri" w:cs="Calibri"/>
                  <w:b/>
                  <w:bCs/>
                  <w:sz w:val="16"/>
                  <w:szCs w:val="16"/>
                </w:rPr>
                <w:t>X</w:t>
              </w:r>
            </w:ins>
          </w:p>
        </w:tc>
      </w:tr>
      <w:tr w:rsidR="008602A2" w14:paraId="14622BCD" w14:textId="77777777">
        <w:trPr>
          <w:ins w:id="978" w:author="Dr Fareeha Armughan" w:date="2026-08-03T00:00:00Z"/>
        </w:trPr>
        <w:tc>
          <w:tcPr>
            <w:tcW w:w="9016" w:type="dxa"/>
            <w:gridSpan w:val="9"/>
            <w:shd w:val="clear" w:color="auto" w:fill="D9D9D9" w:themeFill="background1" w:themeFillShade="D9"/>
            <w:vAlign w:val="center"/>
          </w:tcPr>
          <w:p w14:paraId="79F057B8" w14:textId="77777777" w:rsidR="008602A2" w:rsidRDefault="00EC679A">
            <w:pPr>
              <w:rPr>
                <w:ins w:id="979" w:author="Dr Fareeha Armughan" w:date="2026-08-03T00:00:00Z"/>
                <w:rFonts w:ascii="Calibri" w:hAnsi="Calibri" w:cs="Calibri"/>
                <w:b/>
                <w:bCs/>
                <w:sz w:val="16"/>
                <w:szCs w:val="16"/>
              </w:rPr>
            </w:pPr>
            <w:ins w:id="980" w:author="Dr Fareeha Armughan" w:date="2026-08-03T00:00:00Z">
              <w:r>
                <w:rPr>
                  <w:rFonts w:ascii="Calibri" w:hAnsi="Calibri" w:cs="Calibri"/>
                  <w:b/>
                  <w:bCs/>
                  <w:sz w:val="16"/>
                  <w:szCs w:val="16"/>
                </w:rPr>
                <w:t>Milestone 3: [Roll Out of DFLT Trainings Part-2 / Mobile Money Account Opening / Quality Assurance]</w:t>
              </w:r>
            </w:ins>
          </w:p>
        </w:tc>
      </w:tr>
      <w:tr w:rsidR="008602A2" w14:paraId="250FF31D" w14:textId="77777777">
        <w:trPr>
          <w:ins w:id="981" w:author="Dr Fareeha Armughan" w:date="2026-08-03T00:00:00Z"/>
        </w:trPr>
        <w:tc>
          <w:tcPr>
            <w:tcW w:w="3016" w:type="dxa"/>
            <w:shd w:val="clear" w:color="auto" w:fill="D9D9D9" w:themeFill="background1" w:themeFillShade="D9"/>
            <w:vAlign w:val="center"/>
          </w:tcPr>
          <w:p w14:paraId="153717FD" w14:textId="77777777" w:rsidR="008602A2" w:rsidRDefault="00EC679A">
            <w:pPr>
              <w:rPr>
                <w:ins w:id="982" w:author="Dr Fareeha Armughan" w:date="2026-08-03T00:00:00Z"/>
                <w:rFonts w:ascii="Calibri" w:hAnsi="Calibri" w:cs="Calibri"/>
                <w:b/>
                <w:bCs/>
                <w:sz w:val="16"/>
                <w:szCs w:val="16"/>
              </w:rPr>
            </w:pPr>
            <w:ins w:id="983" w:author="Dr Fareeha Armughan" w:date="2026-08-03T00:00:00Z">
              <w:r>
                <w:rPr>
                  <w:rFonts w:ascii="Calibri" w:hAnsi="Calibri" w:cs="Calibri"/>
                  <w:b/>
                  <w:bCs/>
                  <w:sz w:val="16"/>
                  <w:szCs w:val="16"/>
                </w:rPr>
                <w:t>Activities</w:t>
              </w:r>
            </w:ins>
          </w:p>
        </w:tc>
        <w:tc>
          <w:tcPr>
            <w:tcW w:w="750" w:type="dxa"/>
            <w:shd w:val="clear" w:color="auto" w:fill="D9D9D9" w:themeFill="background1" w:themeFillShade="D9"/>
            <w:vAlign w:val="center"/>
          </w:tcPr>
          <w:p w14:paraId="7DA00771" w14:textId="77777777" w:rsidR="008602A2" w:rsidRDefault="00EC679A">
            <w:pPr>
              <w:jc w:val="center"/>
              <w:rPr>
                <w:ins w:id="984" w:author="Dr Fareeha Armughan" w:date="2026-08-03T00:00:00Z"/>
                <w:rFonts w:ascii="Calibri" w:hAnsi="Calibri" w:cs="Calibri"/>
                <w:b/>
                <w:bCs/>
                <w:sz w:val="14"/>
                <w:szCs w:val="14"/>
              </w:rPr>
            </w:pPr>
            <w:ins w:id="985" w:author="Dr Fareeha Armughan" w:date="2026-08-03T00:00:00Z">
              <w:r>
                <w:rPr>
                  <w:rFonts w:ascii="Calibri" w:hAnsi="Calibri" w:cs="Calibri"/>
                  <w:b/>
                  <w:bCs/>
                  <w:sz w:val="14"/>
                  <w:szCs w:val="14"/>
                </w:rPr>
                <w:t>Mon 9</w:t>
              </w:r>
            </w:ins>
          </w:p>
        </w:tc>
        <w:tc>
          <w:tcPr>
            <w:tcW w:w="750" w:type="dxa"/>
            <w:shd w:val="clear" w:color="auto" w:fill="D9D9D9" w:themeFill="background1" w:themeFillShade="D9"/>
            <w:vAlign w:val="center"/>
          </w:tcPr>
          <w:p w14:paraId="7F4A85A3" w14:textId="77777777" w:rsidR="008602A2" w:rsidRDefault="00EC679A">
            <w:pPr>
              <w:jc w:val="center"/>
              <w:rPr>
                <w:ins w:id="986" w:author="Dr Fareeha Armughan" w:date="2026-08-03T00:00:00Z"/>
                <w:rFonts w:ascii="Calibri" w:hAnsi="Calibri" w:cs="Calibri"/>
                <w:b/>
                <w:bCs/>
                <w:sz w:val="14"/>
                <w:szCs w:val="14"/>
              </w:rPr>
            </w:pPr>
            <w:ins w:id="987" w:author="Dr Fareeha Armughan" w:date="2026-08-03T00:00:00Z">
              <w:r>
                <w:rPr>
                  <w:rFonts w:ascii="Calibri" w:hAnsi="Calibri" w:cs="Calibri"/>
                  <w:b/>
                  <w:bCs/>
                  <w:sz w:val="14"/>
                  <w:szCs w:val="14"/>
                </w:rPr>
                <w:t>Mon 10</w:t>
              </w:r>
            </w:ins>
          </w:p>
        </w:tc>
        <w:tc>
          <w:tcPr>
            <w:tcW w:w="750" w:type="dxa"/>
            <w:shd w:val="clear" w:color="auto" w:fill="D9D9D9" w:themeFill="background1" w:themeFillShade="D9"/>
            <w:vAlign w:val="center"/>
          </w:tcPr>
          <w:p w14:paraId="68F5CDB3" w14:textId="77777777" w:rsidR="008602A2" w:rsidRDefault="00EC679A">
            <w:pPr>
              <w:jc w:val="center"/>
              <w:rPr>
                <w:ins w:id="988" w:author="Dr Fareeha Armughan" w:date="2026-08-03T00:00:00Z"/>
                <w:rFonts w:ascii="Calibri" w:hAnsi="Calibri" w:cs="Calibri"/>
                <w:b/>
                <w:bCs/>
                <w:sz w:val="14"/>
                <w:szCs w:val="14"/>
              </w:rPr>
            </w:pPr>
            <w:ins w:id="989" w:author="Dr Fareeha Armughan" w:date="2026-08-03T00:00:00Z">
              <w:r>
                <w:rPr>
                  <w:rFonts w:ascii="Calibri" w:hAnsi="Calibri" w:cs="Calibri"/>
                  <w:b/>
                  <w:bCs/>
                  <w:sz w:val="14"/>
                  <w:szCs w:val="14"/>
                </w:rPr>
                <w:t>Mon 11</w:t>
              </w:r>
            </w:ins>
          </w:p>
        </w:tc>
        <w:tc>
          <w:tcPr>
            <w:tcW w:w="750" w:type="dxa"/>
            <w:shd w:val="clear" w:color="auto" w:fill="D9D9D9" w:themeFill="background1" w:themeFillShade="D9"/>
            <w:vAlign w:val="center"/>
          </w:tcPr>
          <w:p w14:paraId="38E1463C" w14:textId="77777777" w:rsidR="008602A2" w:rsidRDefault="00EC679A">
            <w:pPr>
              <w:jc w:val="center"/>
              <w:rPr>
                <w:ins w:id="990" w:author="Dr Fareeha Armughan" w:date="2026-08-03T00:00:00Z"/>
                <w:rFonts w:ascii="Calibri" w:hAnsi="Calibri" w:cs="Calibri"/>
                <w:b/>
                <w:bCs/>
                <w:sz w:val="14"/>
                <w:szCs w:val="14"/>
              </w:rPr>
            </w:pPr>
            <w:ins w:id="991" w:author="Dr Fareeha Armughan" w:date="2026-08-03T00:00:00Z">
              <w:r>
                <w:rPr>
                  <w:rFonts w:ascii="Calibri" w:hAnsi="Calibri" w:cs="Calibri"/>
                  <w:b/>
                  <w:bCs/>
                  <w:sz w:val="14"/>
                  <w:szCs w:val="14"/>
                </w:rPr>
                <w:t>Mon 12</w:t>
              </w:r>
            </w:ins>
          </w:p>
        </w:tc>
        <w:tc>
          <w:tcPr>
            <w:tcW w:w="750" w:type="dxa"/>
            <w:shd w:val="clear" w:color="auto" w:fill="D9D9D9" w:themeFill="background1" w:themeFillShade="D9"/>
            <w:vAlign w:val="center"/>
          </w:tcPr>
          <w:p w14:paraId="35504F74" w14:textId="77777777" w:rsidR="008602A2" w:rsidRDefault="00EC679A">
            <w:pPr>
              <w:jc w:val="center"/>
              <w:rPr>
                <w:ins w:id="992" w:author="Dr Fareeha Armughan" w:date="2026-08-03T00:00:00Z"/>
                <w:rFonts w:ascii="Calibri" w:hAnsi="Calibri" w:cs="Calibri"/>
                <w:b/>
                <w:bCs/>
                <w:sz w:val="14"/>
                <w:szCs w:val="14"/>
              </w:rPr>
            </w:pPr>
            <w:ins w:id="993" w:author="Dr Fareeha Armughan" w:date="2026-08-03T00:00:00Z">
              <w:r>
                <w:rPr>
                  <w:rFonts w:ascii="Calibri" w:hAnsi="Calibri" w:cs="Calibri"/>
                  <w:b/>
                  <w:bCs/>
                  <w:sz w:val="14"/>
                  <w:szCs w:val="14"/>
                </w:rPr>
                <w:t>Mon 13</w:t>
              </w:r>
            </w:ins>
          </w:p>
        </w:tc>
        <w:tc>
          <w:tcPr>
            <w:tcW w:w="750" w:type="dxa"/>
            <w:shd w:val="clear" w:color="auto" w:fill="D9D9D9" w:themeFill="background1" w:themeFillShade="D9"/>
            <w:vAlign w:val="center"/>
          </w:tcPr>
          <w:p w14:paraId="6504DEF1" w14:textId="77777777" w:rsidR="008602A2" w:rsidRDefault="00EC679A">
            <w:pPr>
              <w:jc w:val="center"/>
              <w:rPr>
                <w:ins w:id="994" w:author="Dr Fareeha Armughan" w:date="2026-08-03T00:00:00Z"/>
                <w:rFonts w:ascii="Calibri" w:hAnsi="Calibri" w:cs="Calibri"/>
                <w:b/>
                <w:bCs/>
                <w:sz w:val="14"/>
                <w:szCs w:val="14"/>
              </w:rPr>
            </w:pPr>
            <w:ins w:id="995" w:author="Dr Fareeha Armughan" w:date="2026-08-03T00:00:00Z">
              <w:r>
                <w:rPr>
                  <w:rFonts w:ascii="Calibri" w:hAnsi="Calibri" w:cs="Calibri"/>
                  <w:b/>
                  <w:bCs/>
                  <w:sz w:val="14"/>
                  <w:szCs w:val="14"/>
                </w:rPr>
                <w:t>Mon 14</w:t>
              </w:r>
            </w:ins>
          </w:p>
        </w:tc>
        <w:tc>
          <w:tcPr>
            <w:tcW w:w="750" w:type="dxa"/>
            <w:shd w:val="clear" w:color="auto" w:fill="D9D9D9" w:themeFill="background1" w:themeFillShade="D9"/>
            <w:vAlign w:val="center"/>
          </w:tcPr>
          <w:p w14:paraId="06E9C089" w14:textId="77777777" w:rsidR="008602A2" w:rsidRDefault="00EC679A">
            <w:pPr>
              <w:jc w:val="center"/>
              <w:rPr>
                <w:ins w:id="996" w:author="Dr Fareeha Armughan" w:date="2026-08-03T00:00:00Z"/>
                <w:rFonts w:ascii="Calibri" w:hAnsi="Calibri" w:cs="Calibri"/>
                <w:b/>
                <w:bCs/>
                <w:sz w:val="14"/>
                <w:szCs w:val="14"/>
              </w:rPr>
            </w:pPr>
            <w:ins w:id="997" w:author="Dr Fareeha Armughan" w:date="2026-08-03T00:00:00Z">
              <w:r>
                <w:rPr>
                  <w:rFonts w:ascii="Calibri" w:hAnsi="Calibri" w:cs="Calibri"/>
                  <w:b/>
                  <w:bCs/>
                  <w:sz w:val="14"/>
                  <w:szCs w:val="14"/>
                </w:rPr>
                <w:t>Mon 15</w:t>
              </w:r>
            </w:ins>
          </w:p>
        </w:tc>
        <w:tc>
          <w:tcPr>
            <w:tcW w:w="750" w:type="dxa"/>
            <w:shd w:val="clear" w:color="auto" w:fill="D9D9D9" w:themeFill="background1" w:themeFillShade="D9"/>
            <w:vAlign w:val="center"/>
          </w:tcPr>
          <w:p w14:paraId="508BFA58" w14:textId="77777777" w:rsidR="008602A2" w:rsidRDefault="00EC679A">
            <w:pPr>
              <w:jc w:val="center"/>
              <w:rPr>
                <w:ins w:id="998" w:author="Dr Fareeha Armughan" w:date="2026-08-03T00:00:00Z"/>
                <w:rFonts w:ascii="Calibri" w:hAnsi="Calibri" w:cs="Calibri"/>
                <w:b/>
                <w:bCs/>
                <w:sz w:val="14"/>
                <w:szCs w:val="14"/>
              </w:rPr>
            </w:pPr>
            <w:ins w:id="999" w:author="Dr Fareeha Armughan" w:date="2026-08-03T00:00:00Z">
              <w:r>
                <w:rPr>
                  <w:rFonts w:ascii="Calibri" w:hAnsi="Calibri" w:cs="Calibri"/>
                  <w:b/>
                  <w:bCs/>
                  <w:sz w:val="14"/>
                  <w:szCs w:val="14"/>
                </w:rPr>
                <w:t>Mon 16</w:t>
              </w:r>
            </w:ins>
          </w:p>
        </w:tc>
      </w:tr>
      <w:tr w:rsidR="008602A2" w14:paraId="391310A6" w14:textId="77777777">
        <w:trPr>
          <w:ins w:id="1000" w:author="Dr Fareeha Armughan" w:date="2026-08-03T00:00:00Z"/>
        </w:trPr>
        <w:tc>
          <w:tcPr>
            <w:tcW w:w="3016" w:type="dxa"/>
            <w:vAlign w:val="center"/>
          </w:tcPr>
          <w:p w14:paraId="6FEE5DA6" w14:textId="77777777" w:rsidR="008602A2" w:rsidRDefault="00EC679A">
            <w:pPr>
              <w:rPr>
                <w:ins w:id="1001" w:author="Dr Fareeha Armughan" w:date="2026-08-03T00:00:00Z"/>
                <w:rFonts w:ascii="Calibri" w:hAnsi="Calibri" w:cs="Calibri"/>
                <w:sz w:val="16"/>
                <w:szCs w:val="16"/>
              </w:rPr>
            </w:pPr>
            <w:ins w:id="1002" w:author="Dr Fareeha Armughan" w:date="2026-08-03T00:00:00Z">
              <w:r>
                <w:rPr>
                  <w:rFonts w:ascii="Calibri" w:hAnsi="Calibri" w:cs="Calibri"/>
                  <w:sz w:val="16"/>
                  <w:szCs w:val="16"/>
                </w:rPr>
                <w:t>3.1 Roll out of DFLT Trainings to Agriculture Women Workers (165,000) in the flood prone districts</w:t>
              </w:r>
            </w:ins>
          </w:p>
        </w:tc>
        <w:tc>
          <w:tcPr>
            <w:tcW w:w="750" w:type="dxa"/>
            <w:vAlign w:val="center"/>
          </w:tcPr>
          <w:p w14:paraId="268B9966" w14:textId="77777777" w:rsidR="008602A2" w:rsidRDefault="00EC679A">
            <w:pPr>
              <w:jc w:val="center"/>
              <w:rPr>
                <w:ins w:id="1003" w:author="Dr Fareeha Armughan" w:date="2026-08-03T00:00:00Z"/>
                <w:rFonts w:ascii="Calibri" w:hAnsi="Calibri" w:cs="Calibri"/>
                <w:b/>
                <w:bCs/>
                <w:sz w:val="16"/>
                <w:szCs w:val="16"/>
              </w:rPr>
            </w:pPr>
            <w:ins w:id="1004" w:author="Dr Fareeha Armughan" w:date="2026-08-03T00:00:00Z">
              <w:r>
                <w:rPr>
                  <w:rFonts w:ascii="Calibri" w:hAnsi="Calibri" w:cs="Calibri"/>
                  <w:b/>
                  <w:bCs/>
                  <w:sz w:val="16"/>
                  <w:szCs w:val="16"/>
                </w:rPr>
                <w:t>X</w:t>
              </w:r>
            </w:ins>
          </w:p>
        </w:tc>
        <w:tc>
          <w:tcPr>
            <w:tcW w:w="750" w:type="dxa"/>
            <w:vAlign w:val="center"/>
          </w:tcPr>
          <w:p w14:paraId="5488ADB4" w14:textId="77777777" w:rsidR="008602A2" w:rsidRDefault="00EC679A">
            <w:pPr>
              <w:jc w:val="center"/>
              <w:rPr>
                <w:ins w:id="1005" w:author="Dr Fareeha Armughan" w:date="2026-08-03T00:00:00Z"/>
                <w:rFonts w:ascii="Calibri" w:hAnsi="Calibri" w:cs="Calibri"/>
                <w:b/>
                <w:bCs/>
                <w:sz w:val="16"/>
                <w:szCs w:val="16"/>
              </w:rPr>
            </w:pPr>
            <w:ins w:id="1006" w:author="Dr Fareeha Armughan" w:date="2026-08-03T00:00:00Z">
              <w:r>
                <w:rPr>
                  <w:rFonts w:ascii="Calibri" w:hAnsi="Calibri" w:cs="Calibri"/>
                  <w:b/>
                  <w:bCs/>
                  <w:sz w:val="16"/>
                  <w:szCs w:val="16"/>
                </w:rPr>
                <w:t>X</w:t>
              </w:r>
            </w:ins>
          </w:p>
        </w:tc>
        <w:tc>
          <w:tcPr>
            <w:tcW w:w="750" w:type="dxa"/>
            <w:vAlign w:val="center"/>
          </w:tcPr>
          <w:p w14:paraId="1A7CAF74" w14:textId="77777777" w:rsidR="008602A2" w:rsidRDefault="00EC679A">
            <w:pPr>
              <w:jc w:val="center"/>
              <w:rPr>
                <w:ins w:id="1007" w:author="Dr Fareeha Armughan" w:date="2026-08-03T00:00:00Z"/>
                <w:rFonts w:ascii="Calibri" w:hAnsi="Calibri" w:cs="Calibri"/>
                <w:b/>
                <w:bCs/>
                <w:sz w:val="16"/>
                <w:szCs w:val="16"/>
              </w:rPr>
            </w:pPr>
            <w:ins w:id="1008" w:author="Dr Fareeha Armughan" w:date="2026-08-03T00:00:00Z">
              <w:r>
                <w:rPr>
                  <w:rFonts w:ascii="Calibri" w:hAnsi="Calibri" w:cs="Calibri"/>
                  <w:b/>
                  <w:bCs/>
                  <w:sz w:val="16"/>
                  <w:szCs w:val="16"/>
                </w:rPr>
                <w:t>X</w:t>
              </w:r>
            </w:ins>
          </w:p>
        </w:tc>
        <w:tc>
          <w:tcPr>
            <w:tcW w:w="750" w:type="dxa"/>
            <w:vAlign w:val="center"/>
          </w:tcPr>
          <w:p w14:paraId="3C63BF8C" w14:textId="77777777" w:rsidR="008602A2" w:rsidRDefault="00EC679A">
            <w:pPr>
              <w:jc w:val="center"/>
              <w:rPr>
                <w:ins w:id="1009" w:author="Dr Fareeha Armughan" w:date="2026-08-03T00:00:00Z"/>
                <w:rFonts w:ascii="Calibri" w:hAnsi="Calibri" w:cs="Calibri"/>
                <w:b/>
                <w:bCs/>
                <w:sz w:val="16"/>
                <w:szCs w:val="16"/>
              </w:rPr>
            </w:pPr>
            <w:ins w:id="1010" w:author="Dr Fareeha Armughan" w:date="2026-08-03T00:00:00Z">
              <w:r>
                <w:rPr>
                  <w:rFonts w:ascii="Calibri" w:hAnsi="Calibri" w:cs="Calibri"/>
                  <w:b/>
                  <w:bCs/>
                  <w:sz w:val="16"/>
                  <w:szCs w:val="16"/>
                </w:rPr>
                <w:t>X</w:t>
              </w:r>
            </w:ins>
          </w:p>
        </w:tc>
        <w:tc>
          <w:tcPr>
            <w:tcW w:w="750" w:type="dxa"/>
            <w:vAlign w:val="center"/>
          </w:tcPr>
          <w:p w14:paraId="59B81F7F" w14:textId="77777777" w:rsidR="008602A2" w:rsidRDefault="00EC679A">
            <w:pPr>
              <w:jc w:val="center"/>
              <w:rPr>
                <w:ins w:id="1011" w:author="Dr Fareeha Armughan" w:date="2026-08-03T00:00:00Z"/>
                <w:rFonts w:ascii="Calibri" w:hAnsi="Calibri" w:cs="Calibri"/>
                <w:b/>
                <w:bCs/>
                <w:sz w:val="16"/>
                <w:szCs w:val="16"/>
              </w:rPr>
            </w:pPr>
            <w:ins w:id="1012" w:author="Dr Fareeha Armughan" w:date="2026-08-03T00:00:00Z">
              <w:r>
                <w:rPr>
                  <w:rFonts w:ascii="Calibri" w:hAnsi="Calibri" w:cs="Calibri"/>
                  <w:b/>
                  <w:bCs/>
                  <w:sz w:val="16"/>
                  <w:szCs w:val="16"/>
                </w:rPr>
                <w:t>X</w:t>
              </w:r>
            </w:ins>
          </w:p>
        </w:tc>
        <w:tc>
          <w:tcPr>
            <w:tcW w:w="750" w:type="dxa"/>
            <w:vAlign w:val="center"/>
          </w:tcPr>
          <w:p w14:paraId="079D297A" w14:textId="77777777" w:rsidR="008602A2" w:rsidRDefault="00EC679A">
            <w:pPr>
              <w:jc w:val="center"/>
              <w:rPr>
                <w:ins w:id="1013" w:author="Dr Fareeha Armughan" w:date="2026-08-03T00:00:00Z"/>
                <w:rFonts w:ascii="Calibri" w:hAnsi="Calibri" w:cs="Calibri"/>
                <w:b/>
                <w:bCs/>
                <w:sz w:val="16"/>
                <w:szCs w:val="16"/>
              </w:rPr>
            </w:pPr>
            <w:ins w:id="1014" w:author="Dr Fareeha Armughan" w:date="2026-08-03T00:00:00Z">
              <w:r>
                <w:rPr>
                  <w:rFonts w:ascii="Calibri" w:hAnsi="Calibri" w:cs="Calibri"/>
                  <w:b/>
                  <w:bCs/>
                  <w:sz w:val="16"/>
                  <w:szCs w:val="16"/>
                </w:rPr>
                <w:t>X</w:t>
              </w:r>
            </w:ins>
          </w:p>
        </w:tc>
        <w:tc>
          <w:tcPr>
            <w:tcW w:w="750" w:type="dxa"/>
            <w:vAlign w:val="center"/>
          </w:tcPr>
          <w:p w14:paraId="334CD4BC" w14:textId="77777777" w:rsidR="008602A2" w:rsidRDefault="00EC679A">
            <w:pPr>
              <w:jc w:val="center"/>
              <w:rPr>
                <w:ins w:id="1015" w:author="Dr Fareeha Armughan" w:date="2026-08-03T00:00:00Z"/>
                <w:rFonts w:ascii="Calibri" w:hAnsi="Calibri" w:cs="Calibri"/>
                <w:b/>
                <w:bCs/>
                <w:sz w:val="16"/>
                <w:szCs w:val="16"/>
              </w:rPr>
            </w:pPr>
            <w:ins w:id="1016" w:author="Dr Fareeha Armughan" w:date="2026-08-03T00:00:00Z">
              <w:r>
                <w:rPr>
                  <w:rFonts w:ascii="Calibri" w:hAnsi="Calibri" w:cs="Calibri"/>
                  <w:b/>
                  <w:bCs/>
                  <w:sz w:val="16"/>
                  <w:szCs w:val="16"/>
                </w:rPr>
                <w:t>X</w:t>
              </w:r>
            </w:ins>
          </w:p>
        </w:tc>
        <w:tc>
          <w:tcPr>
            <w:tcW w:w="750" w:type="dxa"/>
            <w:vAlign w:val="center"/>
          </w:tcPr>
          <w:p w14:paraId="2589F89B" w14:textId="77777777" w:rsidR="008602A2" w:rsidRDefault="00EC679A">
            <w:pPr>
              <w:jc w:val="center"/>
              <w:rPr>
                <w:ins w:id="1017" w:author="Dr Fareeha Armughan" w:date="2026-08-03T00:00:00Z"/>
                <w:rFonts w:ascii="Calibri" w:hAnsi="Calibri" w:cs="Calibri"/>
                <w:b/>
                <w:bCs/>
                <w:sz w:val="16"/>
                <w:szCs w:val="16"/>
              </w:rPr>
            </w:pPr>
            <w:ins w:id="1018" w:author="Dr Fareeha Armughan" w:date="2026-08-03T00:00:00Z">
              <w:r>
                <w:rPr>
                  <w:rFonts w:ascii="Calibri" w:hAnsi="Calibri" w:cs="Calibri"/>
                  <w:b/>
                  <w:bCs/>
                  <w:sz w:val="16"/>
                  <w:szCs w:val="16"/>
                </w:rPr>
                <w:t>X</w:t>
              </w:r>
            </w:ins>
          </w:p>
        </w:tc>
      </w:tr>
      <w:tr w:rsidR="008602A2" w14:paraId="265BEAAC" w14:textId="77777777">
        <w:trPr>
          <w:ins w:id="1019" w:author="Dr Fareeha Armughan" w:date="2026-08-03T00:00:00Z"/>
        </w:trPr>
        <w:tc>
          <w:tcPr>
            <w:tcW w:w="3016" w:type="dxa"/>
            <w:vAlign w:val="center"/>
          </w:tcPr>
          <w:p w14:paraId="2B728EF1" w14:textId="77777777" w:rsidR="008602A2" w:rsidRDefault="00EC679A">
            <w:pPr>
              <w:rPr>
                <w:ins w:id="1020" w:author="Dr Fareeha Armughan" w:date="2026-08-03T00:00:00Z"/>
                <w:rFonts w:ascii="Calibri" w:hAnsi="Calibri" w:cs="Calibri"/>
                <w:sz w:val="16"/>
                <w:szCs w:val="16"/>
              </w:rPr>
            </w:pPr>
            <w:ins w:id="1021" w:author="Dr Fareeha Armughan" w:date="2026-08-03T00:00:00Z">
              <w:r>
                <w:rPr>
                  <w:rFonts w:ascii="Calibri" w:hAnsi="Calibri" w:cs="Calibri"/>
                  <w:sz w:val="16"/>
                  <w:szCs w:val="16"/>
                </w:rPr>
                <w:t>3.2 Mobile Money Account Opening on ground by the contracted Firm — SIM issuance, biometric verification &amp; activation (300,000 accounts)</w:t>
              </w:r>
            </w:ins>
          </w:p>
        </w:tc>
        <w:tc>
          <w:tcPr>
            <w:tcW w:w="750" w:type="dxa"/>
            <w:vAlign w:val="center"/>
          </w:tcPr>
          <w:p w14:paraId="64E276D6" w14:textId="77777777" w:rsidR="008602A2" w:rsidRDefault="00EC679A">
            <w:pPr>
              <w:jc w:val="center"/>
              <w:rPr>
                <w:ins w:id="1022" w:author="Dr Fareeha Armughan" w:date="2026-08-03T00:00:00Z"/>
                <w:rFonts w:ascii="Calibri" w:hAnsi="Calibri" w:cs="Calibri"/>
                <w:b/>
                <w:bCs/>
                <w:sz w:val="16"/>
                <w:szCs w:val="16"/>
              </w:rPr>
            </w:pPr>
            <w:ins w:id="1023" w:author="Dr Fareeha Armughan" w:date="2026-08-03T00:00:00Z">
              <w:r>
                <w:rPr>
                  <w:rFonts w:ascii="Calibri" w:hAnsi="Calibri" w:cs="Calibri"/>
                  <w:b/>
                  <w:bCs/>
                  <w:sz w:val="16"/>
                  <w:szCs w:val="16"/>
                </w:rPr>
                <w:t>X</w:t>
              </w:r>
            </w:ins>
          </w:p>
        </w:tc>
        <w:tc>
          <w:tcPr>
            <w:tcW w:w="750" w:type="dxa"/>
            <w:vAlign w:val="center"/>
          </w:tcPr>
          <w:p w14:paraId="5EF5CDED" w14:textId="77777777" w:rsidR="008602A2" w:rsidRDefault="00EC679A">
            <w:pPr>
              <w:jc w:val="center"/>
              <w:rPr>
                <w:ins w:id="1024" w:author="Dr Fareeha Armughan" w:date="2026-08-03T00:00:00Z"/>
                <w:rFonts w:ascii="Calibri" w:hAnsi="Calibri" w:cs="Calibri"/>
                <w:b/>
                <w:bCs/>
                <w:sz w:val="16"/>
                <w:szCs w:val="16"/>
              </w:rPr>
            </w:pPr>
            <w:ins w:id="1025" w:author="Dr Fareeha Armughan" w:date="2026-08-03T00:00:00Z">
              <w:r>
                <w:rPr>
                  <w:rFonts w:ascii="Calibri" w:hAnsi="Calibri" w:cs="Calibri"/>
                  <w:b/>
                  <w:bCs/>
                  <w:sz w:val="16"/>
                  <w:szCs w:val="16"/>
                </w:rPr>
                <w:t>X</w:t>
              </w:r>
            </w:ins>
          </w:p>
        </w:tc>
        <w:tc>
          <w:tcPr>
            <w:tcW w:w="750" w:type="dxa"/>
            <w:vAlign w:val="center"/>
          </w:tcPr>
          <w:p w14:paraId="16E9E34D" w14:textId="77777777" w:rsidR="008602A2" w:rsidRDefault="00EC679A">
            <w:pPr>
              <w:jc w:val="center"/>
              <w:rPr>
                <w:ins w:id="1026" w:author="Dr Fareeha Armughan" w:date="2026-08-03T00:00:00Z"/>
                <w:rFonts w:ascii="Calibri" w:hAnsi="Calibri" w:cs="Calibri"/>
                <w:b/>
                <w:bCs/>
                <w:sz w:val="16"/>
                <w:szCs w:val="16"/>
              </w:rPr>
            </w:pPr>
            <w:ins w:id="1027" w:author="Dr Fareeha Armughan" w:date="2026-08-03T00:00:00Z">
              <w:r>
                <w:rPr>
                  <w:rFonts w:ascii="Calibri" w:hAnsi="Calibri" w:cs="Calibri"/>
                  <w:b/>
                  <w:bCs/>
                  <w:sz w:val="16"/>
                  <w:szCs w:val="16"/>
                </w:rPr>
                <w:t>X</w:t>
              </w:r>
            </w:ins>
          </w:p>
        </w:tc>
        <w:tc>
          <w:tcPr>
            <w:tcW w:w="750" w:type="dxa"/>
            <w:vAlign w:val="center"/>
          </w:tcPr>
          <w:p w14:paraId="25C1D186" w14:textId="77777777" w:rsidR="008602A2" w:rsidRDefault="00EC679A">
            <w:pPr>
              <w:jc w:val="center"/>
              <w:rPr>
                <w:ins w:id="1028" w:author="Dr Fareeha Armughan" w:date="2026-08-03T00:00:00Z"/>
                <w:rFonts w:ascii="Calibri" w:hAnsi="Calibri" w:cs="Calibri"/>
                <w:b/>
                <w:bCs/>
                <w:sz w:val="16"/>
                <w:szCs w:val="16"/>
              </w:rPr>
            </w:pPr>
            <w:ins w:id="1029" w:author="Dr Fareeha Armughan" w:date="2026-08-03T00:00:00Z">
              <w:r>
                <w:rPr>
                  <w:rFonts w:ascii="Calibri" w:hAnsi="Calibri" w:cs="Calibri"/>
                  <w:b/>
                  <w:bCs/>
                  <w:sz w:val="16"/>
                  <w:szCs w:val="16"/>
                </w:rPr>
                <w:t>X</w:t>
              </w:r>
            </w:ins>
          </w:p>
        </w:tc>
        <w:tc>
          <w:tcPr>
            <w:tcW w:w="750" w:type="dxa"/>
            <w:vAlign w:val="center"/>
          </w:tcPr>
          <w:p w14:paraId="178FBF46" w14:textId="77777777" w:rsidR="008602A2" w:rsidRDefault="00EC679A">
            <w:pPr>
              <w:jc w:val="center"/>
              <w:rPr>
                <w:ins w:id="1030" w:author="Dr Fareeha Armughan" w:date="2026-08-03T00:00:00Z"/>
                <w:rFonts w:ascii="Calibri" w:hAnsi="Calibri" w:cs="Calibri"/>
                <w:b/>
                <w:bCs/>
                <w:sz w:val="16"/>
                <w:szCs w:val="16"/>
              </w:rPr>
            </w:pPr>
            <w:ins w:id="1031" w:author="Dr Fareeha Armughan" w:date="2026-08-03T00:00:00Z">
              <w:r>
                <w:rPr>
                  <w:rFonts w:ascii="Calibri" w:hAnsi="Calibri" w:cs="Calibri"/>
                  <w:b/>
                  <w:bCs/>
                  <w:sz w:val="16"/>
                  <w:szCs w:val="16"/>
                </w:rPr>
                <w:t>X</w:t>
              </w:r>
            </w:ins>
          </w:p>
        </w:tc>
        <w:tc>
          <w:tcPr>
            <w:tcW w:w="750" w:type="dxa"/>
            <w:vAlign w:val="center"/>
          </w:tcPr>
          <w:p w14:paraId="00A99FC0" w14:textId="77777777" w:rsidR="008602A2" w:rsidRDefault="00EC679A">
            <w:pPr>
              <w:jc w:val="center"/>
              <w:rPr>
                <w:ins w:id="1032" w:author="Dr Fareeha Armughan" w:date="2026-08-03T00:00:00Z"/>
                <w:rFonts w:ascii="Calibri" w:hAnsi="Calibri" w:cs="Calibri"/>
                <w:b/>
                <w:bCs/>
                <w:sz w:val="16"/>
                <w:szCs w:val="16"/>
              </w:rPr>
            </w:pPr>
            <w:ins w:id="1033" w:author="Dr Fareeha Armughan" w:date="2026-08-03T00:00:00Z">
              <w:r>
                <w:rPr>
                  <w:rFonts w:ascii="Calibri" w:hAnsi="Calibri" w:cs="Calibri"/>
                  <w:b/>
                  <w:bCs/>
                  <w:sz w:val="16"/>
                  <w:szCs w:val="16"/>
                </w:rPr>
                <w:t>X</w:t>
              </w:r>
            </w:ins>
          </w:p>
        </w:tc>
        <w:tc>
          <w:tcPr>
            <w:tcW w:w="750" w:type="dxa"/>
            <w:vAlign w:val="center"/>
          </w:tcPr>
          <w:p w14:paraId="06622886" w14:textId="77777777" w:rsidR="008602A2" w:rsidRDefault="00EC679A">
            <w:pPr>
              <w:jc w:val="center"/>
              <w:rPr>
                <w:ins w:id="1034" w:author="Dr Fareeha Armughan" w:date="2026-08-03T00:00:00Z"/>
                <w:rFonts w:ascii="Calibri" w:hAnsi="Calibri" w:cs="Calibri"/>
                <w:b/>
                <w:bCs/>
                <w:sz w:val="16"/>
                <w:szCs w:val="16"/>
              </w:rPr>
            </w:pPr>
            <w:ins w:id="1035" w:author="Dr Fareeha Armughan" w:date="2026-08-03T00:00:00Z">
              <w:r>
                <w:rPr>
                  <w:rFonts w:ascii="Calibri" w:hAnsi="Calibri" w:cs="Calibri"/>
                  <w:b/>
                  <w:bCs/>
                  <w:sz w:val="16"/>
                  <w:szCs w:val="16"/>
                </w:rPr>
                <w:t>X</w:t>
              </w:r>
            </w:ins>
          </w:p>
        </w:tc>
        <w:tc>
          <w:tcPr>
            <w:tcW w:w="750" w:type="dxa"/>
            <w:vAlign w:val="center"/>
          </w:tcPr>
          <w:p w14:paraId="7EB950C1" w14:textId="77777777" w:rsidR="008602A2" w:rsidRDefault="00EC679A">
            <w:pPr>
              <w:jc w:val="center"/>
              <w:rPr>
                <w:ins w:id="1036" w:author="Dr Fareeha Armughan" w:date="2026-08-03T00:00:00Z"/>
                <w:rFonts w:ascii="Calibri" w:hAnsi="Calibri" w:cs="Calibri"/>
                <w:b/>
                <w:bCs/>
                <w:sz w:val="16"/>
                <w:szCs w:val="16"/>
              </w:rPr>
            </w:pPr>
            <w:ins w:id="1037" w:author="Dr Fareeha Armughan" w:date="2026-08-03T00:00:00Z">
              <w:r>
                <w:rPr>
                  <w:rFonts w:ascii="Calibri" w:hAnsi="Calibri" w:cs="Calibri"/>
                  <w:b/>
                  <w:bCs/>
                  <w:sz w:val="16"/>
                  <w:szCs w:val="16"/>
                </w:rPr>
                <w:t>X</w:t>
              </w:r>
            </w:ins>
          </w:p>
        </w:tc>
      </w:tr>
      <w:tr w:rsidR="008602A2" w14:paraId="62283059" w14:textId="77777777">
        <w:trPr>
          <w:ins w:id="1038" w:author="Dr Fareeha Armughan" w:date="2026-08-03T00:00:00Z"/>
        </w:trPr>
        <w:tc>
          <w:tcPr>
            <w:tcW w:w="3016" w:type="dxa"/>
            <w:vAlign w:val="center"/>
          </w:tcPr>
          <w:p w14:paraId="2F468F98" w14:textId="77777777" w:rsidR="008602A2" w:rsidRDefault="00EC679A">
            <w:pPr>
              <w:rPr>
                <w:ins w:id="1039" w:author="Dr Fareeha Armughan" w:date="2026-08-03T00:00:00Z"/>
                <w:rFonts w:ascii="Calibri" w:hAnsi="Calibri" w:cs="Calibri"/>
                <w:sz w:val="16"/>
                <w:szCs w:val="16"/>
              </w:rPr>
            </w:pPr>
            <w:ins w:id="1040" w:author="Dr Fareeha Armughan" w:date="2026-08-03T00:00:00Z">
              <w:r>
                <w:rPr>
                  <w:rFonts w:ascii="Calibri" w:hAnsi="Calibri" w:cs="Calibri"/>
                  <w:sz w:val="16"/>
                  <w:szCs w:val="16"/>
                </w:rPr>
                <w:t>3.3 Deployment of Digital Account Facilitators (14 per district) bridging SRSO mobilisation &amp; Firm account opening</w:t>
              </w:r>
            </w:ins>
          </w:p>
        </w:tc>
        <w:tc>
          <w:tcPr>
            <w:tcW w:w="750" w:type="dxa"/>
            <w:vAlign w:val="center"/>
          </w:tcPr>
          <w:p w14:paraId="40FF7C28" w14:textId="77777777" w:rsidR="008602A2" w:rsidRDefault="00EC679A">
            <w:pPr>
              <w:jc w:val="center"/>
              <w:rPr>
                <w:ins w:id="1041" w:author="Dr Fareeha Armughan" w:date="2026-08-03T00:00:00Z"/>
                <w:rFonts w:ascii="Calibri" w:hAnsi="Calibri" w:cs="Calibri"/>
                <w:b/>
                <w:bCs/>
                <w:sz w:val="16"/>
                <w:szCs w:val="16"/>
              </w:rPr>
            </w:pPr>
            <w:ins w:id="1042" w:author="Dr Fareeha Armughan" w:date="2026-08-03T00:00:00Z">
              <w:r>
                <w:rPr>
                  <w:rFonts w:ascii="Calibri" w:hAnsi="Calibri" w:cs="Calibri"/>
                  <w:b/>
                  <w:bCs/>
                  <w:sz w:val="16"/>
                  <w:szCs w:val="16"/>
                </w:rPr>
                <w:t>X</w:t>
              </w:r>
            </w:ins>
          </w:p>
        </w:tc>
        <w:tc>
          <w:tcPr>
            <w:tcW w:w="750" w:type="dxa"/>
            <w:vAlign w:val="center"/>
          </w:tcPr>
          <w:p w14:paraId="244ADE61" w14:textId="77777777" w:rsidR="008602A2" w:rsidRDefault="00EC679A">
            <w:pPr>
              <w:jc w:val="center"/>
              <w:rPr>
                <w:ins w:id="1043" w:author="Dr Fareeha Armughan" w:date="2026-08-03T00:00:00Z"/>
                <w:rFonts w:ascii="Calibri" w:hAnsi="Calibri" w:cs="Calibri"/>
                <w:b/>
                <w:bCs/>
                <w:sz w:val="16"/>
                <w:szCs w:val="16"/>
              </w:rPr>
            </w:pPr>
            <w:ins w:id="1044" w:author="Dr Fareeha Armughan" w:date="2026-08-03T00:00:00Z">
              <w:r>
                <w:rPr>
                  <w:rFonts w:ascii="Calibri" w:hAnsi="Calibri" w:cs="Calibri"/>
                  <w:b/>
                  <w:bCs/>
                  <w:sz w:val="16"/>
                  <w:szCs w:val="16"/>
                </w:rPr>
                <w:t>X</w:t>
              </w:r>
            </w:ins>
          </w:p>
        </w:tc>
        <w:tc>
          <w:tcPr>
            <w:tcW w:w="750" w:type="dxa"/>
            <w:vAlign w:val="center"/>
          </w:tcPr>
          <w:p w14:paraId="6741EC87" w14:textId="77777777" w:rsidR="008602A2" w:rsidRDefault="00EC679A">
            <w:pPr>
              <w:jc w:val="center"/>
              <w:rPr>
                <w:ins w:id="1045" w:author="Dr Fareeha Armughan" w:date="2026-08-03T00:00:00Z"/>
                <w:rFonts w:ascii="Calibri" w:hAnsi="Calibri" w:cs="Calibri"/>
                <w:b/>
                <w:bCs/>
                <w:sz w:val="16"/>
                <w:szCs w:val="16"/>
              </w:rPr>
            </w:pPr>
            <w:ins w:id="1046" w:author="Dr Fareeha Armughan" w:date="2026-08-03T00:00:00Z">
              <w:r>
                <w:rPr>
                  <w:rFonts w:ascii="Calibri" w:hAnsi="Calibri" w:cs="Calibri"/>
                  <w:b/>
                  <w:bCs/>
                  <w:sz w:val="16"/>
                  <w:szCs w:val="16"/>
                </w:rPr>
                <w:t>X</w:t>
              </w:r>
            </w:ins>
          </w:p>
        </w:tc>
        <w:tc>
          <w:tcPr>
            <w:tcW w:w="750" w:type="dxa"/>
            <w:vAlign w:val="center"/>
          </w:tcPr>
          <w:p w14:paraId="671BE735" w14:textId="77777777" w:rsidR="008602A2" w:rsidRDefault="00EC679A">
            <w:pPr>
              <w:jc w:val="center"/>
              <w:rPr>
                <w:ins w:id="1047" w:author="Dr Fareeha Armughan" w:date="2026-08-03T00:00:00Z"/>
                <w:rFonts w:ascii="Calibri" w:hAnsi="Calibri" w:cs="Calibri"/>
                <w:b/>
                <w:bCs/>
                <w:sz w:val="16"/>
                <w:szCs w:val="16"/>
              </w:rPr>
            </w:pPr>
            <w:ins w:id="1048" w:author="Dr Fareeha Armughan" w:date="2026-08-03T00:00:00Z">
              <w:r>
                <w:rPr>
                  <w:rFonts w:ascii="Calibri" w:hAnsi="Calibri" w:cs="Calibri"/>
                  <w:b/>
                  <w:bCs/>
                  <w:sz w:val="16"/>
                  <w:szCs w:val="16"/>
                </w:rPr>
                <w:t>X</w:t>
              </w:r>
            </w:ins>
          </w:p>
        </w:tc>
        <w:tc>
          <w:tcPr>
            <w:tcW w:w="750" w:type="dxa"/>
            <w:vAlign w:val="center"/>
          </w:tcPr>
          <w:p w14:paraId="3481D93C" w14:textId="77777777" w:rsidR="008602A2" w:rsidRDefault="00EC679A">
            <w:pPr>
              <w:jc w:val="center"/>
              <w:rPr>
                <w:ins w:id="1049" w:author="Dr Fareeha Armughan" w:date="2026-08-03T00:00:00Z"/>
                <w:rFonts w:ascii="Calibri" w:hAnsi="Calibri" w:cs="Calibri"/>
                <w:b/>
                <w:bCs/>
                <w:sz w:val="16"/>
                <w:szCs w:val="16"/>
              </w:rPr>
            </w:pPr>
            <w:ins w:id="1050" w:author="Dr Fareeha Armughan" w:date="2026-08-03T00:00:00Z">
              <w:r>
                <w:rPr>
                  <w:rFonts w:ascii="Calibri" w:hAnsi="Calibri" w:cs="Calibri"/>
                  <w:b/>
                  <w:bCs/>
                  <w:sz w:val="16"/>
                  <w:szCs w:val="16"/>
                </w:rPr>
                <w:t>X</w:t>
              </w:r>
            </w:ins>
          </w:p>
        </w:tc>
        <w:tc>
          <w:tcPr>
            <w:tcW w:w="750" w:type="dxa"/>
            <w:vAlign w:val="center"/>
          </w:tcPr>
          <w:p w14:paraId="7477ABBC" w14:textId="77777777" w:rsidR="008602A2" w:rsidRDefault="00EC679A">
            <w:pPr>
              <w:jc w:val="center"/>
              <w:rPr>
                <w:ins w:id="1051" w:author="Dr Fareeha Armughan" w:date="2026-08-03T00:00:00Z"/>
                <w:rFonts w:ascii="Calibri" w:hAnsi="Calibri" w:cs="Calibri"/>
                <w:b/>
                <w:bCs/>
                <w:sz w:val="16"/>
                <w:szCs w:val="16"/>
              </w:rPr>
            </w:pPr>
            <w:ins w:id="1052" w:author="Dr Fareeha Armughan" w:date="2026-08-03T00:00:00Z">
              <w:r>
                <w:rPr>
                  <w:rFonts w:ascii="Calibri" w:hAnsi="Calibri" w:cs="Calibri"/>
                  <w:b/>
                  <w:bCs/>
                  <w:sz w:val="16"/>
                  <w:szCs w:val="16"/>
                </w:rPr>
                <w:t>X</w:t>
              </w:r>
            </w:ins>
          </w:p>
        </w:tc>
        <w:tc>
          <w:tcPr>
            <w:tcW w:w="750" w:type="dxa"/>
            <w:vAlign w:val="center"/>
          </w:tcPr>
          <w:p w14:paraId="2E043C71" w14:textId="77777777" w:rsidR="008602A2" w:rsidRDefault="00EC679A">
            <w:pPr>
              <w:jc w:val="center"/>
              <w:rPr>
                <w:ins w:id="1053" w:author="Dr Fareeha Armughan" w:date="2026-08-03T00:00:00Z"/>
                <w:rFonts w:ascii="Calibri" w:hAnsi="Calibri" w:cs="Calibri"/>
                <w:b/>
                <w:bCs/>
                <w:sz w:val="16"/>
                <w:szCs w:val="16"/>
              </w:rPr>
            </w:pPr>
            <w:ins w:id="1054" w:author="Dr Fareeha Armughan" w:date="2026-08-03T00:00:00Z">
              <w:r>
                <w:rPr>
                  <w:rFonts w:ascii="Calibri" w:hAnsi="Calibri" w:cs="Calibri"/>
                  <w:b/>
                  <w:bCs/>
                  <w:sz w:val="16"/>
                  <w:szCs w:val="16"/>
                </w:rPr>
                <w:t>X</w:t>
              </w:r>
            </w:ins>
          </w:p>
        </w:tc>
        <w:tc>
          <w:tcPr>
            <w:tcW w:w="750" w:type="dxa"/>
            <w:vAlign w:val="center"/>
          </w:tcPr>
          <w:p w14:paraId="738F792A" w14:textId="77777777" w:rsidR="008602A2" w:rsidRDefault="00EC679A">
            <w:pPr>
              <w:jc w:val="center"/>
              <w:rPr>
                <w:ins w:id="1055" w:author="Dr Fareeha Armughan" w:date="2026-08-03T00:00:00Z"/>
                <w:rFonts w:ascii="Calibri" w:hAnsi="Calibri" w:cs="Calibri"/>
                <w:b/>
                <w:bCs/>
                <w:sz w:val="16"/>
                <w:szCs w:val="16"/>
              </w:rPr>
            </w:pPr>
            <w:ins w:id="1056" w:author="Dr Fareeha Armughan" w:date="2026-08-03T00:00:00Z">
              <w:r>
                <w:rPr>
                  <w:rFonts w:ascii="Calibri" w:hAnsi="Calibri" w:cs="Calibri"/>
                  <w:b/>
                  <w:bCs/>
                  <w:sz w:val="16"/>
                  <w:szCs w:val="16"/>
                </w:rPr>
                <w:t>X</w:t>
              </w:r>
            </w:ins>
          </w:p>
        </w:tc>
      </w:tr>
      <w:tr w:rsidR="008602A2" w14:paraId="0845FCEB" w14:textId="77777777">
        <w:trPr>
          <w:ins w:id="1057" w:author="Dr Fareeha Armughan" w:date="2026-08-03T00:00:00Z"/>
        </w:trPr>
        <w:tc>
          <w:tcPr>
            <w:tcW w:w="3016" w:type="dxa"/>
            <w:vAlign w:val="center"/>
          </w:tcPr>
          <w:p w14:paraId="3AD3BC58" w14:textId="77777777" w:rsidR="008602A2" w:rsidRDefault="00EC679A">
            <w:pPr>
              <w:rPr>
                <w:ins w:id="1058" w:author="Dr Fareeha Armughan" w:date="2026-08-03T00:00:00Z"/>
                <w:rFonts w:ascii="Calibri" w:hAnsi="Calibri" w:cs="Calibri"/>
                <w:sz w:val="16"/>
                <w:szCs w:val="16"/>
              </w:rPr>
            </w:pPr>
            <w:ins w:id="1059" w:author="Dr Fareeha Armughan" w:date="2026-08-03T00:00:00Z">
              <w:r>
                <w:rPr>
                  <w:rFonts w:ascii="Calibri" w:hAnsi="Calibri" w:cs="Calibri"/>
                  <w:sz w:val="16"/>
                  <w:szCs w:val="16"/>
                </w:rPr>
                <w:lastRenderedPageBreak/>
                <w:t>3.4 Quality Assurance of DFLT Trainings</w:t>
              </w:r>
            </w:ins>
          </w:p>
        </w:tc>
        <w:tc>
          <w:tcPr>
            <w:tcW w:w="750" w:type="dxa"/>
            <w:vAlign w:val="center"/>
          </w:tcPr>
          <w:p w14:paraId="67ED5907" w14:textId="77777777" w:rsidR="008602A2" w:rsidRDefault="00EC679A">
            <w:pPr>
              <w:jc w:val="center"/>
              <w:rPr>
                <w:ins w:id="1060" w:author="Dr Fareeha Armughan" w:date="2026-08-03T00:00:00Z"/>
                <w:rFonts w:ascii="Calibri" w:hAnsi="Calibri" w:cs="Calibri"/>
                <w:b/>
                <w:bCs/>
                <w:sz w:val="16"/>
                <w:szCs w:val="16"/>
              </w:rPr>
            </w:pPr>
            <w:ins w:id="1061" w:author="Dr Fareeha Armughan" w:date="2026-08-03T00:00:00Z">
              <w:r>
                <w:rPr>
                  <w:rFonts w:ascii="Calibri" w:hAnsi="Calibri" w:cs="Calibri"/>
                  <w:b/>
                  <w:bCs/>
                  <w:sz w:val="16"/>
                  <w:szCs w:val="16"/>
                </w:rPr>
                <w:t>X</w:t>
              </w:r>
            </w:ins>
          </w:p>
        </w:tc>
        <w:tc>
          <w:tcPr>
            <w:tcW w:w="750" w:type="dxa"/>
            <w:vAlign w:val="center"/>
          </w:tcPr>
          <w:p w14:paraId="177D5250" w14:textId="77777777" w:rsidR="008602A2" w:rsidRDefault="00EC679A">
            <w:pPr>
              <w:jc w:val="center"/>
              <w:rPr>
                <w:ins w:id="1062" w:author="Dr Fareeha Armughan" w:date="2026-08-03T00:00:00Z"/>
                <w:rFonts w:ascii="Calibri" w:hAnsi="Calibri" w:cs="Calibri"/>
                <w:b/>
                <w:bCs/>
                <w:sz w:val="16"/>
                <w:szCs w:val="16"/>
              </w:rPr>
            </w:pPr>
            <w:ins w:id="1063" w:author="Dr Fareeha Armughan" w:date="2026-08-03T00:00:00Z">
              <w:r>
                <w:rPr>
                  <w:rFonts w:ascii="Calibri" w:hAnsi="Calibri" w:cs="Calibri"/>
                  <w:b/>
                  <w:bCs/>
                  <w:sz w:val="16"/>
                  <w:szCs w:val="16"/>
                </w:rPr>
                <w:t>X</w:t>
              </w:r>
            </w:ins>
          </w:p>
        </w:tc>
        <w:tc>
          <w:tcPr>
            <w:tcW w:w="750" w:type="dxa"/>
            <w:vAlign w:val="center"/>
          </w:tcPr>
          <w:p w14:paraId="3DCB88B3" w14:textId="77777777" w:rsidR="008602A2" w:rsidRDefault="00EC679A">
            <w:pPr>
              <w:jc w:val="center"/>
              <w:rPr>
                <w:ins w:id="1064" w:author="Dr Fareeha Armughan" w:date="2026-08-03T00:00:00Z"/>
                <w:rFonts w:ascii="Calibri" w:hAnsi="Calibri" w:cs="Calibri"/>
                <w:b/>
                <w:bCs/>
                <w:sz w:val="16"/>
                <w:szCs w:val="16"/>
              </w:rPr>
            </w:pPr>
            <w:ins w:id="1065" w:author="Dr Fareeha Armughan" w:date="2026-08-03T00:00:00Z">
              <w:r>
                <w:rPr>
                  <w:rFonts w:ascii="Calibri" w:hAnsi="Calibri" w:cs="Calibri"/>
                  <w:b/>
                  <w:bCs/>
                  <w:sz w:val="16"/>
                  <w:szCs w:val="16"/>
                </w:rPr>
                <w:t>X</w:t>
              </w:r>
            </w:ins>
          </w:p>
        </w:tc>
        <w:tc>
          <w:tcPr>
            <w:tcW w:w="750" w:type="dxa"/>
            <w:vAlign w:val="center"/>
          </w:tcPr>
          <w:p w14:paraId="4448195D" w14:textId="77777777" w:rsidR="008602A2" w:rsidRDefault="00EC679A">
            <w:pPr>
              <w:jc w:val="center"/>
              <w:rPr>
                <w:ins w:id="1066" w:author="Dr Fareeha Armughan" w:date="2026-08-03T00:00:00Z"/>
                <w:rFonts w:ascii="Calibri" w:hAnsi="Calibri" w:cs="Calibri"/>
                <w:b/>
                <w:bCs/>
                <w:sz w:val="16"/>
                <w:szCs w:val="16"/>
              </w:rPr>
            </w:pPr>
            <w:ins w:id="1067" w:author="Dr Fareeha Armughan" w:date="2026-08-03T00:00:00Z">
              <w:r>
                <w:rPr>
                  <w:rFonts w:ascii="Calibri" w:hAnsi="Calibri" w:cs="Calibri"/>
                  <w:b/>
                  <w:bCs/>
                  <w:sz w:val="16"/>
                  <w:szCs w:val="16"/>
                </w:rPr>
                <w:t>X</w:t>
              </w:r>
            </w:ins>
          </w:p>
        </w:tc>
        <w:tc>
          <w:tcPr>
            <w:tcW w:w="750" w:type="dxa"/>
            <w:vAlign w:val="center"/>
          </w:tcPr>
          <w:p w14:paraId="1D01D290" w14:textId="77777777" w:rsidR="008602A2" w:rsidRDefault="00EC679A">
            <w:pPr>
              <w:jc w:val="center"/>
              <w:rPr>
                <w:ins w:id="1068" w:author="Dr Fareeha Armughan" w:date="2026-08-03T00:00:00Z"/>
                <w:rFonts w:ascii="Calibri" w:hAnsi="Calibri" w:cs="Calibri"/>
                <w:b/>
                <w:bCs/>
                <w:sz w:val="16"/>
                <w:szCs w:val="16"/>
              </w:rPr>
            </w:pPr>
            <w:ins w:id="1069" w:author="Dr Fareeha Armughan" w:date="2026-08-03T00:00:00Z">
              <w:r>
                <w:rPr>
                  <w:rFonts w:ascii="Calibri" w:hAnsi="Calibri" w:cs="Calibri"/>
                  <w:b/>
                  <w:bCs/>
                  <w:sz w:val="16"/>
                  <w:szCs w:val="16"/>
                </w:rPr>
                <w:t>X</w:t>
              </w:r>
            </w:ins>
          </w:p>
        </w:tc>
        <w:tc>
          <w:tcPr>
            <w:tcW w:w="750" w:type="dxa"/>
            <w:vAlign w:val="center"/>
          </w:tcPr>
          <w:p w14:paraId="69F7A69E" w14:textId="77777777" w:rsidR="008602A2" w:rsidRDefault="00EC679A">
            <w:pPr>
              <w:jc w:val="center"/>
              <w:rPr>
                <w:ins w:id="1070" w:author="Dr Fareeha Armughan" w:date="2026-08-03T00:00:00Z"/>
                <w:rFonts w:ascii="Calibri" w:hAnsi="Calibri" w:cs="Calibri"/>
                <w:b/>
                <w:bCs/>
                <w:sz w:val="16"/>
                <w:szCs w:val="16"/>
              </w:rPr>
            </w:pPr>
            <w:ins w:id="1071" w:author="Dr Fareeha Armughan" w:date="2026-08-03T00:00:00Z">
              <w:r>
                <w:rPr>
                  <w:rFonts w:ascii="Calibri" w:hAnsi="Calibri" w:cs="Calibri"/>
                  <w:b/>
                  <w:bCs/>
                  <w:sz w:val="16"/>
                  <w:szCs w:val="16"/>
                </w:rPr>
                <w:t>X</w:t>
              </w:r>
            </w:ins>
          </w:p>
        </w:tc>
        <w:tc>
          <w:tcPr>
            <w:tcW w:w="750" w:type="dxa"/>
            <w:vAlign w:val="center"/>
          </w:tcPr>
          <w:p w14:paraId="5CBFE01A" w14:textId="77777777" w:rsidR="008602A2" w:rsidRDefault="00EC679A">
            <w:pPr>
              <w:jc w:val="center"/>
              <w:rPr>
                <w:ins w:id="1072" w:author="Dr Fareeha Armughan" w:date="2026-08-03T00:00:00Z"/>
                <w:rFonts w:ascii="Calibri" w:hAnsi="Calibri" w:cs="Calibri"/>
                <w:b/>
                <w:bCs/>
                <w:sz w:val="16"/>
                <w:szCs w:val="16"/>
              </w:rPr>
            </w:pPr>
            <w:ins w:id="1073" w:author="Dr Fareeha Armughan" w:date="2026-08-03T00:00:00Z">
              <w:r>
                <w:rPr>
                  <w:rFonts w:ascii="Calibri" w:hAnsi="Calibri" w:cs="Calibri"/>
                  <w:b/>
                  <w:bCs/>
                  <w:sz w:val="16"/>
                  <w:szCs w:val="16"/>
                </w:rPr>
                <w:t>X</w:t>
              </w:r>
            </w:ins>
          </w:p>
        </w:tc>
        <w:tc>
          <w:tcPr>
            <w:tcW w:w="750" w:type="dxa"/>
            <w:vAlign w:val="center"/>
          </w:tcPr>
          <w:p w14:paraId="48052414" w14:textId="77777777" w:rsidR="008602A2" w:rsidRDefault="00EC679A">
            <w:pPr>
              <w:jc w:val="center"/>
              <w:rPr>
                <w:ins w:id="1074" w:author="Dr Fareeha Armughan" w:date="2026-08-03T00:00:00Z"/>
                <w:rFonts w:ascii="Calibri" w:hAnsi="Calibri" w:cs="Calibri"/>
                <w:b/>
                <w:bCs/>
                <w:sz w:val="16"/>
                <w:szCs w:val="16"/>
              </w:rPr>
            </w:pPr>
            <w:ins w:id="1075" w:author="Dr Fareeha Armughan" w:date="2026-08-03T00:00:00Z">
              <w:r>
                <w:rPr>
                  <w:rFonts w:ascii="Calibri" w:hAnsi="Calibri" w:cs="Calibri"/>
                  <w:b/>
                  <w:bCs/>
                  <w:sz w:val="16"/>
                  <w:szCs w:val="16"/>
                </w:rPr>
                <w:t>X</w:t>
              </w:r>
            </w:ins>
          </w:p>
        </w:tc>
      </w:tr>
      <w:tr w:rsidR="008602A2" w14:paraId="77BB64C7" w14:textId="77777777">
        <w:trPr>
          <w:ins w:id="1076" w:author="Dr Fareeha Armughan" w:date="2026-08-03T00:00:00Z"/>
        </w:trPr>
        <w:tc>
          <w:tcPr>
            <w:tcW w:w="3016" w:type="dxa"/>
            <w:vAlign w:val="center"/>
          </w:tcPr>
          <w:p w14:paraId="00047B32" w14:textId="77777777" w:rsidR="008602A2" w:rsidRDefault="00EC679A">
            <w:pPr>
              <w:rPr>
                <w:ins w:id="1077" w:author="Dr Fareeha Armughan" w:date="2026-08-03T00:00:00Z"/>
                <w:rFonts w:ascii="Calibri" w:hAnsi="Calibri" w:cs="Calibri"/>
                <w:sz w:val="16"/>
                <w:szCs w:val="16"/>
              </w:rPr>
            </w:pPr>
            <w:ins w:id="1078" w:author="Dr Fareeha Armughan" w:date="2026-08-03T00:00:00Z">
              <w:r>
                <w:rPr>
                  <w:rFonts w:ascii="Calibri" w:hAnsi="Calibri" w:cs="Calibri"/>
                  <w:sz w:val="16"/>
                  <w:szCs w:val="16"/>
                </w:rPr>
                <w:t>3.5 DFLT Informational Videos Intervention</w:t>
              </w:r>
            </w:ins>
          </w:p>
        </w:tc>
        <w:tc>
          <w:tcPr>
            <w:tcW w:w="750" w:type="dxa"/>
            <w:vAlign w:val="center"/>
          </w:tcPr>
          <w:p w14:paraId="46F6ED01" w14:textId="77777777" w:rsidR="008602A2" w:rsidRDefault="00EC679A">
            <w:pPr>
              <w:jc w:val="center"/>
              <w:rPr>
                <w:ins w:id="1079" w:author="Dr Fareeha Armughan" w:date="2026-08-03T00:00:00Z"/>
                <w:rFonts w:ascii="Calibri" w:hAnsi="Calibri" w:cs="Calibri"/>
                <w:b/>
                <w:bCs/>
                <w:sz w:val="16"/>
                <w:szCs w:val="16"/>
              </w:rPr>
            </w:pPr>
            <w:ins w:id="1080" w:author="Dr Fareeha Armughan" w:date="2026-08-03T00:00:00Z">
              <w:r>
                <w:rPr>
                  <w:rFonts w:ascii="Calibri" w:hAnsi="Calibri" w:cs="Calibri"/>
                  <w:b/>
                  <w:bCs/>
                  <w:sz w:val="16"/>
                  <w:szCs w:val="16"/>
                </w:rPr>
                <w:t>X</w:t>
              </w:r>
            </w:ins>
          </w:p>
        </w:tc>
        <w:tc>
          <w:tcPr>
            <w:tcW w:w="750" w:type="dxa"/>
            <w:vAlign w:val="center"/>
          </w:tcPr>
          <w:p w14:paraId="09EF0FEB" w14:textId="77777777" w:rsidR="008602A2" w:rsidRDefault="00EC679A">
            <w:pPr>
              <w:jc w:val="center"/>
              <w:rPr>
                <w:ins w:id="1081" w:author="Dr Fareeha Armughan" w:date="2026-08-03T00:00:00Z"/>
                <w:rFonts w:ascii="Calibri" w:hAnsi="Calibri" w:cs="Calibri"/>
                <w:b/>
                <w:bCs/>
                <w:sz w:val="16"/>
                <w:szCs w:val="16"/>
              </w:rPr>
            </w:pPr>
            <w:ins w:id="1082" w:author="Dr Fareeha Armughan" w:date="2026-08-03T00:00:00Z">
              <w:r>
                <w:rPr>
                  <w:rFonts w:ascii="Calibri" w:hAnsi="Calibri" w:cs="Calibri"/>
                  <w:b/>
                  <w:bCs/>
                  <w:sz w:val="16"/>
                  <w:szCs w:val="16"/>
                </w:rPr>
                <w:t>X</w:t>
              </w:r>
            </w:ins>
          </w:p>
        </w:tc>
        <w:tc>
          <w:tcPr>
            <w:tcW w:w="750" w:type="dxa"/>
            <w:vAlign w:val="center"/>
          </w:tcPr>
          <w:p w14:paraId="33424F76" w14:textId="77777777" w:rsidR="008602A2" w:rsidRDefault="00EC679A">
            <w:pPr>
              <w:jc w:val="center"/>
              <w:rPr>
                <w:ins w:id="1083" w:author="Dr Fareeha Armughan" w:date="2026-08-03T00:00:00Z"/>
                <w:rFonts w:ascii="Calibri" w:hAnsi="Calibri" w:cs="Calibri"/>
                <w:b/>
                <w:bCs/>
                <w:sz w:val="16"/>
                <w:szCs w:val="16"/>
              </w:rPr>
            </w:pPr>
            <w:ins w:id="1084" w:author="Dr Fareeha Armughan" w:date="2026-08-03T00:00:00Z">
              <w:r>
                <w:rPr>
                  <w:rFonts w:ascii="Calibri" w:hAnsi="Calibri" w:cs="Calibri"/>
                  <w:b/>
                  <w:bCs/>
                  <w:sz w:val="16"/>
                  <w:szCs w:val="16"/>
                </w:rPr>
                <w:t>X</w:t>
              </w:r>
            </w:ins>
          </w:p>
        </w:tc>
        <w:tc>
          <w:tcPr>
            <w:tcW w:w="750" w:type="dxa"/>
            <w:vAlign w:val="center"/>
          </w:tcPr>
          <w:p w14:paraId="11EF3856" w14:textId="77777777" w:rsidR="008602A2" w:rsidRDefault="00EC679A">
            <w:pPr>
              <w:jc w:val="center"/>
              <w:rPr>
                <w:ins w:id="1085" w:author="Dr Fareeha Armughan" w:date="2026-08-03T00:00:00Z"/>
                <w:rFonts w:ascii="Calibri" w:hAnsi="Calibri" w:cs="Calibri"/>
                <w:b/>
                <w:bCs/>
                <w:sz w:val="16"/>
                <w:szCs w:val="16"/>
              </w:rPr>
            </w:pPr>
            <w:ins w:id="1086" w:author="Dr Fareeha Armughan" w:date="2026-08-03T00:00:00Z">
              <w:r>
                <w:rPr>
                  <w:rFonts w:ascii="Calibri" w:hAnsi="Calibri" w:cs="Calibri"/>
                  <w:b/>
                  <w:bCs/>
                  <w:sz w:val="16"/>
                  <w:szCs w:val="16"/>
                </w:rPr>
                <w:t>X</w:t>
              </w:r>
            </w:ins>
          </w:p>
        </w:tc>
        <w:tc>
          <w:tcPr>
            <w:tcW w:w="750" w:type="dxa"/>
            <w:vAlign w:val="center"/>
          </w:tcPr>
          <w:p w14:paraId="2151063F" w14:textId="77777777" w:rsidR="008602A2" w:rsidRDefault="00EC679A">
            <w:pPr>
              <w:jc w:val="center"/>
              <w:rPr>
                <w:ins w:id="1087" w:author="Dr Fareeha Armughan" w:date="2026-08-03T00:00:00Z"/>
                <w:rFonts w:ascii="Calibri" w:hAnsi="Calibri" w:cs="Calibri"/>
                <w:b/>
                <w:bCs/>
                <w:sz w:val="16"/>
                <w:szCs w:val="16"/>
              </w:rPr>
            </w:pPr>
            <w:ins w:id="1088" w:author="Dr Fareeha Armughan" w:date="2026-08-03T00:00:00Z">
              <w:r>
                <w:rPr>
                  <w:rFonts w:ascii="Calibri" w:hAnsi="Calibri" w:cs="Calibri"/>
                  <w:b/>
                  <w:bCs/>
                  <w:sz w:val="16"/>
                  <w:szCs w:val="16"/>
                </w:rPr>
                <w:t>X</w:t>
              </w:r>
            </w:ins>
          </w:p>
        </w:tc>
        <w:tc>
          <w:tcPr>
            <w:tcW w:w="750" w:type="dxa"/>
            <w:vAlign w:val="center"/>
          </w:tcPr>
          <w:p w14:paraId="3C6971E8" w14:textId="77777777" w:rsidR="008602A2" w:rsidRDefault="00EC679A">
            <w:pPr>
              <w:jc w:val="center"/>
              <w:rPr>
                <w:ins w:id="1089" w:author="Dr Fareeha Armughan" w:date="2026-08-03T00:00:00Z"/>
                <w:rFonts w:ascii="Calibri" w:hAnsi="Calibri" w:cs="Calibri"/>
                <w:b/>
                <w:bCs/>
                <w:sz w:val="16"/>
                <w:szCs w:val="16"/>
              </w:rPr>
            </w:pPr>
            <w:ins w:id="1090" w:author="Dr Fareeha Armughan" w:date="2026-08-03T00:00:00Z">
              <w:r>
                <w:rPr>
                  <w:rFonts w:ascii="Calibri" w:hAnsi="Calibri" w:cs="Calibri"/>
                  <w:b/>
                  <w:bCs/>
                  <w:sz w:val="16"/>
                  <w:szCs w:val="16"/>
                </w:rPr>
                <w:t>X</w:t>
              </w:r>
            </w:ins>
          </w:p>
        </w:tc>
        <w:tc>
          <w:tcPr>
            <w:tcW w:w="750" w:type="dxa"/>
            <w:vAlign w:val="center"/>
          </w:tcPr>
          <w:p w14:paraId="3443B503" w14:textId="77777777" w:rsidR="008602A2" w:rsidRDefault="008602A2">
            <w:pPr>
              <w:jc w:val="center"/>
              <w:rPr>
                <w:ins w:id="1091" w:author="Dr Fareeha Armughan" w:date="2026-08-03T00:00:00Z"/>
                <w:rFonts w:ascii="Calibri" w:hAnsi="Calibri" w:cs="Calibri"/>
                <w:b/>
                <w:bCs/>
                <w:sz w:val="16"/>
                <w:szCs w:val="16"/>
              </w:rPr>
            </w:pPr>
          </w:p>
        </w:tc>
        <w:tc>
          <w:tcPr>
            <w:tcW w:w="750" w:type="dxa"/>
            <w:vAlign w:val="center"/>
          </w:tcPr>
          <w:p w14:paraId="248404DD" w14:textId="77777777" w:rsidR="008602A2" w:rsidRDefault="008602A2">
            <w:pPr>
              <w:jc w:val="center"/>
              <w:rPr>
                <w:ins w:id="1092" w:author="Dr Fareeha Armughan" w:date="2026-08-03T00:00:00Z"/>
                <w:rFonts w:ascii="Calibri" w:hAnsi="Calibri" w:cs="Calibri"/>
                <w:b/>
                <w:bCs/>
                <w:sz w:val="16"/>
                <w:szCs w:val="16"/>
              </w:rPr>
            </w:pPr>
          </w:p>
        </w:tc>
      </w:tr>
      <w:tr w:rsidR="008602A2" w14:paraId="3C8C9E49" w14:textId="77777777">
        <w:trPr>
          <w:ins w:id="1093" w:author="Dr Fareeha Armughan" w:date="2026-08-03T00:00:00Z"/>
        </w:trPr>
        <w:tc>
          <w:tcPr>
            <w:tcW w:w="3016" w:type="dxa"/>
            <w:vAlign w:val="center"/>
          </w:tcPr>
          <w:p w14:paraId="6B1625F8" w14:textId="77777777" w:rsidR="008602A2" w:rsidRDefault="00EC679A">
            <w:pPr>
              <w:rPr>
                <w:ins w:id="1094" w:author="Dr Fareeha Armughan" w:date="2026-08-03T00:00:00Z"/>
                <w:rFonts w:ascii="Calibri" w:hAnsi="Calibri" w:cs="Calibri"/>
                <w:sz w:val="16"/>
                <w:szCs w:val="16"/>
              </w:rPr>
            </w:pPr>
            <w:ins w:id="1095" w:author="Dr Fareeha Armughan" w:date="2026-08-03T00:00:00Z">
              <w:r>
                <w:rPr>
                  <w:rFonts w:ascii="Calibri" w:hAnsi="Calibri" w:cs="Calibri"/>
                  <w:sz w:val="16"/>
                  <w:szCs w:val="16"/>
                </w:rPr>
                <w:t>3.6 Beneficiary Journey Mapping (FGDs &amp; In-depth Interviews)</w:t>
              </w:r>
            </w:ins>
          </w:p>
        </w:tc>
        <w:tc>
          <w:tcPr>
            <w:tcW w:w="750" w:type="dxa"/>
            <w:vAlign w:val="center"/>
          </w:tcPr>
          <w:p w14:paraId="4BBB88B7" w14:textId="77777777" w:rsidR="008602A2" w:rsidRDefault="008602A2">
            <w:pPr>
              <w:jc w:val="center"/>
              <w:rPr>
                <w:ins w:id="1096" w:author="Dr Fareeha Armughan" w:date="2026-08-03T00:00:00Z"/>
                <w:rFonts w:ascii="Calibri" w:hAnsi="Calibri" w:cs="Calibri"/>
                <w:b/>
                <w:bCs/>
                <w:sz w:val="16"/>
                <w:szCs w:val="16"/>
              </w:rPr>
            </w:pPr>
          </w:p>
        </w:tc>
        <w:tc>
          <w:tcPr>
            <w:tcW w:w="750" w:type="dxa"/>
            <w:vAlign w:val="center"/>
          </w:tcPr>
          <w:p w14:paraId="7478A46D" w14:textId="77777777" w:rsidR="008602A2" w:rsidRDefault="008602A2">
            <w:pPr>
              <w:jc w:val="center"/>
              <w:rPr>
                <w:ins w:id="1097" w:author="Dr Fareeha Armughan" w:date="2026-08-03T00:00:00Z"/>
                <w:rFonts w:ascii="Calibri" w:hAnsi="Calibri" w:cs="Calibri"/>
                <w:b/>
                <w:bCs/>
                <w:sz w:val="16"/>
                <w:szCs w:val="16"/>
              </w:rPr>
            </w:pPr>
          </w:p>
        </w:tc>
        <w:tc>
          <w:tcPr>
            <w:tcW w:w="750" w:type="dxa"/>
            <w:vAlign w:val="center"/>
          </w:tcPr>
          <w:p w14:paraId="5348E288" w14:textId="77777777" w:rsidR="008602A2" w:rsidRDefault="008602A2">
            <w:pPr>
              <w:jc w:val="center"/>
              <w:rPr>
                <w:ins w:id="1098" w:author="Dr Fareeha Armughan" w:date="2026-08-03T00:00:00Z"/>
                <w:rFonts w:ascii="Calibri" w:hAnsi="Calibri" w:cs="Calibri"/>
                <w:b/>
                <w:bCs/>
                <w:sz w:val="16"/>
                <w:szCs w:val="16"/>
              </w:rPr>
            </w:pPr>
          </w:p>
        </w:tc>
        <w:tc>
          <w:tcPr>
            <w:tcW w:w="750" w:type="dxa"/>
            <w:vAlign w:val="center"/>
          </w:tcPr>
          <w:p w14:paraId="2E275BB1" w14:textId="77777777" w:rsidR="008602A2" w:rsidRDefault="008602A2">
            <w:pPr>
              <w:jc w:val="center"/>
              <w:rPr>
                <w:ins w:id="1099" w:author="Dr Fareeha Armughan" w:date="2026-08-03T00:00:00Z"/>
                <w:rFonts w:ascii="Calibri" w:hAnsi="Calibri" w:cs="Calibri"/>
                <w:b/>
                <w:bCs/>
                <w:sz w:val="16"/>
                <w:szCs w:val="16"/>
              </w:rPr>
            </w:pPr>
          </w:p>
        </w:tc>
        <w:tc>
          <w:tcPr>
            <w:tcW w:w="750" w:type="dxa"/>
            <w:vAlign w:val="center"/>
          </w:tcPr>
          <w:p w14:paraId="36F55870" w14:textId="77777777" w:rsidR="008602A2" w:rsidRDefault="00EC679A">
            <w:pPr>
              <w:jc w:val="center"/>
              <w:rPr>
                <w:ins w:id="1100" w:author="Dr Fareeha Armughan" w:date="2026-08-03T00:00:00Z"/>
                <w:rFonts w:ascii="Calibri" w:hAnsi="Calibri" w:cs="Calibri"/>
                <w:b/>
                <w:bCs/>
                <w:sz w:val="16"/>
                <w:szCs w:val="16"/>
              </w:rPr>
            </w:pPr>
            <w:ins w:id="1101" w:author="Dr Fareeha Armughan" w:date="2026-08-03T00:00:00Z">
              <w:r>
                <w:rPr>
                  <w:rFonts w:ascii="Calibri" w:hAnsi="Calibri" w:cs="Calibri"/>
                  <w:b/>
                  <w:bCs/>
                  <w:sz w:val="16"/>
                  <w:szCs w:val="16"/>
                </w:rPr>
                <w:t>X</w:t>
              </w:r>
            </w:ins>
          </w:p>
        </w:tc>
        <w:tc>
          <w:tcPr>
            <w:tcW w:w="750" w:type="dxa"/>
            <w:vAlign w:val="center"/>
          </w:tcPr>
          <w:p w14:paraId="7D4E90EF" w14:textId="77777777" w:rsidR="008602A2" w:rsidRDefault="00EC679A">
            <w:pPr>
              <w:jc w:val="center"/>
              <w:rPr>
                <w:ins w:id="1102" w:author="Dr Fareeha Armughan" w:date="2026-08-03T00:00:00Z"/>
                <w:rFonts w:ascii="Calibri" w:hAnsi="Calibri" w:cs="Calibri"/>
                <w:b/>
                <w:bCs/>
                <w:sz w:val="16"/>
                <w:szCs w:val="16"/>
              </w:rPr>
            </w:pPr>
            <w:ins w:id="1103" w:author="Dr Fareeha Armughan" w:date="2026-08-03T00:00:00Z">
              <w:r>
                <w:rPr>
                  <w:rFonts w:ascii="Calibri" w:hAnsi="Calibri" w:cs="Calibri"/>
                  <w:b/>
                  <w:bCs/>
                  <w:sz w:val="16"/>
                  <w:szCs w:val="16"/>
                </w:rPr>
                <w:t>X</w:t>
              </w:r>
            </w:ins>
          </w:p>
        </w:tc>
        <w:tc>
          <w:tcPr>
            <w:tcW w:w="750" w:type="dxa"/>
            <w:vAlign w:val="center"/>
          </w:tcPr>
          <w:p w14:paraId="4A1B0F45" w14:textId="77777777" w:rsidR="008602A2" w:rsidRDefault="00EC679A">
            <w:pPr>
              <w:jc w:val="center"/>
              <w:rPr>
                <w:ins w:id="1104" w:author="Dr Fareeha Armughan" w:date="2026-08-03T00:00:00Z"/>
                <w:rFonts w:ascii="Calibri" w:hAnsi="Calibri" w:cs="Calibri"/>
                <w:b/>
                <w:bCs/>
                <w:sz w:val="16"/>
                <w:szCs w:val="16"/>
              </w:rPr>
            </w:pPr>
            <w:ins w:id="1105" w:author="Dr Fareeha Armughan" w:date="2026-08-03T00:00:00Z">
              <w:r>
                <w:rPr>
                  <w:rFonts w:ascii="Calibri" w:hAnsi="Calibri" w:cs="Calibri"/>
                  <w:b/>
                  <w:bCs/>
                  <w:sz w:val="16"/>
                  <w:szCs w:val="16"/>
                </w:rPr>
                <w:t>X</w:t>
              </w:r>
            </w:ins>
          </w:p>
        </w:tc>
        <w:tc>
          <w:tcPr>
            <w:tcW w:w="750" w:type="dxa"/>
            <w:vAlign w:val="center"/>
          </w:tcPr>
          <w:p w14:paraId="0B2599DE" w14:textId="77777777" w:rsidR="008602A2" w:rsidRDefault="00EC679A">
            <w:pPr>
              <w:jc w:val="center"/>
              <w:rPr>
                <w:ins w:id="1106" w:author="Dr Fareeha Armughan" w:date="2026-08-03T00:00:00Z"/>
                <w:rFonts w:ascii="Calibri" w:hAnsi="Calibri" w:cs="Calibri"/>
                <w:b/>
                <w:bCs/>
                <w:sz w:val="16"/>
                <w:szCs w:val="16"/>
              </w:rPr>
            </w:pPr>
            <w:ins w:id="1107" w:author="Dr Fareeha Armughan" w:date="2026-08-03T00:00:00Z">
              <w:r>
                <w:rPr>
                  <w:rFonts w:ascii="Calibri" w:hAnsi="Calibri" w:cs="Calibri"/>
                  <w:b/>
                  <w:bCs/>
                  <w:sz w:val="16"/>
                  <w:szCs w:val="16"/>
                </w:rPr>
                <w:t>X</w:t>
              </w:r>
            </w:ins>
          </w:p>
        </w:tc>
      </w:tr>
      <w:tr w:rsidR="008602A2" w14:paraId="343CB3F6" w14:textId="77777777">
        <w:trPr>
          <w:ins w:id="1108" w:author="Dr Fareeha Armughan" w:date="2026-08-03T00:00:00Z"/>
        </w:trPr>
        <w:tc>
          <w:tcPr>
            <w:tcW w:w="9016" w:type="dxa"/>
            <w:gridSpan w:val="9"/>
            <w:shd w:val="clear" w:color="auto" w:fill="D9D9D9" w:themeFill="background1" w:themeFillShade="D9"/>
            <w:vAlign w:val="center"/>
          </w:tcPr>
          <w:p w14:paraId="79A118AE" w14:textId="77777777" w:rsidR="008602A2" w:rsidRDefault="00EC679A">
            <w:pPr>
              <w:rPr>
                <w:ins w:id="1109" w:author="Dr Fareeha Armughan" w:date="2026-08-03T00:00:00Z"/>
                <w:rFonts w:ascii="Calibri" w:hAnsi="Calibri" w:cs="Calibri"/>
                <w:b/>
                <w:bCs/>
                <w:sz w:val="16"/>
                <w:szCs w:val="16"/>
              </w:rPr>
            </w:pPr>
            <w:ins w:id="1110" w:author="Dr Fareeha Armughan" w:date="2026-08-03T00:00:00Z">
              <w:r>
                <w:rPr>
                  <w:rFonts w:ascii="Calibri" w:hAnsi="Calibri" w:cs="Calibri"/>
                  <w:b/>
                  <w:bCs/>
                  <w:sz w:val="16"/>
                  <w:szCs w:val="16"/>
                </w:rPr>
                <w:t>Milestone 4: [Sindh Chapter Interventions &amp; Follow Up of the Co-contributory Saving Scheme]</w:t>
              </w:r>
            </w:ins>
          </w:p>
        </w:tc>
      </w:tr>
      <w:tr w:rsidR="008602A2" w14:paraId="1DD08465" w14:textId="77777777">
        <w:trPr>
          <w:ins w:id="1111" w:author="Dr Fareeha Armughan" w:date="2026-08-03T00:00:00Z"/>
        </w:trPr>
        <w:tc>
          <w:tcPr>
            <w:tcW w:w="3016" w:type="dxa"/>
            <w:shd w:val="clear" w:color="auto" w:fill="D9D9D9" w:themeFill="background1" w:themeFillShade="D9"/>
            <w:vAlign w:val="center"/>
          </w:tcPr>
          <w:p w14:paraId="17D0BBA9" w14:textId="77777777" w:rsidR="008602A2" w:rsidRDefault="00EC679A">
            <w:pPr>
              <w:rPr>
                <w:ins w:id="1112" w:author="Dr Fareeha Armughan" w:date="2026-08-03T00:00:00Z"/>
                <w:rFonts w:ascii="Calibri" w:hAnsi="Calibri" w:cs="Calibri"/>
                <w:b/>
                <w:bCs/>
                <w:sz w:val="16"/>
                <w:szCs w:val="16"/>
              </w:rPr>
            </w:pPr>
            <w:ins w:id="1113" w:author="Dr Fareeha Armughan" w:date="2026-08-03T00:00:00Z">
              <w:r>
                <w:rPr>
                  <w:rFonts w:ascii="Calibri" w:hAnsi="Calibri" w:cs="Calibri"/>
                  <w:b/>
                  <w:bCs/>
                  <w:sz w:val="16"/>
                  <w:szCs w:val="16"/>
                </w:rPr>
                <w:t>Activities</w:t>
              </w:r>
            </w:ins>
          </w:p>
        </w:tc>
        <w:tc>
          <w:tcPr>
            <w:tcW w:w="750" w:type="dxa"/>
            <w:shd w:val="clear" w:color="auto" w:fill="D9D9D9" w:themeFill="background1" w:themeFillShade="D9"/>
            <w:vAlign w:val="center"/>
          </w:tcPr>
          <w:p w14:paraId="3DBC0D53" w14:textId="77777777" w:rsidR="008602A2" w:rsidRDefault="00EC679A">
            <w:pPr>
              <w:jc w:val="center"/>
              <w:rPr>
                <w:ins w:id="1114" w:author="Dr Fareeha Armughan" w:date="2026-08-03T00:00:00Z"/>
                <w:rFonts w:ascii="Calibri" w:hAnsi="Calibri" w:cs="Calibri"/>
                <w:b/>
                <w:bCs/>
                <w:sz w:val="14"/>
                <w:szCs w:val="14"/>
              </w:rPr>
            </w:pPr>
            <w:ins w:id="1115" w:author="Dr Fareeha Armughan" w:date="2026-08-03T00:00:00Z">
              <w:r>
                <w:rPr>
                  <w:rFonts w:ascii="Calibri" w:hAnsi="Calibri" w:cs="Calibri"/>
                  <w:b/>
                  <w:bCs/>
                  <w:sz w:val="14"/>
                  <w:szCs w:val="14"/>
                </w:rPr>
                <w:t>Mon 17</w:t>
              </w:r>
            </w:ins>
          </w:p>
        </w:tc>
        <w:tc>
          <w:tcPr>
            <w:tcW w:w="750" w:type="dxa"/>
            <w:shd w:val="clear" w:color="auto" w:fill="D9D9D9" w:themeFill="background1" w:themeFillShade="D9"/>
            <w:vAlign w:val="center"/>
          </w:tcPr>
          <w:p w14:paraId="7257F534" w14:textId="77777777" w:rsidR="008602A2" w:rsidRDefault="00EC679A">
            <w:pPr>
              <w:jc w:val="center"/>
              <w:rPr>
                <w:ins w:id="1116" w:author="Dr Fareeha Armughan" w:date="2026-08-03T00:00:00Z"/>
                <w:rFonts w:ascii="Calibri" w:hAnsi="Calibri" w:cs="Calibri"/>
                <w:b/>
                <w:bCs/>
                <w:sz w:val="14"/>
                <w:szCs w:val="14"/>
              </w:rPr>
            </w:pPr>
            <w:ins w:id="1117" w:author="Dr Fareeha Armughan" w:date="2026-08-03T00:00:00Z">
              <w:r>
                <w:rPr>
                  <w:rFonts w:ascii="Calibri" w:hAnsi="Calibri" w:cs="Calibri"/>
                  <w:b/>
                  <w:bCs/>
                  <w:sz w:val="14"/>
                  <w:szCs w:val="14"/>
                </w:rPr>
                <w:t>Mon 18</w:t>
              </w:r>
            </w:ins>
          </w:p>
        </w:tc>
        <w:tc>
          <w:tcPr>
            <w:tcW w:w="750" w:type="dxa"/>
            <w:shd w:val="clear" w:color="auto" w:fill="D9D9D9" w:themeFill="background1" w:themeFillShade="D9"/>
            <w:vAlign w:val="center"/>
          </w:tcPr>
          <w:p w14:paraId="3366B3BE" w14:textId="77777777" w:rsidR="008602A2" w:rsidRDefault="00EC679A">
            <w:pPr>
              <w:jc w:val="center"/>
              <w:rPr>
                <w:ins w:id="1118" w:author="Dr Fareeha Armughan" w:date="2026-08-03T00:00:00Z"/>
                <w:rFonts w:ascii="Calibri" w:hAnsi="Calibri" w:cs="Calibri"/>
                <w:b/>
                <w:bCs/>
                <w:sz w:val="14"/>
                <w:szCs w:val="14"/>
              </w:rPr>
            </w:pPr>
            <w:ins w:id="1119" w:author="Dr Fareeha Armughan" w:date="2026-08-03T00:00:00Z">
              <w:r>
                <w:rPr>
                  <w:rFonts w:ascii="Calibri" w:hAnsi="Calibri" w:cs="Calibri"/>
                  <w:b/>
                  <w:bCs/>
                  <w:sz w:val="14"/>
                  <w:szCs w:val="14"/>
                </w:rPr>
                <w:t>Mon 19</w:t>
              </w:r>
            </w:ins>
          </w:p>
        </w:tc>
        <w:tc>
          <w:tcPr>
            <w:tcW w:w="750" w:type="dxa"/>
            <w:shd w:val="clear" w:color="auto" w:fill="D9D9D9" w:themeFill="background1" w:themeFillShade="D9"/>
            <w:vAlign w:val="center"/>
          </w:tcPr>
          <w:p w14:paraId="060A506D" w14:textId="77777777" w:rsidR="008602A2" w:rsidRDefault="00EC679A">
            <w:pPr>
              <w:jc w:val="center"/>
              <w:rPr>
                <w:ins w:id="1120" w:author="Dr Fareeha Armughan" w:date="2026-08-03T00:00:00Z"/>
                <w:rFonts w:ascii="Calibri" w:hAnsi="Calibri" w:cs="Calibri"/>
                <w:b/>
                <w:bCs/>
                <w:sz w:val="14"/>
                <w:szCs w:val="14"/>
              </w:rPr>
            </w:pPr>
            <w:ins w:id="1121" w:author="Dr Fareeha Armughan" w:date="2026-08-03T00:00:00Z">
              <w:r>
                <w:rPr>
                  <w:rFonts w:ascii="Calibri" w:hAnsi="Calibri" w:cs="Calibri"/>
                  <w:b/>
                  <w:bCs/>
                  <w:sz w:val="14"/>
                  <w:szCs w:val="14"/>
                </w:rPr>
                <w:t>Mon 20</w:t>
              </w:r>
            </w:ins>
          </w:p>
        </w:tc>
        <w:tc>
          <w:tcPr>
            <w:tcW w:w="750" w:type="dxa"/>
            <w:shd w:val="clear" w:color="auto" w:fill="D9D9D9" w:themeFill="background1" w:themeFillShade="D9"/>
            <w:vAlign w:val="center"/>
          </w:tcPr>
          <w:p w14:paraId="54BC1540" w14:textId="77777777" w:rsidR="008602A2" w:rsidRDefault="00EC679A">
            <w:pPr>
              <w:jc w:val="center"/>
              <w:rPr>
                <w:ins w:id="1122" w:author="Dr Fareeha Armughan" w:date="2026-08-03T00:00:00Z"/>
                <w:rFonts w:ascii="Calibri" w:hAnsi="Calibri" w:cs="Calibri"/>
                <w:b/>
                <w:bCs/>
                <w:sz w:val="14"/>
                <w:szCs w:val="14"/>
              </w:rPr>
            </w:pPr>
            <w:ins w:id="1123" w:author="Dr Fareeha Armughan" w:date="2026-08-03T00:00:00Z">
              <w:r>
                <w:rPr>
                  <w:rFonts w:ascii="Calibri" w:hAnsi="Calibri" w:cs="Calibri"/>
                  <w:b/>
                  <w:bCs/>
                  <w:sz w:val="14"/>
                  <w:szCs w:val="14"/>
                </w:rPr>
                <w:t>Mon 21</w:t>
              </w:r>
            </w:ins>
          </w:p>
        </w:tc>
        <w:tc>
          <w:tcPr>
            <w:tcW w:w="750" w:type="dxa"/>
            <w:shd w:val="clear" w:color="auto" w:fill="D9D9D9" w:themeFill="background1" w:themeFillShade="D9"/>
            <w:vAlign w:val="center"/>
          </w:tcPr>
          <w:p w14:paraId="4E88262B" w14:textId="77777777" w:rsidR="008602A2" w:rsidRDefault="00EC679A">
            <w:pPr>
              <w:jc w:val="center"/>
              <w:rPr>
                <w:ins w:id="1124" w:author="Dr Fareeha Armughan" w:date="2026-08-03T00:00:00Z"/>
                <w:rFonts w:ascii="Calibri" w:hAnsi="Calibri" w:cs="Calibri"/>
                <w:b/>
                <w:bCs/>
                <w:sz w:val="14"/>
                <w:szCs w:val="14"/>
              </w:rPr>
            </w:pPr>
            <w:ins w:id="1125" w:author="Dr Fareeha Armughan" w:date="2026-08-03T00:00:00Z">
              <w:r>
                <w:rPr>
                  <w:rFonts w:ascii="Calibri" w:hAnsi="Calibri" w:cs="Calibri"/>
                  <w:b/>
                  <w:bCs/>
                  <w:sz w:val="14"/>
                  <w:szCs w:val="14"/>
                </w:rPr>
                <w:t>Mon 22</w:t>
              </w:r>
            </w:ins>
          </w:p>
        </w:tc>
        <w:tc>
          <w:tcPr>
            <w:tcW w:w="750" w:type="dxa"/>
            <w:shd w:val="clear" w:color="auto" w:fill="D9D9D9" w:themeFill="background1" w:themeFillShade="D9"/>
            <w:vAlign w:val="center"/>
          </w:tcPr>
          <w:p w14:paraId="582D2B5E" w14:textId="77777777" w:rsidR="008602A2" w:rsidRDefault="00EC679A">
            <w:pPr>
              <w:jc w:val="center"/>
              <w:rPr>
                <w:ins w:id="1126" w:author="Dr Fareeha Armughan" w:date="2026-08-03T00:00:00Z"/>
                <w:rFonts w:ascii="Calibri" w:hAnsi="Calibri" w:cs="Calibri"/>
                <w:b/>
                <w:bCs/>
                <w:sz w:val="14"/>
                <w:szCs w:val="14"/>
              </w:rPr>
            </w:pPr>
            <w:ins w:id="1127" w:author="Dr Fareeha Armughan" w:date="2026-08-03T00:00:00Z">
              <w:r>
                <w:rPr>
                  <w:rFonts w:ascii="Calibri" w:hAnsi="Calibri" w:cs="Calibri"/>
                  <w:b/>
                  <w:bCs/>
                  <w:sz w:val="14"/>
                  <w:szCs w:val="14"/>
                </w:rPr>
                <w:t>Mon 23</w:t>
              </w:r>
            </w:ins>
          </w:p>
        </w:tc>
        <w:tc>
          <w:tcPr>
            <w:tcW w:w="750" w:type="dxa"/>
            <w:shd w:val="clear" w:color="auto" w:fill="D9D9D9" w:themeFill="background1" w:themeFillShade="D9"/>
            <w:vAlign w:val="center"/>
          </w:tcPr>
          <w:p w14:paraId="57E596A1" w14:textId="77777777" w:rsidR="008602A2" w:rsidRDefault="00EC679A">
            <w:pPr>
              <w:jc w:val="center"/>
              <w:rPr>
                <w:ins w:id="1128" w:author="Dr Fareeha Armughan" w:date="2026-08-03T00:00:00Z"/>
                <w:rFonts w:ascii="Calibri" w:hAnsi="Calibri" w:cs="Calibri"/>
                <w:b/>
                <w:bCs/>
                <w:sz w:val="14"/>
                <w:szCs w:val="14"/>
              </w:rPr>
            </w:pPr>
            <w:ins w:id="1129" w:author="Dr Fareeha Armughan" w:date="2026-08-03T00:00:00Z">
              <w:r>
                <w:rPr>
                  <w:rFonts w:ascii="Calibri" w:hAnsi="Calibri" w:cs="Calibri"/>
                  <w:b/>
                  <w:bCs/>
                  <w:sz w:val="14"/>
                  <w:szCs w:val="14"/>
                </w:rPr>
                <w:t>Mon 24</w:t>
              </w:r>
            </w:ins>
          </w:p>
        </w:tc>
      </w:tr>
      <w:tr w:rsidR="008602A2" w14:paraId="62025E6A" w14:textId="77777777">
        <w:trPr>
          <w:ins w:id="1130" w:author="Dr Fareeha Armughan" w:date="2026-08-03T00:00:00Z"/>
        </w:trPr>
        <w:tc>
          <w:tcPr>
            <w:tcW w:w="3016" w:type="dxa"/>
            <w:vAlign w:val="center"/>
          </w:tcPr>
          <w:p w14:paraId="6373CB5D" w14:textId="77777777" w:rsidR="008602A2" w:rsidRDefault="00EC679A">
            <w:pPr>
              <w:rPr>
                <w:ins w:id="1131" w:author="Dr Fareeha Armughan" w:date="2026-08-03T00:00:00Z"/>
                <w:rFonts w:ascii="Calibri" w:hAnsi="Calibri" w:cs="Calibri"/>
                <w:sz w:val="16"/>
                <w:szCs w:val="16"/>
              </w:rPr>
            </w:pPr>
            <w:ins w:id="1132" w:author="Dr Fareeha Armughan" w:date="2026-08-03T00:00:00Z">
              <w:r>
                <w:rPr>
                  <w:rFonts w:ascii="Calibri" w:hAnsi="Calibri" w:cs="Calibri"/>
                  <w:sz w:val="16"/>
                  <w:szCs w:val="16"/>
                </w:rPr>
                <w:t>4.1 Establishment of designated field offices, Saving Scheme Coordinators, Mobilisers &amp; licensed Retail Agents</w:t>
              </w:r>
            </w:ins>
          </w:p>
        </w:tc>
        <w:tc>
          <w:tcPr>
            <w:tcW w:w="750" w:type="dxa"/>
            <w:vAlign w:val="center"/>
          </w:tcPr>
          <w:p w14:paraId="6C4DA339" w14:textId="77777777" w:rsidR="008602A2" w:rsidRDefault="00EC679A">
            <w:pPr>
              <w:jc w:val="center"/>
              <w:rPr>
                <w:ins w:id="1133" w:author="Dr Fareeha Armughan" w:date="2026-08-03T00:00:00Z"/>
                <w:rFonts w:ascii="Calibri" w:hAnsi="Calibri" w:cs="Calibri"/>
                <w:b/>
                <w:bCs/>
                <w:sz w:val="16"/>
                <w:szCs w:val="16"/>
              </w:rPr>
            </w:pPr>
            <w:ins w:id="1134" w:author="Dr Fareeha Armughan" w:date="2026-08-03T00:00:00Z">
              <w:r>
                <w:rPr>
                  <w:rFonts w:ascii="Calibri" w:hAnsi="Calibri" w:cs="Calibri"/>
                  <w:b/>
                  <w:bCs/>
                  <w:sz w:val="16"/>
                  <w:szCs w:val="16"/>
                </w:rPr>
                <w:t>X</w:t>
              </w:r>
            </w:ins>
          </w:p>
        </w:tc>
        <w:tc>
          <w:tcPr>
            <w:tcW w:w="750" w:type="dxa"/>
            <w:vAlign w:val="center"/>
          </w:tcPr>
          <w:p w14:paraId="797BA5E2" w14:textId="77777777" w:rsidR="008602A2" w:rsidRDefault="00EC679A">
            <w:pPr>
              <w:jc w:val="center"/>
              <w:rPr>
                <w:ins w:id="1135" w:author="Dr Fareeha Armughan" w:date="2026-08-03T00:00:00Z"/>
                <w:rFonts w:ascii="Calibri" w:hAnsi="Calibri" w:cs="Calibri"/>
                <w:b/>
                <w:bCs/>
                <w:sz w:val="16"/>
                <w:szCs w:val="16"/>
              </w:rPr>
            </w:pPr>
            <w:ins w:id="1136" w:author="Dr Fareeha Armughan" w:date="2026-08-03T00:00:00Z">
              <w:r>
                <w:rPr>
                  <w:rFonts w:ascii="Calibri" w:hAnsi="Calibri" w:cs="Calibri"/>
                  <w:b/>
                  <w:bCs/>
                  <w:sz w:val="16"/>
                  <w:szCs w:val="16"/>
                </w:rPr>
                <w:t>X</w:t>
              </w:r>
            </w:ins>
          </w:p>
        </w:tc>
        <w:tc>
          <w:tcPr>
            <w:tcW w:w="750" w:type="dxa"/>
            <w:vAlign w:val="center"/>
          </w:tcPr>
          <w:p w14:paraId="1797C9C3" w14:textId="77777777" w:rsidR="008602A2" w:rsidRDefault="008602A2">
            <w:pPr>
              <w:jc w:val="center"/>
              <w:rPr>
                <w:ins w:id="1137" w:author="Dr Fareeha Armughan" w:date="2026-08-03T00:00:00Z"/>
                <w:rFonts w:ascii="Calibri" w:hAnsi="Calibri" w:cs="Calibri"/>
                <w:b/>
                <w:bCs/>
                <w:sz w:val="16"/>
                <w:szCs w:val="16"/>
              </w:rPr>
            </w:pPr>
          </w:p>
        </w:tc>
        <w:tc>
          <w:tcPr>
            <w:tcW w:w="750" w:type="dxa"/>
            <w:vAlign w:val="center"/>
          </w:tcPr>
          <w:p w14:paraId="3523FEA7" w14:textId="77777777" w:rsidR="008602A2" w:rsidRDefault="008602A2">
            <w:pPr>
              <w:jc w:val="center"/>
              <w:rPr>
                <w:ins w:id="1138" w:author="Dr Fareeha Armughan" w:date="2026-08-03T00:00:00Z"/>
                <w:rFonts w:ascii="Calibri" w:hAnsi="Calibri" w:cs="Calibri"/>
                <w:b/>
                <w:bCs/>
                <w:sz w:val="16"/>
                <w:szCs w:val="16"/>
              </w:rPr>
            </w:pPr>
          </w:p>
        </w:tc>
        <w:tc>
          <w:tcPr>
            <w:tcW w:w="750" w:type="dxa"/>
            <w:vAlign w:val="center"/>
          </w:tcPr>
          <w:p w14:paraId="40ED2B14" w14:textId="77777777" w:rsidR="008602A2" w:rsidRDefault="008602A2">
            <w:pPr>
              <w:jc w:val="center"/>
              <w:rPr>
                <w:ins w:id="1139" w:author="Dr Fareeha Armughan" w:date="2026-08-03T00:00:00Z"/>
                <w:rFonts w:ascii="Calibri" w:hAnsi="Calibri" w:cs="Calibri"/>
                <w:b/>
                <w:bCs/>
                <w:sz w:val="16"/>
                <w:szCs w:val="16"/>
              </w:rPr>
            </w:pPr>
          </w:p>
        </w:tc>
        <w:tc>
          <w:tcPr>
            <w:tcW w:w="750" w:type="dxa"/>
            <w:vAlign w:val="center"/>
          </w:tcPr>
          <w:p w14:paraId="659A7302" w14:textId="77777777" w:rsidR="008602A2" w:rsidRDefault="008602A2">
            <w:pPr>
              <w:jc w:val="center"/>
              <w:rPr>
                <w:ins w:id="1140" w:author="Dr Fareeha Armughan" w:date="2026-08-03T00:00:00Z"/>
                <w:rFonts w:ascii="Calibri" w:hAnsi="Calibri" w:cs="Calibri"/>
                <w:b/>
                <w:bCs/>
                <w:sz w:val="16"/>
                <w:szCs w:val="16"/>
              </w:rPr>
            </w:pPr>
          </w:p>
        </w:tc>
        <w:tc>
          <w:tcPr>
            <w:tcW w:w="750" w:type="dxa"/>
            <w:vAlign w:val="center"/>
          </w:tcPr>
          <w:p w14:paraId="713AFE46" w14:textId="77777777" w:rsidR="008602A2" w:rsidRDefault="008602A2">
            <w:pPr>
              <w:jc w:val="center"/>
              <w:rPr>
                <w:ins w:id="1141" w:author="Dr Fareeha Armughan" w:date="2026-08-03T00:00:00Z"/>
                <w:rFonts w:ascii="Calibri" w:hAnsi="Calibri" w:cs="Calibri"/>
                <w:b/>
                <w:bCs/>
                <w:sz w:val="16"/>
                <w:szCs w:val="16"/>
              </w:rPr>
            </w:pPr>
          </w:p>
        </w:tc>
        <w:tc>
          <w:tcPr>
            <w:tcW w:w="750" w:type="dxa"/>
            <w:vAlign w:val="center"/>
          </w:tcPr>
          <w:p w14:paraId="7F39A881" w14:textId="77777777" w:rsidR="008602A2" w:rsidRDefault="008602A2">
            <w:pPr>
              <w:jc w:val="center"/>
              <w:rPr>
                <w:ins w:id="1142" w:author="Dr Fareeha Armughan" w:date="2026-08-03T00:00:00Z"/>
                <w:rFonts w:ascii="Calibri" w:hAnsi="Calibri" w:cs="Calibri"/>
                <w:b/>
                <w:bCs/>
                <w:sz w:val="16"/>
                <w:szCs w:val="16"/>
              </w:rPr>
            </w:pPr>
          </w:p>
        </w:tc>
      </w:tr>
      <w:tr w:rsidR="008602A2" w14:paraId="0AC9124A" w14:textId="77777777">
        <w:trPr>
          <w:ins w:id="1143" w:author="Dr Fareeha Armughan" w:date="2026-08-03T00:00:00Z"/>
        </w:trPr>
        <w:tc>
          <w:tcPr>
            <w:tcW w:w="3016" w:type="dxa"/>
            <w:vAlign w:val="center"/>
          </w:tcPr>
          <w:p w14:paraId="0FECE499" w14:textId="77777777" w:rsidR="008602A2" w:rsidRDefault="00EC679A">
            <w:pPr>
              <w:rPr>
                <w:ins w:id="1144" w:author="Dr Fareeha Armughan" w:date="2026-08-03T00:00:00Z"/>
                <w:rFonts w:ascii="Calibri" w:hAnsi="Calibri" w:cs="Calibri"/>
                <w:sz w:val="16"/>
                <w:szCs w:val="16"/>
              </w:rPr>
            </w:pPr>
            <w:ins w:id="1145" w:author="Dr Fareeha Armughan" w:date="2026-08-03T00:00:00Z">
              <w:r>
                <w:rPr>
                  <w:rFonts w:ascii="Calibri" w:hAnsi="Calibri" w:cs="Calibri"/>
                  <w:sz w:val="16"/>
                  <w:szCs w:val="16"/>
                </w:rPr>
                <w:t>4.2 Enrolment &amp; follow up of 15,000 Agriculture Women Workers in the co-contributory saving scheme (09 months)</w:t>
              </w:r>
            </w:ins>
          </w:p>
        </w:tc>
        <w:tc>
          <w:tcPr>
            <w:tcW w:w="750" w:type="dxa"/>
            <w:vAlign w:val="center"/>
          </w:tcPr>
          <w:p w14:paraId="0E0A7E21" w14:textId="77777777" w:rsidR="008602A2" w:rsidRDefault="00EC679A">
            <w:pPr>
              <w:jc w:val="center"/>
              <w:rPr>
                <w:ins w:id="1146" w:author="Dr Fareeha Armughan" w:date="2026-08-03T00:00:00Z"/>
                <w:rFonts w:ascii="Calibri" w:hAnsi="Calibri" w:cs="Calibri"/>
                <w:b/>
                <w:bCs/>
                <w:sz w:val="16"/>
                <w:szCs w:val="16"/>
              </w:rPr>
            </w:pPr>
            <w:ins w:id="1147" w:author="Dr Fareeha Armughan" w:date="2026-08-03T00:00:00Z">
              <w:r>
                <w:rPr>
                  <w:rFonts w:ascii="Calibri" w:hAnsi="Calibri" w:cs="Calibri"/>
                  <w:b/>
                  <w:bCs/>
                  <w:sz w:val="16"/>
                  <w:szCs w:val="16"/>
                </w:rPr>
                <w:t>X</w:t>
              </w:r>
            </w:ins>
          </w:p>
        </w:tc>
        <w:tc>
          <w:tcPr>
            <w:tcW w:w="750" w:type="dxa"/>
            <w:vAlign w:val="center"/>
          </w:tcPr>
          <w:p w14:paraId="43956279" w14:textId="77777777" w:rsidR="008602A2" w:rsidRDefault="00EC679A">
            <w:pPr>
              <w:jc w:val="center"/>
              <w:rPr>
                <w:ins w:id="1148" w:author="Dr Fareeha Armughan" w:date="2026-08-03T00:00:00Z"/>
                <w:rFonts w:ascii="Calibri" w:hAnsi="Calibri" w:cs="Calibri"/>
                <w:b/>
                <w:bCs/>
                <w:sz w:val="16"/>
                <w:szCs w:val="16"/>
              </w:rPr>
            </w:pPr>
            <w:ins w:id="1149" w:author="Dr Fareeha Armughan" w:date="2026-08-03T00:00:00Z">
              <w:r>
                <w:rPr>
                  <w:rFonts w:ascii="Calibri" w:hAnsi="Calibri" w:cs="Calibri"/>
                  <w:b/>
                  <w:bCs/>
                  <w:sz w:val="16"/>
                  <w:szCs w:val="16"/>
                </w:rPr>
                <w:t>X</w:t>
              </w:r>
            </w:ins>
          </w:p>
        </w:tc>
        <w:tc>
          <w:tcPr>
            <w:tcW w:w="750" w:type="dxa"/>
            <w:vAlign w:val="center"/>
          </w:tcPr>
          <w:p w14:paraId="54EF956C" w14:textId="77777777" w:rsidR="008602A2" w:rsidRDefault="00EC679A">
            <w:pPr>
              <w:jc w:val="center"/>
              <w:rPr>
                <w:ins w:id="1150" w:author="Dr Fareeha Armughan" w:date="2026-08-03T00:00:00Z"/>
                <w:rFonts w:ascii="Calibri" w:hAnsi="Calibri" w:cs="Calibri"/>
                <w:b/>
                <w:bCs/>
                <w:sz w:val="16"/>
                <w:szCs w:val="16"/>
              </w:rPr>
            </w:pPr>
            <w:ins w:id="1151" w:author="Dr Fareeha Armughan" w:date="2026-08-03T00:00:00Z">
              <w:r>
                <w:rPr>
                  <w:rFonts w:ascii="Calibri" w:hAnsi="Calibri" w:cs="Calibri"/>
                  <w:b/>
                  <w:bCs/>
                  <w:sz w:val="16"/>
                  <w:szCs w:val="16"/>
                </w:rPr>
                <w:t>X</w:t>
              </w:r>
            </w:ins>
          </w:p>
        </w:tc>
        <w:tc>
          <w:tcPr>
            <w:tcW w:w="750" w:type="dxa"/>
            <w:vAlign w:val="center"/>
          </w:tcPr>
          <w:p w14:paraId="0644256F" w14:textId="77777777" w:rsidR="008602A2" w:rsidRDefault="00EC679A">
            <w:pPr>
              <w:jc w:val="center"/>
              <w:rPr>
                <w:ins w:id="1152" w:author="Dr Fareeha Armughan" w:date="2026-08-03T00:00:00Z"/>
                <w:rFonts w:ascii="Calibri" w:hAnsi="Calibri" w:cs="Calibri"/>
                <w:b/>
                <w:bCs/>
                <w:sz w:val="16"/>
                <w:szCs w:val="16"/>
              </w:rPr>
            </w:pPr>
            <w:ins w:id="1153" w:author="Dr Fareeha Armughan" w:date="2026-08-03T00:00:00Z">
              <w:r>
                <w:rPr>
                  <w:rFonts w:ascii="Calibri" w:hAnsi="Calibri" w:cs="Calibri"/>
                  <w:b/>
                  <w:bCs/>
                  <w:sz w:val="16"/>
                  <w:szCs w:val="16"/>
                </w:rPr>
                <w:t>X</w:t>
              </w:r>
            </w:ins>
          </w:p>
        </w:tc>
        <w:tc>
          <w:tcPr>
            <w:tcW w:w="750" w:type="dxa"/>
            <w:vAlign w:val="center"/>
          </w:tcPr>
          <w:p w14:paraId="7F5CB497" w14:textId="77777777" w:rsidR="008602A2" w:rsidRDefault="00EC679A">
            <w:pPr>
              <w:jc w:val="center"/>
              <w:rPr>
                <w:ins w:id="1154" w:author="Dr Fareeha Armughan" w:date="2026-08-03T00:00:00Z"/>
                <w:rFonts w:ascii="Calibri" w:hAnsi="Calibri" w:cs="Calibri"/>
                <w:b/>
                <w:bCs/>
                <w:sz w:val="16"/>
                <w:szCs w:val="16"/>
              </w:rPr>
            </w:pPr>
            <w:ins w:id="1155" w:author="Dr Fareeha Armughan" w:date="2026-08-03T00:00:00Z">
              <w:r>
                <w:rPr>
                  <w:rFonts w:ascii="Calibri" w:hAnsi="Calibri" w:cs="Calibri"/>
                  <w:b/>
                  <w:bCs/>
                  <w:sz w:val="16"/>
                  <w:szCs w:val="16"/>
                </w:rPr>
                <w:t>X</w:t>
              </w:r>
            </w:ins>
          </w:p>
        </w:tc>
        <w:tc>
          <w:tcPr>
            <w:tcW w:w="750" w:type="dxa"/>
            <w:vAlign w:val="center"/>
          </w:tcPr>
          <w:p w14:paraId="2288F793" w14:textId="77777777" w:rsidR="008602A2" w:rsidRDefault="00EC679A">
            <w:pPr>
              <w:jc w:val="center"/>
              <w:rPr>
                <w:ins w:id="1156" w:author="Dr Fareeha Armughan" w:date="2026-08-03T00:00:00Z"/>
                <w:rFonts w:ascii="Calibri" w:hAnsi="Calibri" w:cs="Calibri"/>
                <w:b/>
                <w:bCs/>
                <w:sz w:val="16"/>
                <w:szCs w:val="16"/>
              </w:rPr>
            </w:pPr>
            <w:ins w:id="1157" w:author="Dr Fareeha Armughan" w:date="2026-08-03T00:00:00Z">
              <w:r>
                <w:rPr>
                  <w:rFonts w:ascii="Calibri" w:hAnsi="Calibri" w:cs="Calibri"/>
                  <w:b/>
                  <w:bCs/>
                  <w:sz w:val="16"/>
                  <w:szCs w:val="16"/>
                </w:rPr>
                <w:t>X</w:t>
              </w:r>
            </w:ins>
          </w:p>
        </w:tc>
        <w:tc>
          <w:tcPr>
            <w:tcW w:w="750" w:type="dxa"/>
            <w:vAlign w:val="center"/>
          </w:tcPr>
          <w:p w14:paraId="7B8E7979" w14:textId="77777777" w:rsidR="008602A2" w:rsidRDefault="00EC679A">
            <w:pPr>
              <w:jc w:val="center"/>
              <w:rPr>
                <w:ins w:id="1158" w:author="Dr Fareeha Armughan" w:date="2026-08-03T00:00:00Z"/>
                <w:rFonts w:ascii="Calibri" w:hAnsi="Calibri" w:cs="Calibri"/>
                <w:b/>
                <w:bCs/>
                <w:sz w:val="16"/>
                <w:szCs w:val="16"/>
              </w:rPr>
            </w:pPr>
            <w:ins w:id="1159" w:author="Dr Fareeha Armughan" w:date="2026-08-03T00:00:00Z">
              <w:r>
                <w:rPr>
                  <w:rFonts w:ascii="Calibri" w:hAnsi="Calibri" w:cs="Calibri"/>
                  <w:b/>
                  <w:bCs/>
                  <w:sz w:val="16"/>
                  <w:szCs w:val="16"/>
                </w:rPr>
                <w:t>X</w:t>
              </w:r>
            </w:ins>
          </w:p>
        </w:tc>
        <w:tc>
          <w:tcPr>
            <w:tcW w:w="750" w:type="dxa"/>
            <w:vAlign w:val="center"/>
          </w:tcPr>
          <w:p w14:paraId="23D70434" w14:textId="77777777" w:rsidR="008602A2" w:rsidRDefault="00EC679A">
            <w:pPr>
              <w:jc w:val="center"/>
              <w:rPr>
                <w:ins w:id="1160" w:author="Dr Fareeha Armughan" w:date="2026-08-03T00:00:00Z"/>
                <w:rFonts w:ascii="Calibri" w:hAnsi="Calibri" w:cs="Calibri"/>
                <w:b/>
                <w:bCs/>
                <w:sz w:val="16"/>
                <w:szCs w:val="16"/>
              </w:rPr>
            </w:pPr>
            <w:ins w:id="1161" w:author="Dr Fareeha Armughan" w:date="2026-08-03T00:00:00Z">
              <w:r>
                <w:rPr>
                  <w:rFonts w:ascii="Calibri" w:hAnsi="Calibri" w:cs="Calibri"/>
                  <w:b/>
                  <w:bCs/>
                  <w:sz w:val="16"/>
                  <w:szCs w:val="16"/>
                </w:rPr>
                <w:t>X</w:t>
              </w:r>
            </w:ins>
          </w:p>
        </w:tc>
      </w:tr>
      <w:tr w:rsidR="008602A2" w14:paraId="5FAC5A49" w14:textId="77777777">
        <w:trPr>
          <w:ins w:id="1162" w:author="Dr Fareeha Armughan" w:date="2026-08-03T00:00:00Z"/>
        </w:trPr>
        <w:tc>
          <w:tcPr>
            <w:tcW w:w="3016" w:type="dxa"/>
            <w:vAlign w:val="center"/>
          </w:tcPr>
          <w:p w14:paraId="5ECF5ABA" w14:textId="77777777" w:rsidR="008602A2" w:rsidRDefault="00EC679A">
            <w:pPr>
              <w:rPr>
                <w:ins w:id="1163" w:author="Dr Fareeha Armughan" w:date="2026-08-03T00:00:00Z"/>
                <w:rFonts w:ascii="Calibri" w:hAnsi="Calibri" w:cs="Calibri"/>
                <w:sz w:val="16"/>
                <w:szCs w:val="16"/>
              </w:rPr>
            </w:pPr>
            <w:ins w:id="1164" w:author="Dr Fareeha Armughan" w:date="2026-08-03T00:00:00Z">
              <w:r>
                <w:rPr>
                  <w:rFonts w:ascii="Calibri" w:hAnsi="Calibri" w:cs="Calibri"/>
                  <w:sz w:val="16"/>
                  <w:szCs w:val="16"/>
                </w:rPr>
                <w:t>4.3 Identification, mobilisation &amp; registration of 10,000 Urban Informal Workers of Karachi by HANDS</w:t>
              </w:r>
            </w:ins>
          </w:p>
        </w:tc>
        <w:tc>
          <w:tcPr>
            <w:tcW w:w="750" w:type="dxa"/>
            <w:vAlign w:val="center"/>
          </w:tcPr>
          <w:p w14:paraId="53D8741A" w14:textId="77777777" w:rsidR="008602A2" w:rsidRDefault="008602A2">
            <w:pPr>
              <w:jc w:val="center"/>
              <w:rPr>
                <w:ins w:id="1165" w:author="Dr Fareeha Armughan" w:date="2026-08-03T00:00:00Z"/>
                <w:rFonts w:ascii="Calibri" w:hAnsi="Calibri" w:cs="Calibri"/>
                <w:b/>
                <w:bCs/>
                <w:sz w:val="16"/>
                <w:szCs w:val="16"/>
              </w:rPr>
            </w:pPr>
          </w:p>
        </w:tc>
        <w:tc>
          <w:tcPr>
            <w:tcW w:w="750" w:type="dxa"/>
            <w:vAlign w:val="center"/>
          </w:tcPr>
          <w:p w14:paraId="31EADDD1" w14:textId="77777777" w:rsidR="008602A2" w:rsidRDefault="008602A2">
            <w:pPr>
              <w:jc w:val="center"/>
              <w:rPr>
                <w:ins w:id="1166" w:author="Dr Fareeha Armughan" w:date="2026-08-03T00:00:00Z"/>
                <w:rFonts w:ascii="Calibri" w:hAnsi="Calibri" w:cs="Calibri"/>
                <w:b/>
                <w:bCs/>
                <w:sz w:val="16"/>
                <w:szCs w:val="16"/>
              </w:rPr>
            </w:pPr>
          </w:p>
        </w:tc>
        <w:tc>
          <w:tcPr>
            <w:tcW w:w="750" w:type="dxa"/>
            <w:vAlign w:val="center"/>
          </w:tcPr>
          <w:p w14:paraId="1A4C62A3" w14:textId="77777777" w:rsidR="008602A2" w:rsidRDefault="008602A2">
            <w:pPr>
              <w:jc w:val="center"/>
              <w:rPr>
                <w:ins w:id="1167" w:author="Dr Fareeha Armughan" w:date="2026-08-03T00:00:00Z"/>
                <w:rFonts w:ascii="Calibri" w:hAnsi="Calibri" w:cs="Calibri"/>
                <w:b/>
                <w:bCs/>
                <w:sz w:val="16"/>
                <w:szCs w:val="16"/>
              </w:rPr>
            </w:pPr>
          </w:p>
        </w:tc>
        <w:tc>
          <w:tcPr>
            <w:tcW w:w="750" w:type="dxa"/>
            <w:vAlign w:val="center"/>
          </w:tcPr>
          <w:p w14:paraId="7F70B42B" w14:textId="77777777" w:rsidR="008602A2" w:rsidRDefault="00EC679A">
            <w:pPr>
              <w:jc w:val="center"/>
              <w:rPr>
                <w:ins w:id="1168" w:author="Dr Fareeha Armughan" w:date="2026-08-03T00:00:00Z"/>
                <w:rFonts w:ascii="Calibri" w:hAnsi="Calibri" w:cs="Calibri"/>
                <w:b/>
                <w:bCs/>
                <w:sz w:val="16"/>
                <w:szCs w:val="16"/>
              </w:rPr>
            </w:pPr>
            <w:ins w:id="1169" w:author="Dr Fareeha Armughan" w:date="2026-08-03T00:00:00Z">
              <w:r>
                <w:rPr>
                  <w:rFonts w:ascii="Calibri" w:hAnsi="Calibri" w:cs="Calibri"/>
                  <w:b/>
                  <w:bCs/>
                  <w:sz w:val="16"/>
                  <w:szCs w:val="16"/>
                </w:rPr>
                <w:t>X</w:t>
              </w:r>
            </w:ins>
          </w:p>
        </w:tc>
        <w:tc>
          <w:tcPr>
            <w:tcW w:w="750" w:type="dxa"/>
            <w:vAlign w:val="center"/>
          </w:tcPr>
          <w:p w14:paraId="21BCD53A" w14:textId="77777777" w:rsidR="008602A2" w:rsidRDefault="008602A2">
            <w:pPr>
              <w:jc w:val="center"/>
              <w:rPr>
                <w:ins w:id="1170" w:author="Dr Fareeha Armughan" w:date="2026-08-03T00:00:00Z"/>
                <w:rFonts w:ascii="Calibri" w:hAnsi="Calibri" w:cs="Calibri"/>
                <w:b/>
                <w:bCs/>
                <w:sz w:val="16"/>
                <w:szCs w:val="16"/>
              </w:rPr>
            </w:pPr>
          </w:p>
        </w:tc>
        <w:tc>
          <w:tcPr>
            <w:tcW w:w="750" w:type="dxa"/>
            <w:vAlign w:val="center"/>
          </w:tcPr>
          <w:p w14:paraId="644CD26F" w14:textId="77777777" w:rsidR="008602A2" w:rsidRDefault="008602A2">
            <w:pPr>
              <w:jc w:val="center"/>
              <w:rPr>
                <w:ins w:id="1171" w:author="Dr Fareeha Armughan" w:date="2026-08-03T00:00:00Z"/>
                <w:rFonts w:ascii="Calibri" w:hAnsi="Calibri" w:cs="Calibri"/>
                <w:b/>
                <w:bCs/>
                <w:sz w:val="16"/>
                <w:szCs w:val="16"/>
              </w:rPr>
            </w:pPr>
          </w:p>
        </w:tc>
        <w:tc>
          <w:tcPr>
            <w:tcW w:w="750" w:type="dxa"/>
            <w:vAlign w:val="center"/>
          </w:tcPr>
          <w:p w14:paraId="7231C749" w14:textId="77777777" w:rsidR="008602A2" w:rsidRDefault="008602A2">
            <w:pPr>
              <w:jc w:val="center"/>
              <w:rPr>
                <w:ins w:id="1172" w:author="Dr Fareeha Armughan" w:date="2026-08-03T00:00:00Z"/>
                <w:rFonts w:ascii="Calibri" w:hAnsi="Calibri" w:cs="Calibri"/>
                <w:b/>
                <w:bCs/>
                <w:sz w:val="16"/>
                <w:szCs w:val="16"/>
              </w:rPr>
            </w:pPr>
          </w:p>
        </w:tc>
        <w:tc>
          <w:tcPr>
            <w:tcW w:w="750" w:type="dxa"/>
            <w:vAlign w:val="center"/>
          </w:tcPr>
          <w:p w14:paraId="7AB728FD" w14:textId="77777777" w:rsidR="008602A2" w:rsidRDefault="008602A2">
            <w:pPr>
              <w:jc w:val="center"/>
              <w:rPr>
                <w:ins w:id="1173" w:author="Dr Fareeha Armughan" w:date="2026-08-03T00:00:00Z"/>
                <w:rFonts w:ascii="Calibri" w:hAnsi="Calibri" w:cs="Calibri"/>
                <w:b/>
                <w:bCs/>
                <w:sz w:val="16"/>
                <w:szCs w:val="16"/>
              </w:rPr>
            </w:pPr>
          </w:p>
        </w:tc>
      </w:tr>
      <w:tr w:rsidR="008602A2" w14:paraId="340F9C69" w14:textId="77777777">
        <w:trPr>
          <w:ins w:id="1174" w:author="Dr Fareeha Armughan" w:date="2026-08-03T00:00:00Z"/>
        </w:trPr>
        <w:tc>
          <w:tcPr>
            <w:tcW w:w="3016" w:type="dxa"/>
            <w:vAlign w:val="center"/>
          </w:tcPr>
          <w:p w14:paraId="72107D68" w14:textId="77777777" w:rsidR="008602A2" w:rsidRDefault="00EC679A">
            <w:pPr>
              <w:rPr>
                <w:ins w:id="1175" w:author="Dr Fareeha Armughan" w:date="2026-08-03T00:00:00Z"/>
                <w:rFonts w:ascii="Calibri" w:hAnsi="Calibri" w:cs="Calibri"/>
                <w:sz w:val="16"/>
                <w:szCs w:val="16"/>
              </w:rPr>
            </w:pPr>
            <w:ins w:id="1176" w:author="Dr Fareeha Armughan" w:date="2026-08-03T00:00:00Z">
              <w:r>
                <w:rPr>
                  <w:rFonts w:ascii="Calibri" w:hAnsi="Calibri" w:cs="Calibri"/>
                  <w:sz w:val="16"/>
                  <w:szCs w:val="16"/>
                </w:rPr>
                <w:t>4.4 DFLT Trainings of Urban Informal Workers — 400 two-day trainings at a cohort size of 25 (zone-wise prototype classroom model)</w:t>
              </w:r>
            </w:ins>
          </w:p>
        </w:tc>
        <w:tc>
          <w:tcPr>
            <w:tcW w:w="750" w:type="dxa"/>
            <w:vAlign w:val="center"/>
          </w:tcPr>
          <w:p w14:paraId="7DA7E548" w14:textId="77777777" w:rsidR="008602A2" w:rsidRDefault="008602A2">
            <w:pPr>
              <w:jc w:val="center"/>
              <w:rPr>
                <w:ins w:id="1177" w:author="Dr Fareeha Armughan" w:date="2026-08-03T00:00:00Z"/>
                <w:rFonts w:ascii="Calibri" w:hAnsi="Calibri" w:cs="Calibri"/>
                <w:b/>
                <w:bCs/>
                <w:sz w:val="16"/>
                <w:szCs w:val="16"/>
              </w:rPr>
            </w:pPr>
          </w:p>
        </w:tc>
        <w:tc>
          <w:tcPr>
            <w:tcW w:w="750" w:type="dxa"/>
            <w:vAlign w:val="center"/>
          </w:tcPr>
          <w:p w14:paraId="2D13E794" w14:textId="77777777" w:rsidR="008602A2" w:rsidRDefault="008602A2">
            <w:pPr>
              <w:jc w:val="center"/>
              <w:rPr>
                <w:ins w:id="1178" w:author="Dr Fareeha Armughan" w:date="2026-08-03T00:00:00Z"/>
                <w:rFonts w:ascii="Calibri" w:hAnsi="Calibri" w:cs="Calibri"/>
                <w:b/>
                <w:bCs/>
                <w:sz w:val="16"/>
                <w:szCs w:val="16"/>
              </w:rPr>
            </w:pPr>
          </w:p>
        </w:tc>
        <w:tc>
          <w:tcPr>
            <w:tcW w:w="750" w:type="dxa"/>
            <w:vAlign w:val="center"/>
          </w:tcPr>
          <w:p w14:paraId="6FA7EC4F" w14:textId="77777777" w:rsidR="008602A2" w:rsidRDefault="008602A2">
            <w:pPr>
              <w:jc w:val="center"/>
              <w:rPr>
                <w:ins w:id="1179" w:author="Dr Fareeha Armughan" w:date="2026-08-03T00:00:00Z"/>
                <w:rFonts w:ascii="Calibri" w:hAnsi="Calibri" w:cs="Calibri"/>
                <w:b/>
                <w:bCs/>
                <w:sz w:val="16"/>
                <w:szCs w:val="16"/>
              </w:rPr>
            </w:pPr>
          </w:p>
        </w:tc>
        <w:tc>
          <w:tcPr>
            <w:tcW w:w="750" w:type="dxa"/>
            <w:vAlign w:val="center"/>
          </w:tcPr>
          <w:p w14:paraId="182180D9" w14:textId="77777777" w:rsidR="008602A2" w:rsidRDefault="008602A2">
            <w:pPr>
              <w:jc w:val="center"/>
              <w:rPr>
                <w:ins w:id="1180" w:author="Dr Fareeha Armughan" w:date="2026-08-03T00:00:00Z"/>
                <w:rFonts w:ascii="Calibri" w:hAnsi="Calibri" w:cs="Calibri"/>
                <w:b/>
                <w:bCs/>
                <w:sz w:val="16"/>
                <w:szCs w:val="16"/>
              </w:rPr>
            </w:pPr>
          </w:p>
        </w:tc>
        <w:tc>
          <w:tcPr>
            <w:tcW w:w="750" w:type="dxa"/>
            <w:vAlign w:val="center"/>
          </w:tcPr>
          <w:p w14:paraId="5858B8C2" w14:textId="77777777" w:rsidR="008602A2" w:rsidRDefault="00EC679A">
            <w:pPr>
              <w:jc w:val="center"/>
              <w:rPr>
                <w:ins w:id="1181" w:author="Dr Fareeha Armughan" w:date="2026-08-03T00:00:00Z"/>
                <w:rFonts w:ascii="Calibri" w:hAnsi="Calibri" w:cs="Calibri"/>
                <w:b/>
                <w:bCs/>
                <w:sz w:val="16"/>
                <w:szCs w:val="16"/>
              </w:rPr>
            </w:pPr>
            <w:ins w:id="1182" w:author="Dr Fareeha Armughan" w:date="2026-08-03T00:00:00Z">
              <w:r>
                <w:rPr>
                  <w:rFonts w:ascii="Calibri" w:hAnsi="Calibri" w:cs="Calibri"/>
                  <w:b/>
                  <w:bCs/>
                  <w:sz w:val="16"/>
                  <w:szCs w:val="16"/>
                </w:rPr>
                <w:t>X</w:t>
              </w:r>
            </w:ins>
          </w:p>
        </w:tc>
        <w:tc>
          <w:tcPr>
            <w:tcW w:w="750" w:type="dxa"/>
            <w:vAlign w:val="center"/>
          </w:tcPr>
          <w:p w14:paraId="5EB4BF98" w14:textId="77777777" w:rsidR="008602A2" w:rsidRDefault="00EC679A">
            <w:pPr>
              <w:jc w:val="center"/>
              <w:rPr>
                <w:ins w:id="1183" w:author="Dr Fareeha Armughan" w:date="2026-08-03T00:00:00Z"/>
                <w:rFonts w:ascii="Calibri" w:hAnsi="Calibri" w:cs="Calibri"/>
                <w:b/>
                <w:bCs/>
                <w:sz w:val="16"/>
                <w:szCs w:val="16"/>
              </w:rPr>
            </w:pPr>
            <w:ins w:id="1184" w:author="Dr Fareeha Armughan" w:date="2026-08-03T00:00:00Z">
              <w:r>
                <w:rPr>
                  <w:rFonts w:ascii="Calibri" w:hAnsi="Calibri" w:cs="Calibri"/>
                  <w:b/>
                  <w:bCs/>
                  <w:sz w:val="16"/>
                  <w:szCs w:val="16"/>
                </w:rPr>
                <w:t>X</w:t>
              </w:r>
            </w:ins>
          </w:p>
        </w:tc>
        <w:tc>
          <w:tcPr>
            <w:tcW w:w="750" w:type="dxa"/>
            <w:vAlign w:val="center"/>
          </w:tcPr>
          <w:p w14:paraId="5727113E" w14:textId="77777777" w:rsidR="008602A2" w:rsidRDefault="008602A2">
            <w:pPr>
              <w:jc w:val="center"/>
              <w:rPr>
                <w:ins w:id="1185" w:author="Dr Fareeha Armughan" w:date="2026-08-03T00:00:00Z"/>
                <w:rFonts w:ascii="Calibri" w:hAnsi="Calibri" w:cs="Calibri"/>
                <w:b/>
                <w:bCs/>
                <w:sz w:val="16"/>
                <w:szCs w:val="16"/>
              </w:rPr>
            </w:pPr>
          </w:p>
        </w:tc>
        <w:tc>
          <w:tcPr>
            <w:tcW w:w="750" w:type="dxa"/>
            <w:vAlign w:val="center"/>
          </w:tcPr>
          <w:p w14:paraId="10CD6E5D" w14:textId="77777777" w:rsidR="008602A2" w:rsidRDefault="008602A2">
            <w:pPr>
              <w:jc w:val="center"/>
              <w:rPr>
                <w:ins w:id="1186" w:author="Dr Fareeha Armughan" w:date="2026-08-03T00:00:00Z"/>
                <w:rFonts w:ascii="Calibri" w:hAnsi="Calibri" w:cs="Calibri"/>
                <w:b/>
                <w:bCs/>
                <w:sz w:val="16"/>
                <w:szCs w:val="16"/>
              </w:rPr>
            </w:pPr>
          </w:p>
        </w:tc>
      </w:tr>
      <w:tr w:rsidR="008602A2" w14:paraId="58B85A93" w14:textId="77777777">
        <w:trPr>
          <w:ins w:id="1187" w:author="Dr Fareeha Armughan" w:date="2026-08-03T00:00:00Z"/>
        </w:trPr>
        <w:tc>
          <w:tcPr>
            <w:tcW w:w="3016" w:type="dxa"/>
            <w:vAlign w:val="center"/>
          </w:tcPr>
          <w:p w14:paraId="55F02B94" w14:textId="77777777" w:rsidR="008602A2" w:rsidRDefault="00EC679A">
            <w:pPr>
              <w:rPr>
                <w:ins w:id="1188" w:author="Dr Fareeha Armughan" w:date="2026-08-03T00:00:00Z"/>
                <w:rFonts w:ascii="Calibri" w:hAnsi="Calibri" w:cs="Calibri"/>
                <w:sz w:val="16"/>
                <w:szCs w:val="16"/>
              </w:rPr>
            </w:pPr>
            <w:ins w:id="1189" w:author="Dr Fareeha Armughan" w:date="2026-08-03T00:00:00Z">
              <w:r>
                <w:rPr>
                  <w:rFonts w:ascii="Calibri" w:hAnsi="Calibri" w:cs="Calibri"/>
                  <w:sz w:val="16"/>
                  <w:szCs w:val="16"/>
                </w:rPr>
                <w:t>4.5 Enrolment &amp; follow up of 10,000 Urban Informal Workers in the co-contributory saving scheme (09 months)</w:t>
              </w:r>
            </w:ins>
          </w:p>
        </w:tc>
        <w:tc>
          <w:tcPr>
            <w:tcW w:w="750" w:type="dxa"/>
            <w:vAlign w:val="center"/>
          </w:tcPr>
          <w:p w14:paraId="79C4B8E2" w14:textId="77777777" w:rsidR="008602A2" w:rsidRDefault="008602A2">
            <w:pPr>
              <w:jc w:val="center"/>
              <w:rPr>
                <w:ins w:id="1190" w:author="Dr Fareeha Armughan" w:date="2026-08-03T00:00:00Z"/>
                <w:rFonts w:ascii="Calibri" w:hAnsi="Calibri" w:cs="Calibri"/>
                <w:b/>
                <w:bCs/>
                <w:sz w:val="16"/>
                <w:szCs w:val="16"/>
              </w:rPr>
            </w:pPr>
          </w:p>
        </w:tc>
        <w:tc>
          <w:tcPr>
            <w:tcW w:w="750" w:type="dxa"/>
            <w:vAlign w:val="center"/>
          </w:tcPr>
          <w:p w14:paraId="0AF5BA6E" w14:textId="77777777" w:rsidR="008602A2" w:rsidRDefault="008602A2">
            <w:pPr>
              <w:jc w:val="center"/>
              <w:rPr>
                <w:ins w:id="1191" w:author="Dr Fareeha Armughan" w:date="2026-08-03T00:00:00Z"/>
                <w:rFonts w:ascii="Calibri" w:hAnsi="Calibri" w:cs="Calibri"/>
                <w:b/>
                <w:bCs/>
                <w:sz w:val="16"/>
                <w:szCs w:val="16"/>
              </w:rPr>
            </w:pPr>
          </w:p>
        </w:tc>
        <w:tc>
          <w:tcPr>
            <w:tcW w:w="750" w:type="dxa"/>
            <w:vAlign w:val="center"/>
          </w:tcPr>
          <w:p w14:paraId="0FFDB8E6" w14:textId="77777777" w:rsidR="008602A2" w:rsidRDefault="008602A2">
            <w:pPr>
              <w:jc w:val="center"/>
              <w:rPr>
                <w:ins w:id="1192" w:author="Dr Fareeha Armughan" w:date="2026-08-03T00:00:00Z"/>
                <w:rFonts w:ascii="Calibri" w:hAnsi="Calibri" w:cs="Calibri"/>
                <w:b/>
                <w:bCs/>
                <w:sz w:val="16"/>
                <w:szCs w:val="16"/>
              </w:rPr>
            </w:pPr>
          </w:p>
        </w:tc>
        <w:tc>
          <w:tcPr>
            <w:tcW w:w="750" w:type="dxa"/>
            <w:vAlign w:val="center"/>
          </w:tcPr>
          <w:p w14:paraId="13AB061B" w14:textId="77777777" w:rsidR="008602A2" w:rsidRDefault="008602A2">
            <w:pPr>
              <w:jc w:val="center"/>
              <w:rPr>
                <w:ins w:id="1193" w:author="Dr Fareeha Armughan" w:date="2026-08-03T00:00:00Z"/>
                <w:rFonts w:ascii="Calibri" w:hAnsi="Calibri" w:cs="Calibri"/>
                <w:b/>
                <w:bCs/>
                <w:sz w:val="16"/>
                <w:szCs w:val="16"/>
              </w:rPr>
            </w:pPr>
          </w:p>
        </w:tc>
        <w:tc>
          <w:tcPr>
            <w:tcW w:w="750" w:type="dxa"/>
            <w:vAlign w:val="center"/>
          </w:tcPr>
          <w:p w14:paraId="2315F647" w14:textId="77777777" w:rsidR="008602A2" w:rsidRDefault="008602A2">
            <w:pPr>
              <w:jc w:val="center"/>
              <w:rPr>
                <w:ins w:id="1194" w:author="Dr Fareeha Armughan" w:date="2026-08-03T00:00:00Z"/>
                <w:rFonts w:ascii="Calibri" w:hAnsi="Calibri" w:cs="Calibri"/>
                <w:b/>
                <w:bCs/>
                <w:sz w:val="16"/>
                <w:szCs w:val="16"/>
              </w:rPr>
            </w:pPr>
          </w:p>
        </w:tc>
        <w:tc>
          <w:tcPr>
            <w:tcW w:w="750" w:type="dxa"/>
            <w:vAlign w:val="center"/>
          </w:tcPr>
          <w:p w14:paraId="1C95CBAD" w14:textId="77777777" w:rsidR="008602A2" w:rsidRDefault="008602A2">
            <w:pPr>
              <w:jc w:val="center"/>
              <w:rPr>
                <w:ins w:id="1195" w:author="Dr Fareeha Armughan" w:date="2026-08-03T00:00:00Z"/>
                <w:rFonts w:ascii="Calibri" w:hAnsi="Calibri" w:cs="Calibri"/>
                <w:b/>
                <w:bCs/>
                <w:sz w:val="16"/>
                <w:szCs w:val="16"/>
              </w:rPr>
            </w:pPr>
          </w:p>
        </w:tc>
        <w:tc>
          <w:tcPr>
            <w:tcW w:w="750" w:type="dxa"/>
            <w:vAlign w:val="center"/>
          </w:tcPr>
          <w:p w14:paraId="39B36312" w14:textId="77777777" w:rsidR="008602A2" w:rsidRDefault="00EC679A">
            <w:pPr>
              <w:jc w:val="center"/>
              <w:rPr>
                <w:ins w:id="1196" w:author="Dr Fareeha Armughan" w:date="2026-08-03T00:00:00Z"/>
                <w:rFonts w:ascii="Calibri" w:hAnsi="Calibri" w:cs="Calibri"/>
                <w:b/>
                <w:bCs/>
                <w:sz w:val="16"/>
                <w:szCs w:val="16"/>
              </w:rPr>
            </w:pPr>
            <w:ins w:id="1197" w:author="Dr Fareeha Armughan" w:date="2026-08-03T00:00:00Z">
              <w:r>
                <w:rPr>
                  <w:rFonts w:ascii="Calibri" w:hAnsi="Calibri" w:cs="Calibri"/>
                  <w:b/>
                  <w:bCs/>
                  <w:sz w:val="16"/>
                  <w:szCs w:val="16"/>
                </w:rPr>
                <w:t>X</w:t>
              </w:r>
            </w:ins>
          </w:p>
        </w:tc>
        <w:tc>
          <w:tcPr>
            <w:tcW w:w="750" w:type="dxa"/>
            <w:vAlign w:val="center"/>
          </w:tcPr>
          <w:p w14:paraId="31EC7E5C" w14:textId="77777777" w:rsidR="008602A2" w:rsidRDefault="00EC679A">
            <w:pPr>
              <w:jc w:val="center"/>
              <w:rPr>
                <w:ins w:id="1198" w:author="Dr Fareeha Armughan" w:date="2026-08-03T00:00:00Z"/>
                <w:rFonts w:ascii="Calibri" w:hAnsi="Calibri" w:cs="Calibri"/>
                <w:b/>
                <w:bCs/>
                <w:sz w:val="16"/>
                <w:szCs w:val="16"/>
              </w:rPr>
            </w:pPr>
            <w:ins w:id="1199" w:author="Dr Fareeha Armughan" w:date="2026-08-03T00:00:00Z">
              <w:r>
                <w:rPr>
                  <w:rFonts w:ascii="Calibri" w:hAnsi="Calibri" w:cs="Calibri"/>
                  <w:b/>
                  <w:bCs/>
                  <w:sz w:val="16"/>
                  <w:szCs w:val="16"/>
                </w:rPr>
                <w:t>X</w:t>
              </w:r>
            </w:ins>
          </w:p>
        </w:tc>
      </w:tr>
      <w:tr w:rsidR="008602A2" w14:paraId="311B6369" w14:textId="77777777">
        <w:trPr>
          <w:ins w:id="1200" w:author="Dr Fareeha Armughan" w:date="2026-08-03T00:00:00Z"/>
        </w:trPr>
        <w:tc>
          <w:tcPr>
            <w:tcW w:w="3016" w:type="dxa"/>
            <w:vAlign w:val="center"/>
          </w:tcPr>
          <w:p w14:paraId="33779A5C" w14:textId="77777777" w:rsidR="008602A2" w:rsidRDefault="00EC679A">
            <w:pPr>
              <w:rPr>
                <w:ins w:id="1201" w:author="Dr Fareeha Armughan" w:date="2026-08-03T00:00:00Z"/>
                <w:rFonts w:ascii="Calibri" w:hAnsi="Calibri" w:cs="Calibri"/>
                <w:sz w:val="16"/>
                <w:szCs w:val="16"/>
              </w:rPr>
            </w:pPr>
            <w:ins w:id="1202" w:author="Dr Fareeha Armughan" w:date="2026-08-03T00:00:00Z">
              <w:r>
                <w:rPr>
                  <w:rFonts w:ascii="Calibri" w:hAnsi="Calibri" w:cs="Calibri"/>
                  <w:sz w:val="16"/>
                  <w:szCs w:val="16"/>
                </w:rPr>
                <w:t>4.6 Quarterly posting of the co-contributory matching amount by SDPI Finance</w:t>
              </w:r>
            </w:ins>
          </w:p>
        </w:tc>
        <w:tc>
          <w:tcPr>
            <w:tcW w:w="750" w:type="dxa"/>
            <w:vAlign w:val="center"/>
          </w:tcPr>
          <w:p w14:paraId="0E6996EA" w14:textId="77777777" w:rsidR="008602A2" w:rsidRDefault="008602A2">
            <w:pPr>
              <w:jc w:val="center"/>
              <w:rPr>
                <w:ins w:id="1203" w:author="Dr Fareeha Armughan" w:date="2026-08-03T00:00:00Z"/>
                <w:rFonts w:ascii="Calibri" w:hAnsi="Calibri" w:cs="Calibri"/>
                <w:b/>
                <w:bCs/>
                <w:sz w:val="16"/>
                <w:szCs w:val="16"/>
              </w:rPr>
            </w:pPr>
          </w:p>
        </w:tc>
        <w:tc>
          <w:tcPr>
            <w:tcW w:w="750" w:type="dxa"/>
            <w:vAlign w:val="center"/>
          </w:tcPr>
          <w:p w14:paraId="03CF3A2C" w14:textId="77777777" w:rsidR="008602A2" w:rsidRDefault="008602A2">
            <w:pPr>
              <w:jc w:val="center"/>
              <w:rPr>
                <w:ins w:id="1204" w:author="Dr Fareeha Armughan" w:date="2026-08-03T00:00:00Z"/>
                <w:rFonts w:ascii="Calibri" w:hAnsi="Calibri" w:cs="Calibri"/>
                <w:b/>
                <w:bCs/>
                <w:sz w:val="16"/>
                <w:szCs w:val="16"/>
              </w:rPr>
            </w:pPr>
          </w:p>
        </w:tc>
        <w:tc>
          <w:tcPr>
            <w:tcW w:w="750" w:type="dxa"/>
            <w:vAlign w:val="center"/>
          </w:tcPr>
          <w:p w14:paraId="3FF74F13" w14:textId="77777777" w:rsidR="008602A2" w:rsidRDefault="00EC679A">
            <w:pPr>
              <w:jc w:val="center"/>
              <w:rPr>
                <w:ins w:id="1205" w:author="Dr Fareeha Armughan" w:date="2026-08-03T00:00:00Z"/>
                <w:rFonts w:ascii="Calibri" w:hAnsi="Calibri" w:cs="Calibri"/>
                <w:b/>
                <w:bCs/>
                <w:sz w:val="16"/>
                <w:szCs w:val="16"/>
              </w:rPr>
            </w:pPr>
            <w:ins w:id="1206" w:author="Dr Fareeha Armughan" w:date="2026-08-03T00:00:00Z">
              <w:r>
                <w:rPr>
                  <w:rFonts w:ascii="Calibri" w:hAnsi="Calibri" w:cs="Calibri"/>
                  <w:b/>
                  <w:bCs/>
                  <w:sz w:val="16"/>
                  <w:szCs w:val="16"/>
                </w:rPr>
                <w:t>X</w:t>
              </w:r>
            </w:ins>
          </w:p>
        </w:tc>
        <w:tc>
          <w:tcPr>
            <w:tcW w:w="750" w:type="dxa"/>
            <w:vAlign w:val="center"/>
          </w:tcPr>
          <w:p w14:paraId="0DA1625F" w14:textId="77777777" w:rsidR="008602A2" w:rsidRDefault="008602A2">
            <w:pPr>
              <w:jc w:val="center"/>
              <w:rPr>
                <w:ins w:id="1207" w:author="Dr Fareeha Armughan" w:date="2026-08-03T00:00:00Z"/>
                <w:rFonts w:ascii="Calibri" w:hAnsi="Calibri" w:cs="Calibri"/>
                <w:b/>
                <w:bCs/>
                <w:sz w:val="16"/>
                <w:szCs w:val="16"/>
              </w:rPr>
            </w:pPr>
          </w:p>
        </w:tc>
        <w:tc>
          <w:tcPr>
            <w:tcW w:w="750" w:type="dxa"/>
            <w:vAlign w:val="center"/>
          </w:tcPr>
          <w:p w14:paraId="0347A185" w14:textId="77777777" w:rsidR="008602A2" w:rsidRDefault="008602A2">
            <w:pPr>
              <w:jc w:val="center"/>
              <w:rPr>
                <w:ins w:id="1208" w:author="Dr Fareeha Armughan" w:date="2026-08-03T00:00:00Z"/>
                <w:rFonts w:ascii="Calibri" w:hAnsi="Calibri" w:cs="Calibri"/>
                <w:b/>
                <w:bCs/>
                <w:sz w:val="16"/>
                <w:szCs w:val="16"/>
              </w:rPr>
            </w:pPr>
          </w:p>
        </w:tc>
        <w:tc>
          <w:tcPr>
            <w:tcW w:w="750" w:type="dxa"/>
            <w:vAlign w:val="center"/>
          </w:tcPr>
          <w:p w14:paraId="6E0C17F9" w14:textId="77777777" w:rsidR="008602A2" w:rsidRDefault="00EC679A">
            <w:pPr>
              <w:jc w:val="center"/>
              <w:rPr>
                <w:ins w:id="1209" w:author="Dr Fareeha Armughan" w:date="2026-08-03T00:00:00Z"/>
                <w:rFonts w:ascii="Calibri" w:hAnsi="Calibri" w:cs="Calibri"/>
                <w:b/>
                <w:bCs/>
                <w:sz w:val="16"/>
                <w:szCs w:val="16"/>
              </w:rPr>
            </w:pPr>
            <w:ins w:id="1210" w:author="Dr Fareeha Armughan" w:date="2026-08-03T00:00:00Z">
              <w:r>
                <w:rPr>
                  <w:rFonts w:ascii="Calibri" w:hAnsi="Calibri" w:cs="Calibri"/>
                  <w:b/>
                  <w:bCs/>
                  <w:sz w:val="16"/>
                  <w:szCs w:val="16"/>
                </w:rPr>
                <w:t>X</w:t>
              </w:r>
            </w:ins>
          </w:p>
        </w:tc>
        <w:tc>
          <w:tcPr>
            <w:tcW w:w="750" w:type="dxa"/>
            <w:vAlign w:val="center"/>
          </w:tcPr>
          <w:p w14:paraId="61008F30" w14:textId="77777777" w:rsidR="008602A2" w:rsidRDefault="008602A2">
            <w:pPr>
              <w:jc w:val="center"/>
              <w:rPr>
                <w:ins w:id="1211" w:author="Dr Fareeha Armughan" w:date="2026-08-03T00:00:00Z"/>
                <w:rFonts w:ascii="Calibri" w:hAnsi="Calibri" w:cs="Calibri"/>
                <w:b/>
                <w:bCs/>
                <w:sz w:val="16"/>
                <w:szCs w:val="16"/>
              </w:rPr>
            </w:pPr>
          </w:p>
        </w:tc>
        <w:tc>
          <w:tcPr>
            <w:tcW w:w="750" w:type="dxa"/>
            <w:vAlign w:val="center"/>
          </w:tcPr>
          <w:p w14:paraId="6D820C36" w14:textId="77777777" w:rsidR="008602A2" w:rsidRDefault="008602A2">
            <w:pPr>
              <w:jc w:val="center"/>
              <w:rPr>
                <w:ins w:id="1212" w:author="Dr Fareeha Armughan" w:date="2026-08-03T00:00:00Z"/>
                <w:rFonts w:ascii="Calibri" w:hAnsi="Calibri" w:cs="Calibri"/>
                <w:b/>
                <w:bCs/>
                <w:sz w:val="16"/>
                <w:szCs w:val="16"/>
              </w:rPr>
            </w:pPr>
          </w:p>
        </w:tc>
      </w:tr>
      <w:tr w:rsidR="008602A2" w14:paraId="5655F0B3" w14:textId="77777777">
        <w:trPr>
          <w:ins w:id="1213" w:author="Dr Fareeha Armughan" w:date="2026-08-03T00:00:00Z"/>
        </w:trPr>
        <w:tc>
          <w:tcPr>
            <w:tcW w:w="9016" w:type="dxa"/>
            <w:gridSpan w:val="9"/>
            <w:shd w:val="clear" w:color="auto" w:fill="D9D9D9" w:themeFill="background1" w:themeFillShade="D9"/>
            <w:vAlign w:val="center"/>
          </w:tcPr>
          <w:p w14:paraId="02C18D4A" w14:textId="77777777" w:rsidR="008602A2" w:rsidRDefault="00EC679A">
            <w:pPr>
              <w:rPr>
                <w:ins w:id="1214" w:author="Dr Fareeha Armughan" w:date="2026-08-03T00:00:00Z"/>
                <w:rFonts w:ascii="Calibri" w:hAnsi="Calibri" w:cs="Calibri"/>
                <w:b/>
                <w:bCs/>
                <w:sz w:val="16"/>
                <w:szCs w:val="16"/>
              </w:rPr>
            </w:pPr>
            <w:ins w:id="1215" w:author="Dr Fareeha Armughan" w:date="2026-08-03T00:00:00Z">
              <w:r>
                <w:rPr>
                  <w:rFonts w:ascii="Calibri" w:hAnsi="Calibri" w:cs="Calibri"/>
                  <w:b/>
                  <w:bCs/>
                  <w:sz w:val="16"/>
                  <w:szCs w:val="16"/>
                </w:rPr>
                <w:t>Milestone 4 (continued): [Follow Up of the Co-contributory Saving Scheme &amp; Project Closure]</w:t>
              </w:r>
            </w:ins>
          </w:p>
        </w:tc>
      </w:tr>
      <w:tr w:rsidR="008602A2" w14:paraId="443100FA" w14:textId="77777777">
        <w:trPr>
          <w:ins w:id="1216" w:author="Dr Fareeha Armughan" w:date="2026-08-03T00:00:00Z"/>
        </w:trPr>
        <w:tc>
          <w:tcPr>
            <w:tcW w:w="3016" w:type="dxa"/>
            <w:shd w:val="clear" w:color="auto" w:fill="D9D9D9" w:themeFill="background1" w:themeFillShade="D9"/>
            <w:vAlign w:val="center"/>
          </w:tcPr>
          <w:p w14:paraId="39FFF24D" w14:textId="77777777" w:rsidR="008602A2" w:rsidRDefault="00EC679A">
            <w:pPr>
              <w:rPr>
                <w:ins w:id="1217" w:author="Dr Fareeha Armughan" w:date="2026-08-03T00:00:00Z"/>
                <w:rFonts w:ascii="Calibri" w:hAnsi="Calibri" w:cs="Calibri"/>
                <w:b/>
                <w:bCs/>
                <w:sz w:val="16"/>
                <w:szCs w:val="16"/>
              </w:rPr>
            </w:pPr>
            <w:ins w:id="1218" w:author="Dr Fareeha Armughan" w:date="2026-08-03T00:00:00Z">
              <w:r>
                <w:rPr>
                  <w:rFonts w:ascii="Calibri" w:hAnsi="Calibri" w:cs="Calibri"/>
                  <w:b/>
                  <w:bCs/>
                  <w:sz w:val="16"/>
                  <w:szCs w:val="16"/>
                </w:rPr>
                <w:t>Activities</w:t>
              </w:r>
            </w:ins>
          </w:p>
        </w:tc>
        <w:tc>
          <w:tcPr>
            <w:tcW w:w="750" w:type="dxa"/>
            <w:shd w:val="clear" w:color="auto" w:fill="D9D9D9" w:themeFill="background1" w:themeFillShade="D9"/>
            <w:vAlign w:val="center"/>
          </w:tcPr>
          <w:p w14:paraId="2AFF3456" w14:textId="77777777" w:rsidR="008602A2" w:rsidRDefault="00EC679A">
            <w:pPr>
              <w:jc w:val="center"/>
              <w:rPr>
                <w:ins w:id="1219" w:author="Dr Fareeha Armughan" w:date="2026-08-03T00:00:00Z"/>
                <w:rFonts w:ascii="Calibri" w:hAnsi="Calibri" w:cs="Calibri"/>
                <w:b/>
                <w:bCs/>
                <w:sz w:val="14"/>
                <w:szCs w:val="14"/>
              </w:rPr>
            </w:pPr>
            <w:ins w:id="1220" w:author="Dr Fareeha Armughan" w:date="2026-08-03T00:00:00Z">
              <w:r>
                <w:rPr>
                  <w:rFonts w:ascii="Calibri" w:hAnsi="Calibri" w:cs="Calibri"/>
                  <w:b/>
                  <w:bCs/>
                  <w:sz w:val="14"/>
                  <w:szCs w:val="14"/>
                </w:rPr>
                <w:t>Mon 25</w:t>
              </w:r>
            </w:ins>
          </w:p>
        </w:tc>
        <w:tc>
          <w:tcPr>
            <w:tcW w:w="750" w:type="dxa"/>
            <w:shd w:val="clear" w:color="auto" w:fill="D9D9D9" w:themeFill="background1" w:themeFillShade="D9"/>
            <w:vAlign w:val="center"/>
          </w:tcPr>
          <w:p w14:paraId="1B87A235" w14:textId="77777777" w:rsidR="008602A2" w:rsidRDefault="00EC679A">
            <w:pPr>
              <w:jc w:val="center"/>
              <w:rPr>
                <w:ins w:id="1221" w:author="Dr Fareeha Armughan" w:date="2026-08-03T00:00:00Z"/>
                <w:rFonts w:ascii="Calibri" w:hAnsi="Calibri" w:cs="Calibri"/>
                <w:b/>
                <w:bCs/>
                <w:sz w:val="14"/>
                <w:szCs w:val="14"/>
              </w:rPr>
            </w:pPr>
            <w:ins w:id="1222" w:author="Dr Fareeha Armughan" w:date="2026-08-03T00:00:00Z">
              <w:r>
                <w:rPr>
                  <w:rFonts w:ascii="Calibri" w:hAnsi="Calibri" w:cs="Calibri"/>
                  <w:b/>
                  <w:bCs/>
                  <w:sz w:val="14"/>
                  <w:szCs w:val="14"/>
                </w:rPr>
                <w:t>Mon 26</w:t>
              </w:r>
            </w:ins>
          </w:p>
        </w:tc>
        <w:tc>
          <w:tcPr>
            <w:tcW w:w="750" w:type="dxa"/>
            <w:shd w:val="clear" w:color="auto" w:fill="D9D9D9" w:themeFill="background1" w:themeFillShade="D9"/>
            <w:vAlign w:val="center"/>
          </w:tcPr>
          <w:p w14:paraId="3D66925D" w14:textId="77777777" w:rsidR="008602A2" w:rsidRDefault="00EC679A">
            <w:pPr>
              <w:jc w:val="center"/>
              <w:rPr>
                <w:ins w:id="1223" w:author="Dr Fareeha Armughan" w:date="2026-08-03T00:00:00Z"/>
                <w:rFonts w:ascii="Calibri" w:hAnsi="Calibri" w:cs="Calibri"/>
                <w:b/>
                <w:bCs/>
                <w:sz w:val="14"/>
                <w:szCs w:val="14"/>
              </w:rPr>
            </w:pPr>
            <w:ins w:id="1224" w:author="Dr Fareeha Armughan" w:date="2026-08-03T00:00:00Z">
              <w:r>
                <w:rPr>
                  <w:rFonts w:ascii="Calibri" w:hAnsi="Calibri" w:cs="Calibri"/>
                  <w:b/>
                  <w:bCs/>
                  <w:sz w:val="14"/>
                  <w:szCs w:val="14"/>
                </w:rPr>
                <w:t>Mon 27</w:t>
              </w:r>
            </w:ins>
          </w:p>
        </w:tc>
        <w:tc>
          <w:tcPr>
            <w:tcW w:w="750" w:type="dxa"/>
            <w:shd w:val="clear" w:color="auto" w:fill="D9D9D9" w:themeFill="background1" w:themeFillShade="D9"/>
            <w:vAlign w:val="center"/>
          </w:tcPr>
          <w:p w14:paraId="2309BBB9" w14:textId="77777777" w:rsidR="008602A2" w:rsidRDefault="00EC679A">
            <w:pPr>
              <w:jc w:val="center"/>
              <w:rPr>
                <w:ins w:id="1225" w:author="Dr Fareeha Armughan" w:date="2026-08-03T00:00:00Z"/>
                <w:rFonts w:ascii="Calibri" w:hAnsi="Calibri" w:cs="Calibri"/>
                <w:b/>
                <w:bCs/>
                <w:sz w:val="14"/>
                <w:szCs w:val="14"/>
              </w:rPr>
            </w:pPr>
            <w:ins w:id="1226" w:author="Dr Fareeha Armughan" w:date="2026-08-03T00:00:00Z">
              <w:r>
                <w:rPr>
                  <w:rFonts w:ascii="Calibri" w:hAnsi="Calibri" w:cs="Calibri"/>
                  <w:b/>
                  <w:bCs/>
                  <w:sz w:val="14"/>
                  <w:szCs w:val="14"/>
                </w:rPr>
                <w:t>Mon 28</w:t>
              </w:r>
            </w:ins>
          </w:p>
        </w:tc>
        <w:tc>
          <w:tcPr>
            <w:tcW w:w="750" w:type="dxa"/>
            <w:shd w:val="clear" w:color="auto" w:fill="D9D9D9" w:themeFill="background1" w:themeFillShade="D9"/>
            <w:vAlign w:val="center"/>
          </w:tcPr>
          <w:p w14:paraId="47737C0D" w14:textId="77777777" w:rsidR="008602A2" w:rsidRDefault="00EC679A">
            <w:pPr>
              <w:jc w:val="center"/>
              <w:rPr>
                <w:ins w:id="1227" w:author="Dr Fareeha Armughan" w:date="2026-08-03T00:00:00Z"/>
                <w:rFonts w:ascii="Calibri" w:hAnsi="Calibri" w:cs="Calibri"/>
                <w:b/>
                <w:bCs/>
                <w:sz w:val="14"/>
                <w:szCs w:val="14"/>
              </w:rPr>
            </w:pPr>
            <w:ins w:id="1228" w:author="Dr Fareeha Armughan" w:date="2026-08-03T00:00:00Z">
              <w:r>
                <w:rPr>
                  <w:rFonts w:ascii="Calibri" w:hAnsi="Calibri" w:cs="Calibri"/>
                  <w:b/>
                  <w:bCs/>
                  <w:sz w:val="14"/>
                  <w:szCs w:val="14"/>
                </w:rPr>
                <w:t>Mon 29</w:t>
              </w:r>
            </w:ins>
          </w:p>
        </w:tc>
        <w:tc>
          <w:tcPr>
            <w:tcW w:w="750" w:type="dxa"/>
            <w:shd w:val="clear" w:color="auto" w:fill="D9D9D9" w:themeFill="background1" w:themeFillShade="D9"/>
            <w:vAlign w:val="center"/>
          </w:tcPr>
          <w:p w14:paraId="346AE261" w14:textId="77777777" w:rsidR="008602A2" w:rsidRDefault="00EC679A">
            <w:pPr>
              <w:jc w:val="center"/>
              <w:rPr>
                <w:ins w:id="1229" w:author="Dr Fareeha Armughan" w:date="2026-08-03T00:00:00Z"/>
                <w:rFonts w:ascii="Calibri" w:hAnsi="Calibri" w:cs="Calibri"/>
                <w:b/>
                <w:bCs/>
                <w:sz w:val="14"/>
                <w:szCs w:val="14"/>
              </w:rPr>
            </w:pPr>
            <w:ins w:id="1230" w:author="Dr Fareeha Armughan" w:date="2026-08-03T00:00:00Z">
              <w:r>
                <w:rPr>
                  <w:rFonts w:ascii="Calibri" w:hAnsi="Calibri" w:cs="Calibri"/>
                  <w:b/>
                  <w:bCs/>
                  <w:sz w:val="14"/>
                  <w:szCs w:val="14"/>
                </w:rPr>
                <w:t>Mon 30</w:t>
              </w:r>
            </w:ins>
          </w:p>
        </w:tc>
        <w:tc>
          <w:tcPr>
            <w:tcW w:w="750" w:type="dxa"/>
            <w:shd w:val="clear" w:color="auto" w:fill="D9D9D9" w:themeFill="background1" w:themeFillShade="D9"/>
            <w:vAlign w:val="center"/>
          </w:tcPr>
          <w:p w14:paraId="037B6D0C" w14:textId="77777777" w:rsidR="008602A2" w:rsidRDefault="008602A2">
            <w:pPr>
              <w:jc w:val="center"/>
              <w:rPr>
                <w:ins w:id="1231" w:author="Dr Fareeha Armughan" w:date="2026-08-03T00:00:00Z"/>
                <w:rFonts w:ascii="Calibri" w:hAnsi="Calibri" w:cs="Calibri"/>
                <w:b/>
                <w:bCs/>
                <w:sz w:val="14"/>
                <w:szCs w:val="14"/>
              </w:rPr>
            </w:pPr>
          </w:p>
        </w:tc>
        <w:tc>
          <w:tcPr>
            <w:tcW w:w="750" w:type="dxa"/>
            <w:shd w:val="clear" w:color="auto" w:fill="D9D9D9" w:themeFill="background1" w:themeFillShade="D9"/>
            <w:vAlign w:val="center"/>
          </w:tcPr>
          <w:p w14:paraId="3113159D" w14:textId="77777777" w:rsidR="008602A2" w:rsidRDefault="008602A2">
            <w:pPr>
              <w:jc w:val="center"/>
              <w:rPr>
                <w:ins w:id="1232" w:author="Dr Fareeha Armughan" w:date="2026-08-03T00:00:00Z"/>
                <w:rFonts w:ascii="Calibri" w:hAnsi="Calibri" w:cs="Calibri"/>
                <w:b/>
                <w:bCs/>
                <w:sz w:val="14"/>
                <w:szCs w:val="14"/>
              </w:rPr>
            </w:pPr>
          </w:p>
        </w:tc>
      </w:tr>
      <w:tr w:rsidR="008602A2" w14:paraId="401C83A3" w14:textId="77777777">
        <w:trPr>
          <w:ins w:id="1233" w:author="Dr Fareeha Armughan" w:date="2026-08-03T00:00:00Z"/>
        </w:trPr>
        <w:tc>
          <w:tcPr>
            <w:tcW w:w="3016" w:type="dxa"/>
            <w:vAlign w:val="center"/>
          </w:tcPr>
          <w:p w14:paraId="26FF419A" w14:textId="77777777" w:rsidR="008602A2" w:rsidRDefault="00EC679A">
            <w:pPr>
              <w:rPr>
                <w:ins w:id="1234" w:author="Dr Fareeha Armughan" w:date="2026-08-03T00:00:00Z"/>
                <w:rFonts w:ascii="Calibri" w:hAnsi="Calibri" w:cs="Calibri"/>
                <w:sz w:val="16"/>
                <w:szCs w:val="16"/>
              </w:rPr>
            </w:pPr>
            <w:ins w:id="1235" w:author="Dr Fareeha Armughan" w:date="2026-08-03T00:00:00Z">
              <w:r>
                <w:rPr>
                  <w:rFonts w:ascii="Calibri" w:hAnsi="Calibri" w:cs="Calibri"/>
                  <w:sz w:val="16"/>
                  <w:szCs w:val="16"/>
                </w:rPr>
                <w:t>4.2 / 4.5 Follow up of the co-contributory saving scheme — Agriculture Women Workers &amp; Urban Informal Workers (25,000 in total)</w:t>
              </w:r>
            </w:ins>
          </w:p>
        </w:tc>
        <w:tc>
          <w:tcPr>
            <w:tcW w:w="750" w:type="dxa"/>
            <w:vAlign w:val="center"/>
          </w:tcPr>
          <w:p w14:paraId="29846F10" w14:textId="77777777" w:rsidR="008602A2" w:rsidRDefault="00EC679A">
            <w:pPr>
              <w:jc w:val="center"/>
              <w:rPr>
                <w:ins w:id="1236" w:author="Dr Fareeha Armughan" w:date="2026-08-03T00:00:00Z"/>
                <w:rFonts w:ascii="Calibri" w:hAnsi="Calibri" w:cs="Calibri"/>
                <w:b/>
                <w:bCs/>
                <w:sz w:val="16"/>
                <w:szCs w:val="16"/>
              </w:rPr>
            </w:pPr>
            <w:ins w:id="1237" w:author="Dr Fareeha Armughan" w:date="2026-08-03T00:00:00Z">
              <w:r>
                <w:rPr>
                  <w:rFonts w:ascii="Calibri" w:hAnsi="Calibri" w:cs="Calibri"/>
                  <w:b/>
                  <w:bCs/>
                  <w:sz w:val="16"/>
                  <w:szCs w:val="16"/>
                </w:rPr>
                <w:t>X</w:t>
              </w:r>
            </w:ins>
          </w:p>
        </w:tc>
        <w:tc>
          <w:tcPr>
            <w:tcW w:w="750" w:type="dxa"/>
            <w:vAlign w:val="center"/>
          </w:tcPr>
          <w:p w14:paraId="58A5828A" w14:textId="77777777" w:rsidR="008602A2" w:rsidRDefault="00EC679A">
            <w:pPr>
              <w:jc w:val="center"/>
              <w:rPr>
                <w:ins w:id="1238" w:author="Dr Fareeha Armughan" w:date="2026-08-03T00:00:00Z"/>
                <w:rFonts w:ascii="Calibri" w:hAnsi="Calibri" w:cs="Calibri"/>
                <w:b/>
                <w:bCs/>
                <w:sz w:val="16"/>
                <w:szCs w:val="16"/>
              </w:rPr>
            </w:pPr>
            <w:ins w:id="1239" w:author="Dr Fareeha Armughan" w:date="2026-08-03T00:00:00Z">
              <w:r>
                <w:rPr>
                  <w:rFonts w:ascii="Calibri" w:hAnsi="Calibri" w:cs="Calibri"/>
                  <w:b/>
                  <w:bCs/>
                  <w:sz w:val="16"/>
                  <w:szCs w:val="16"/>
                </w:rPr>
                <w:t>X</w:t>
              </w:r>
            </w:ins>
          </w:p>
        </w:tc>
        <w:tc>
          <w:tcPr>
            <w:tcW w:w="750" w:type="dxa"/>
            <w:vAlign w:val="center"/>
          </w:tcPr>
          <w:p w14:paraId="608DDE25" w14:textId="77777777" w:rsidR="008602A2" w:rsidRDefault="00EC679A">
            <w:pPr>
              <w:jc w:val="center"/>
              <w:rPr>
                <w:ins w:id="1240" w:author="Dr Fareeha Armughan" w:date="2026-08-03T00:00:00Z"/>
                <w:rFonts w:ascii="Calibri" w:hAnsi="Calibri" w:cs="Calibri"/>
                <w:b/>
                <w:bCs/>
                <w:sz w:val="16"/>
                <w:szCs w:val="16"/>
              </w:rPr>
            </w:pPr>
            <w:ins w:id="1241" w:author="Dr Fareeha Armughan" w:date="2026-08-03T00:00:00Z">
              <w:r>
                <w:rPr>
                  <w:rFonts w:ascii="Calibri" w:hAnsi="Calibri" w:cs="Calibri"/>
                  <w:b/>
                  <w:bCs/>
                  <w:sz w:val="16"/>
                  <w:szCs w:val="16"/>
                </w:rPr>
                <w:t>X</w:t>
              </w:r>
            </w:ins>
          </w:p>
        </w:tc>
        <w:tc>
          <w:tcPr>
            <w:tcW w:w="750" w:type="dxa"/>
            <w:vAlign w:val="center"/>
          </w:tcPr>
          <w:p w14:paraId="3D900E81" w14:textId="77777777" w:rsidR="008602A2" w:rsidRDefault="00EC679A">
            <w:pPr>
              <w:jc w:val="center"/>
              <w:rPr>
                <w:ins w:id="1242" w:author="Dr Fareeha Armughan" w:date="2026-08-03T00:00:00Z"/>
                <w:rFonts w:ascii="Calibri" w:hAnsi="Calibri" w:cs="Calibri"/>
                <w:b/>
                <w:bCs/>
                <w:sz w:val="16"/>
                <w:szCs w:val="16"/>
              </w:rPr>
            </w:pPr>
            <w:ins w:id="1243" w:author="Dr Fareeha Armughan" w:date="2026-08-03T00:00:00Z">
              <w:r>
                <w:rPr>
                  <w:rFonts w:ascii="Calibri" w:hAnsi="Calibri" w:cs="Calibri"/>
                  <w:b/>
                  <w:bCs/>
                  <w:sz w:val="16"/>
                  <w:szCs w:val="16"/>
                </w:rPr>
                <w:t>X</w:t>
              </w:r>
            </w:ins>
          </w:p>
        </w:tc>
        <w:tc>
          <w:tcPr>
            <w:tcW w:w="750" w:type="dxa"/>
            <w:vAlign w:val="center"/>
          </w:tcPr>
          <w:p w14:paraId="5A893544" w14:textId="77777777" w:rsidR="008602A2" w:rsidRDefault="00EC679A">
            <w:pPr>
              <w:jc w:val="center"/>
              <w:rPr>
                <w:ins w:id="1244" w:author="Dr Fareeha Armughan" w:date="2026-08-03T00:00:00Z"/>
                <w:rFonts w:ascii="Calibri" w:hAnsi="Calibri" w:cs="Calibri"/>
                <w:b/>
                <w:bCs/>
                <w:sz w:val="16"/>
                <w:szCs w:val="16"/>
              </w:rPr>
            </w:pPr>
            <w:ins w:id="1245" w:author="Dr Fareeha Armughan" w:date="2026-08-03T00:00:00Z">
              <w:r>
                <w:rPr>
                  <w:rFonts w:ascii="Calibri" w:hAnsi="Calibri" w:cs="Calibri"/>
                  <w:b/>
                  <w:bCs/>
                  <w:sz w:val="16"/>
                  <w:szCs w:val="16"/>
                </w:rPr>
                <w:t>X</w:t>
              </w:r>
            </w:ins>
          </w:p>
        </w:tc>
        <w:tc>
          <w:tcPr>
            <w:tcW w:w="750" w:type="dxa"/>
            <w:vAlign w:val="center"/>
          </w:tcPr>
          <w:p w14:paraId="5CCD59B4" w14:textId="77777777" w:rsidR="008602A2" w:rsidRDefault="00EC679A">
            <w:pPr>
              <w:jc w:val="center"/>
              <w:rPr>
                <w:ins w:id="1246" w:author="Dr Fareeha Armughan" w:date="2026-08-03T00:00:00Z"/>
                <w:rFonts w:ascii="Calibri" w:hAnsi="Calibri" w:cs="Calibri"/>
                <w:b/>
                <w:bCs/>
                <w:sz w:val="16"/>
                <w:szCs w:val="16"/>
              </w:rPr>
            </w:pPr>
            <w:ins w:id="1247" w:author="Dr Fareeha Armughan" w:date="2026-08-03T00:00:00Z">
              <w:r>
                <w:rPr>
                  <w:rFonts w:ascii="Calibri" w:hAnsi="Calibri" w:cs="Calibri"/>
                  <w:b/>
                  <w:bCs/>
                  <w:sz w:val="16"/>
                  <w:szCs w:val="16"/>
                </w:rPr>
                <w:t>X</w:t>
              </w:r>
            </w:ins>
          </w:p>
        </w:tc>
        <w:tc>
          <w:tcPr>
            <w:tcW w:w="750" w:type="dxa"/>
            <w:vAlign w:val="center"/>
          </w:tcPr>
          <w:p w14:paraId="4CF72CBA" w14:textId="77777777" w:rsidR="008602A2" w:rsidRDefault="008602A2">
            <w:pPr>
              <w:jc w:val="center"/>
              <w:rPr>
                <w:ins w:id="1248" w:author="Dr Fareeha Armughan" w:date="2026-08-03T00:00:00Z"/>
                <w:rFonts w:ascii="Calibri" w:hAnsi="Calibri" w:cs="Calibri"/>
                <w:b/>
                <w:bCs/>
                <w:sz w:val="16"/>
                <w:szCs w:val="16"/>
              </w:rPr>
            </w:pPr>
          </w:p>
        </w:tc>
        <w:tc>
          <w:tcPr>
            <w:tcW w:w="750" w:type="dxa"/>
            <w:vAlign w:val="center"/>
          </w:tcPr>
          <w:p w14:paraId="417BA959" w14:textId="77777777" w:rsidR="008602A2" w:rsidRDefault="008602A2">
            <w:pPr>
              <w:jc w:val="center"/>
              <w:rPr>
                <w:ins w:id="1249" w:author="Dr Fareeha Armughan" w:date="2026-08-03T00:00:00Z"/>
                <w:rFonts w:ascii="Calibri" w:hAnsi="Calibri" w:cs="Calibri"/>
                <w:b/>
                <w:bCs/>
                <w:sz w:val="16"/>
                <w:szCs w:val="16"/>
              </w:rPr>
            </w:pPr>
          </w:p>
        </w:tc>
      </w:tr>
      <w:tr w:rsidR="008602A2" w14:paraId="438C255A" w14:textId="77777777">
        <w:trPr>
          <w:ins w:id="1250" w:author="Dr Fareeha Armughan" w:date="2026-08-03T00:00:00Z"/>
        </w:trPr>
        <w:tc>
          <w:tcPr>
            <w:tcW w:w="3016" w:type="dxa"/>
            <w:vAlign w:val="center"/>
          </w:tcPr>
          <w:p w14:paraId="20F2E8EC" w14:textId="77777777" w:rsidR="008602A2" w:rsidRDefault="00EC679A">
            <w:pPr>
              <w:rPr>
                <w:ins w:id="1251" w:author="Dr Fareeha Armughan" w:date="2026-08-03T00:00:00Z"/>
                <w:rFonts w:ascii="Calibri" w:hAnsi="Calibri" w:cs="Calibri"/>
                <w:sz w:val="16"/>
                <w:szCs w:val="16"/>
              </w:rPr>
            </w:pPr>
            <w:ins w:id="1252" w:author="Dr Fareeha Armughan" w:date="2026-08-03T00:00:00Z">
              <w:r>
                <w:rPr>
                  <w:rFonts w:ascii="Calibri" w:hAnsi="Calibri" w:cs="Calibri"/>
                  <w:sz w:val="16"/>
                  <w:szCs w:val="16"/>
                </w:rPr>
                <w:t>4.6 Quarterly posting of the co-contributory matching amount by SDPI Finance</w:t>
              </w:r>
            </w:ins>
          </w:p>
        </w:tc>
        <w:tc>
          <w:tcPr>
            <w:tcW w:w="750" w:type="dxa"/>
            <w:vAlign w:val="center"/>
          </w:tcPr>
          <w:p w14:paraId="21DE5E02" w14:textId="77777777" w:rsidR="008602A2" w:rsidRDefault="00EC679A">
            <w:pPr>
              <w:jc w:val="center"/>
              <w:rPr>
                <w:ins w:id="1253" w:author="Dr Fareeha Armughan" w:date="2026-08-03T00:00:00Z"/>
                <w:rFonts w:ascii="Calibri" w:hAnsi="Calibri" w:cs="Calibri"/>
                <w:b/>
                <w:bCs/>
                <w:sz w:val="16"/>
                <w:szCs w:val="16"/>
              </w:rPr>
            </w:pPr>
            <w:ins w:id="1254" w:author="Dr Fareeha Armughan" w:date="2026-08-03T00:00:00Z">
              <w:r>
                <w:rPr>
                  <w:rFonts w:ascii="Calibri" w:hAnsi="Calibri" w:cs="Calibri"/>
                  <w:b/>
                  <w:bCs/>
                  <w:sz w:val="16"/>
                  <w:szCs w:val="16"/>
                </w:rPr>
                <w:t>X</w:t>
              </w:r>
            </w:ins>
          </w:p>
        </w:tc>
        <w:tc>
          <w:tcPr>
            <w:tcW w:w="750" w:type="dxa"/>
            <w:vAlign w:val="center"/>
          </w:tcPr>
          <w:p w14:paraId="6AC93603" w14:textId="77777777" w:rsidR="008602A2" w:rsidRDefault="008602A2">
            <w:pPr>
              <w:jc w:val="center"/>
              <w:rPr>
                <w:ins w:id="1255" w:author="Dr Fareeha Armughan" w:date="2026-08-03T00:00:00Z"/>
                <w:rFonts w:ascii="Calibri" w:hAnsi="Calibri" w:cs="Calibri"/>
                <w:b/>
                <w:bCs/>
                <w:sz w:val="16"/>
                <w:szCs w:val="16"/>
              </w:rPr>
            </w:pPr>
          </w:p>
        </w:tc>
        <w:tc>
          <w:tcPr>
            <w:tcW w:w="750" w:type="dxa"/>
            <w:vAlign w:val="center"/>
          </w:tcPr>
          <w:p w14:paraId="4429EF46" w14:textId="77777777" w:rsidR="008602A2" w:rsidRDefault="008602A2">
            <w:pPr>
              <w:jc w:val="center"/>
              <w:rPr>
                <w:ins w:id="1256" w:author="Dr Fareeha Armughan" w:date="2026-08-03T00:00:00Z"/>
                <w:rFonts w:ascii="Calibri" w:hAnsi="Calibri" w:cs="Calibri"/>
                <w:b/>
                <w:bCs/>
                <w:sz w:val="16"/>
                <w:szCs w:val="16"/>
              </w:rPr>
            </w:pPr>
          </w:p>
        </w:tc>
        <w:tc>
          <w:tcPr>
            <w:tcW w:w="750" w:type="dxa"/>
            <w:vAlign w:val="center"/>
          </w:tcPr>
          <w:p w14:paraId="17CD36B6" w14:textId="77777777" w:rsidR="008602A2" w:rsidRDefault="00EC679A">
            <w:pPr>
              <w:jc w:val="center"/>
              <w:rPr>
                <w:ins w:id="1257" w:author="Dr Fareeha Armughan" w:date="2026-08-03T00:00:00Z"/>
                <w:rFonts w:ascii="Calibri" w:hAnsi="Calibri" w:cs="Calibri"/>
                <w:b/>
                <w:bCs/>
                <w:sz w:val="16"/>
                <w:szCs w:val="16"/>
              </w:rPr>
            </w:pPr>
            <w:ins w:id="1258" w:author="Dr Fareeha Armughan" w:date="2026-08-03T00:00:00Z">
              <w:r>
                <w:rPr>
                  <w:rFonts w:ascii="Calibri" w:hAnsi="Calibri" w:cs="Calibri"/>
                  <w:b/>
                  <w:bCs/>
                  <w:sz w:val="16"/>
                  <w:szCs w:val="16"/>
                </w:rPr>
                <w:t>X</w:t>
              </w:r>
            </w:ins>
          </w:p>
        </w:tc>
        <w:tc>
          <w:tcPr>
            <w:tcW w:w="750" w:type="dxa"/>
            <w:vAlign w:val="center"/>
          </w:tcPr>
          <w:p w14:paraId="36B89545" w14:textId="77777777" w:rsidR="008602A2" w:rsidRDefault="008602A2">
            <w:pPr>
              <w:jc w:val="center"/>
              <w:rPr>
                <w:ins w:id="1259" w:author="Dr Fareeha Armughan" w:date="2026-08-03T00:00:00Z"/>
                <w:rFonts w:ascii="Calibri" w:hAnsi="Calibri" w:cs="Calibri"/>
                <w:b/>
                <w:bCs/>
                <w:sz w:val="16"/>
                <w:szCs w:val="16"/>
              </w:rPr>
            </w:pPr>
          </w:p>
        </w:tc>
        <w:tc>
          <w:tcPr>
            <w:tcW w:w="750" w:type="dxa"/>
            <w:vAlign w:val="center"/>
          </w:tcPr>
          <w:p w14:paraId="624357E6" w14:textId="77777777" w:rsidR="008602A2" w:rsidRDefault="00EC679A">
            <w:pPr>
              <w:jc w:val="center"/>
              <w:rPr>
                <w:ins w:id="1260" w:author="Dr Fareeha Armughan" w:date="2026-08-03T00:00:00Z"/>
                <w:rFonts w:ascii="Calibri" w:hAnsi="Calibri" w:cs="Calibri"/>
                <w:b/>
                <w:bCs/>
                <w:sz w:val="16"/>
                <w:szCs w:val="16"/>
              </w:rPr>
            </w:pPr>
            <w:ins w:id="1261" w:author="Dr Fareeha Armughan" w:date="2026-08-03T00:00:00Z">
              <w:r>
                <w:rPr>
                  <w:rFonts w:ascii="Calibri" w:hAnsi="Calibri" w:cs="Calibri"/>
                  <w:b/>
                  <w:bCs/>
                  <w:sz w:val="16"/>
                  <w:szCs w:val="16"/>
                </w:rPr>
                <w:t>X</w:t>
              </w:r>
            </w:ins>
          </w:p>
        </w:tc>
        <w:tc>
          <w:tcPr>
            <w:tcW w:w="750" w:type="dxa"/>
            <w:vAlign w:val="center"/>
          </w:tcPr>
          <w:p w14:paraId="4C8FF89B" w14:textId="77777777" w:rsidR="008602A2" w:rsidRDefault="008602A2">
            <w:pPr>
              <w:jc w:val="center"/>
              <w:rPr>
                <w:ins w:id="1262" w:author="Dr Fareeha Armughan" w:date="2026-08-03T00:00:00Z"/>
                <w:rFonts w:ascii="Calibri" w:hAnsi="Calibri" w:cs="Calibri"/>
                <w:b/>
                <w:bCs/>
                <w:sz w:val="16"/>
                <w:szCs w:val="16"/>
              </w:rPr>
            </w:pPr>
          </w:p>
        </w:tc>
        <w:tc>
          <w:tcPr>
            <w:tcW w:w="750" w:type="dxa"/>
            <w:vAlign w:val="center"/>
          </w:tcPr>
          <w:p w14:paraId="4A413B48" w14:textId="77777777" w:rsidR="008602A2" w:rsidRDefault="008602A2">
            <w:pPr>
              <w:jc w:val="center"/>
              <w:rPr>
                <w:ins w:id="1263" w:author="Dr Fareeha Armughan" w:date="2026-08-03T00:00:00Z"/>
                <w:rFonts w:ascii="Calibri" w:hAnsi="Calibri" w:cs="Calibri"/>
                <w:b/>
                <w:bCs/>
                <w:sz w:val="16"/>
                <w:szCs w:val="16"/>
              </w:rPr>
            </w:pPr>
          </w:p>
        </w:tc>
      </w:tr>
      <w:tr w:rsidR="008602A2" w14:paraId="16C01117" w14:textId="77777777">
        <w:trPr>
          <w:ins w:id="1264" w:author="Dr Fareeha Armughan" w:date="2026-08-03T00:00:00Z"/>
        </w:trPr>
        <w:tc>
          <w:tcPr>
            <w:tcW w:w="3016" w:type="dxa"/>
            <w:vAlign w:val="center"/>
          </w:tcPr>
          <w:p w14:paraId="7281D29F" w14:textId="77777777" w:rsidR="008602A2" w:rsidRDefault="00EC679A">
            <w:pPr>
              <w:rPr>
                <w:ins w:id="1265" w:author="Dr Fareeha Armughan" w:date="2026-08-03T00:00:00Z"/>
                <w:rFonts w:ascii="Calibri" w:hAnsi="Calibri" w:cs="Calibri"/>
                <w:sz w:val="16"/>
                <w:szCs w:val="16"/>
              </w:rPr>
            </w:pPr>
            <w:ins w:id="1266" w:author="Dr Fareeha Armughan" w:date="2026-08-03T00:00:00Z">
              <w:r>
                <w:rPr>
                  <w:rFonts w:ascii="Calibri" w:hAnsi="Calibri" w:cs="Calibri"/>
                  <w:sz w:val="16"/>
                  <w:szCs w:val="16"/>
                </w:rPr>
                <w:t>4.7 Digital verification of savings deposits — convergence from manual to digitised/phone verification</w:t>
              </w:r>
            </w:ins>
          </w:p>
        </w:tc>
        <w:tc>
          <w:tcPr>
            <w:tcW w:w="750" w:type="dxa"/>
            <w:vAlign w:val="center"/>
          </w:tcPr>
          <w:p w14:paraId="797A114C" w14:textId="77777777" w:rsidR="008602A2" w:rsidRDefault="00EC679A">
            <w:pPr>
              <w:jc w:val="center"/>
              <w:rPr>
                <w:ins w:id="1267" w:author="Dr Fareeha Armughan" w:date="2026-08-03T00:00:00Z"/>
                <w:rFonts w:ascii="Calibri" w:hAnsi="Calibri" w:cs="Calibri"/>
                <w:b/>
                <w:bCs/>
                <w:sz w:val="16"/>
                <w:szCs w:val="16"/>
              </w:rPr>
            </w:pPr>
            <w:ins w:id="1268" w:author="Dr Fareeha Armughan" w:date="2026-08-03T00:00:00Z">
              <w:r>
                <w:rPr>
                  <w:rFonts w:ascii="Calibri" w:hAnsi="Calibri" w:cs="Calibri"/>
                  <w:b/>
                  <w:bCs/>
                  <w:sz w:val="16"/>
                  <w:szCs w:val="16"/>
                </w:rPr>
                <w:t>X</w:t>
              </w:r>
            </w:ins>
          </w:p>
        </w:tc>
        <w:tc>
          <w:tcPr>
            <w:tcW w:w="750" w:type="dxa"/>
            <w:vAlign w:val="center"/>
          </w:tcPr>
          <w:p w14:paraId="5AF69442" w14:textId="77777777" w:rsidR="008602A2" w:rsidRDefault="00EC679A">
            <w:pPr>
              <w:jc w:val="center"/>
              <w:rPr>
                <w:ins w:id="1269" w:author="Dr Fareeha Armughan" w:date="2026-08-03T00:00:00Z"/>
                <w:rFonts w:ascii="Calibri" w:hAnsi="Calibri" w:cs="Calibri"/>
                <w:b/>
                <w:bCs/>
                <w:sz w:val="16"/>
                <w:szCs w:val="16"/>
              </w:rPr>
            </w:pPr>
            <w:ins w:id="1270" w:author="Dr Fareeha Armughan" w:date="2026-08-03T00:00:00Z">
              <w:r>
                <w:rPr>
                  <w:rFonts w:ascii="Calibri" w:hAnsi="Calibri" w:cs="Calibri"/>
                  <w:b/>
                  <w:bCs/>
                  <w:sz w:val="16"/>
                  <w:szCs w:val="16"/>
                </w:rPr>
                <w:t>X</w:t>
              </w:r>
            </w:ins>
          </w:p>
        </w:tc>
        <w:tc>
          <w:tcPr>
            <w:tcW w:w="750" w:type="dxa"/>
            <w:vAlign w:val="center"/>
          </w:tcPr>
          <w:p w14:paraId="40A2875C" w14:textId="77777777" w:rsidR="008602A2" w:rsidRDefault="00EC679A">
            <w:pPr>
              <w:jc w:val="center"/>
              <w:rPr>
                <w:ins w:id="1271" w:author="Dr Fareeha Armughan" w:date="2026-08-03T00:00:00Z"/>
                <w:rFonts w:ascii="Calibri" w:hAnsi="Calibri" w:cs="Calibri"/>
                <w:b/>
                <w:bCs/>
                <w:sz w:val="16"/>
                <w:szCs w:val="16"/>
              </w:rPr>
            </w:pPr>
            <w:ins w:id="1272" w:author="Dr Fareeha Armughan" w:date="2026-08-03T00:00:00Z">
              <w:r>
                <w:rPr>
                  <w:rFonts w:ascii="Calibri" w:hAnsi="Calibri" w:cs="Calibri"/>
                  <w:b/>
                  <w:bCs/>
                  <w:sz w:val="16"/>
                  <w:szCs w:val="16"/>
                </w:rPr>
                <w:t>X</w:t>
              </w:r>
            </w:ins>
          </w:p>
        </w:tc>
        <w:tc>
          <w:tcPr>
            <w:tcW w:w="750" w:type="dxa"/>
            <w:vAlign w:val="center"/>
          </w:tcPr>
          <w:p w14:paraId="362FB707" w14:textId="77777777" w:rsidR="008602A2" w:rsidRDefault="00EC679A">
            <w:pPr>
              <w:jc w:val="center"/>
              <w:rPr>
                <w:ins w:id="1273" w:author="Dr Fareeha Armughan" w:date="2026-08-03T00:00:00Z"/>
                <w:rFonts w:ascii="Calibri" w:hAnsi="Calibri" w:cs="Calibri"/>
                <w:b/>
                <w:bCs/>
                <w:sz w:val="16"/>
                <w:szCs w:val="16"/>
              </w:rPr>
            </w:pPr>
            <w:ins w:id="1274" w:author="Dr Fareeha Armughan" w:date="2026-08-03T00:00:00Z">
              <w:r>
                <w:rPr>
                  <w:rFonts w:ascii="Calibri" w:hAnsi="Calibri" w:cs="Calibri"/>
                  <w:b/>
                  <w:bCs/>
                  <w:sz w:val="16"/>
                  <w:szCs w:val="16"/>
                </w:rPr>
                <w:t>X</w:t>
              </w:r>
            </w:ins>
          </w:p>
        </w:tc>
        <w:tc>
          <w:tcPr>
            <w:tcW w:w="750" w:type="dxa"/>
            <w:vAlign w:val="center"/>
          </w:tcPr>
          <w:p w14:paraId="5F8D62E1" w14:textId="77777777" w:rsidR="008602A2" w:rsidRDefault="00EC679A">
            <w:pPr>
              <w:jc w:val="center"/>
              <w:rPr>
                <w:ins w:id="1275" w:author="Dr Fareeha Armughan" w:date="2026-08-03T00:00:00Z"/>
                <w:rFonts w:ascii="Calibri" w:hAnsi="Calibri" w:cs="Calibri"/>
                <w:b/>
                <w:bCs/>
                <w:sz w:val="16"/>
                <w:szCs w:val="16"/>
              </w:rPr>
            </w:pPr>
            <w:ins w:id="1276" w:author="Dr Fareeha Armughan" w:date="2026-08-03T00:00:00Z">
              <w:r>
                <w:rPr>
                  <w:rFonts w:ascii="Calibri" w:hAnsi="Calibri" w:cs="Calibri"/>
                  <w:b/>
                  <w:bCs/>
                  <w:sz w:val="16"/>
                  <w:szCs w:val="16"/>
                </w:rPr>
                <w:t>X</w:t>
              </w:r>
            </w:ins>
          </w:p>
        </w:tc>
        <w:tc>
          <w:tcPr>
            <w:tcW w:w="750" w:type="dxa"/>
            <w:vAlign w:val="center"/>
          </w:tcPr>
          <w:p w14:paraId="4E173BB0" w14:textId="77777777" w:rsidR="008602A2" w:rsidRDefault="00EC679A">
            <w:pPr>
              <w:jc w:val="center"/>
              <w:rPr>
                <w:ins w:id="1277" w:author="Dr Fareeha Armughan" w:date="2026-08-03T00:00:00Z"/>
                <w:rFonts w:ascii="Calibri" w:hAnsi="Calibri" w:cs="Calibri"/>
                <w:b/>
                <w:bCs/>
                <w:sz w:val="16"/>
                <w:szCs w:val="16"/>
              </w:rPr>
            </w:pPr>
            <w:ins w:id="1278" w:author="Dr Fareeha Armughan" w:date="2026-08-03T00:00:00Z">
              <w:r>
                <w:rPr>
                  <w:rFonts w:ascii="Calibri" w:hAnsi="Calibri" w:cs="Calibri"/>
                  <w:b/>
                  <w:bCs/>
                  <w:sz w:val="16"/>
                  <w:szCs w:val="16"/>
                </w:rPr>
                <w:t>X</w:t>
              </w:r>
            </w:ins>
          </w:p>
        </w:tc>
        <w:tc>
          <w:tcPr>
            <w:tcW w:w="750" w:type="dxa"/>
            <w:vAlign w:val="center"/>
          </w:tcPr>
          <w:p w14:paraId="6C59A2A1" w14:textId="77777777" w:rsidR="008602A2" w:rsidRDefault="008602A2">
            <w:pPr>
              <w:jc w:val="center"/>
              <w:rPr>
                <w:ins w:id="1279" w:author="Dr Fareeha Armughan" w:date="2026-08-03T00:00:00Z"/>
                <w:rFonts w:ascii="Calibri" w:hAnsi="Calibri" w:cs="Calibri"/>
                <w:b/>
                <w:bCs/>
                <w:sz w:val="16"/>
                <w:szCs w:val="16"/>
              </w:rPr>
            </w:pPr>
          </w:p>
        </w:tc>
        <w:tc>
          <w:tcPr>
            <w:tcW w:w="750" w:type="dxa"/>
            <w:vAlign w:val="center"/>
          </w:tcPr>
          <w:p w14:paraId="45C0F692" w14:textId="77777777" w:rsidR="008602A2" w:rsidRDefault="008602A2">
            <w:pPr>
              <w:jc w:val="center"/>
              <w:rPr>
                <w:ins w:id="1280" w:author="Dr Fareeha Armughan" w:date="2026-08-03T00:00:00Z"/>
                <w:rFonts w:ascii="Calibri" w:hAnsi="Calibri" w:cs="Calibri"/>
                <w:b/>
                <w:bCs/>
                <w:sz w:val="16"/>
                <w:szCs w:val="16"/>
              </w:rPr>
            </w:pPr>
          </w:p>
        </w:tc>
      </w:tr>
      <w:tr w:rsidR="008602A2" w14:paraId="38C9C95B" w14:textId="77777777">
        <w:trPr>
          <w:ins w:id="1281" w:author="Dr Fareeha Armughan" w:date="2026-08-03T00:00:00Z"/>
        </w:trPr>
        <w:tc>
          <w:tcPr>
            <w:tcW w:w="3016" w:type="dxa"/>
            <w:vAlign w:val="center"/>
          </w:tcPr>
          <w:p w14:paraId="615C4EDC" w14:textId="77777777" w:rsidR="008602A2" w:rsidRDefault="00EC679A">
            <w:pPr>
              <w:rPr>
                <w:ins w:id="1282" w:author="Dr Fareeha Armughan" w:date="2026-08-03T00:00:00Z"/>
                <w:rFonts w:ascii="Calibri" w:hAnsi="Calibri" w:cs="Calibri"/>
                <w:sz w:val="16"/>
                <w:szCs w:val="16"/>
              </w:rPr>
            </w:pPr>
            <w:ins w:id="1283" w:author="Dr Fareeha Armughan" w:date="2026-08-03T00:00:00Z">
              <w:r>
                <w:rPr>
                  <w:rFonts w:ascii="Calibri" w:hAnsi="Calibri" w:cs="Calibri"/>
                  <w:sz w:val="16"/>
                  <w:szCs w:val="16"/>
                </w:rPr>
                <w:t>4.8 Analysis &amp; Project Final Report</w:t>
              </w:r>
            </w:ins>
          </w:p>
        </w:tc>
        <w:tc>
          <w:tcPr>
            <w:tcW w:w="750" w:type="dxa"/>
            <w:vAlign w:val="center"/>
          </w:tcPr>
          <w:p w14:paraId="2D4A2DE8" w14:textId="77777777" w:rsidR="008602A2" w:rsidRDefault="008602A2">
            <w:pPr>
              <w:jc w:val="center"/>
              <w:rPr>
                <w:ins w:id="1284" w:author="Dr Fareeha Armughan" w:date="2026-08-03T00:00:00Z"/>
                <w:rFonts w:ascii="Calibri" w:hAnsi="Calibri" w:cs="Calibri"/>
                <w:b/>
                <w:bCs/>
                <w:sz w:val="16"/>
                <w:szCs w:val="16"/>
              </w:rPr>
            </w:pPr>
          </w:p>
        </w:tc>
        <w:tc>
          <w:tcPr>
            <w:tcW w:w="750" w:type="dxa"/>
            <w:vAlign w:val="center"/>
          </w:tcPr>
          <w:p w14:paraId="11CFEAE9" w14:textId="77777777" w:rsidR="008602A2" w:rsidRDefault="008602A2">
            <w:pPr>
              <w:jc w:val="center"/>
              <w:rPr>
                <w:ins w:id="1285" w:author="Dr Fareeha Armughan" w:date="2026-08-03T00:00:00Z"/>
                <w:rFonts w:ascii="Calibri" w:hAnsi="Calibri" w:cs="Calibri"/>
                <w:b/>
                <w:bCs/>
                <w:sz w:val="16"/>
                <w:szCs w:val="16"/>
              </w:rPr>
            </w:pPr>
          </w:p>
        </w:tc>
        <w:tc>
          <w:tcPr>
            <w:tcW w:w="750" w:type="dxa"/>
            <w:vAlign w:val="center"/>
          </w:tcPr>
          <w:p w14:paraId="7073A703" w14:textId="77777777" w:rsidR="008602A2" w:rsidRDefault="008602A2">
            <w:pPr>
              <w:jc w:val="center"/>
              <w:rPr>
                <w:ins w:id="1286" w:author="Dr Fareeha Armughan" w:date="2026-08-03T00:00:00Z"/>
                <w:rFonts w:ascii="Calibri" w:hAnsi="Calibri" w:cs="Calibri"/>
                <w:b/>
                <w:bCs/>
                <w:sz w:val="16"/>
                <w:szCs w:val="16"/>
              </w:rPr>
            </w:pPr>
          </w:p>
        </w:tc>
        <w:tc>
          <w:tcPr>
            <w:tcW w:w="750" w:type="dxa"/>
            <w:vAlign w:val="center"/>
          </w:tcPr>
          <w:p w14:paraId="1FDB0B0A" w14:textId="77777777" w:rsidR="008602A2" w:rsidRDefault="008602A2">
            <w:pPr>
              <w:jc w:val="center"/>
              <w:rPr>
                <w:ins w:id="1287" w:author="Dr Fareeha Armughan" w:date="2026-08-03T00:00:00Z"/>
                <w:rFonts w:ascii="Calibri" w:hAnsi="Calibri" w:cs="Calibri"/>
                <w:b/>
                <w:bCs/>
                <w:sz w:val="16"/>
                <w:szCs w:val="16"/>
              </w:rPr>
            </w:pPr>
          </w:p>
        </w:tc>
        <w:tc>
          <w:tcPr>
            <w:tcW w:w="750" w:type="dxa"/>
            <w:vAlign w:val="center"/>
          </w:tcPr>
          <w:p w14:paraId="31433628" w14:textId="77777777" w:rsidR="008602A2" w:rsidRDefault="00EC679A">
            <w:pPr>
              <w:jc w:val="center"/>
              <w:rPr>
                <w:ins w:id="1288" w:author="Dr Fareeha Armughan" w:date="2026-08-03T00:00:00Z"/>
                <w:rFonts w:ascii="Calibri" w:hAnsi="Calibri" w:cs="Calibri"/>
                <w:b/>
                <w:bCs/>
                <w:sz w:val="16"/>
                <w:szCs w:val="16"/>
              </w:rPr>
            </w:pPr>
            <w:ins w:id="1289" w:author="Dr Fareeha Armughan" w:date="2026-08-03T00:00:00Z">
              <w:r>
                <w:rPr>
                  <w:rFonts w:ascii="Calibri" w:hAnsi="Calibri" w:cs="Calibri"/>
                  <w:b/>
                  <w:bCs/>
                  <w:sz w:val="16"/>
                  <w:szCs w:val="16"/>
                </w:rPr>
                <w:t>X</w:t>
              </w:r>
            </w:ins>
          </w:p>
        </w:tc>
        <w:tc>
          <w:tcPr>
            <w:tcW w:w="750" w:type="dxa"/>
            <w:vAlign w:val="center"/>
          </w:tcPr>
          <w:p w14:paraId="7A8166DB" w14:textId="77777777" w:rsidR="008602A2" w:rsidRDefault="00EC679A">
            <w:pPr>
              <w:jc w:val="center"/>
              <w:rPr>
                <w:ins w:id="1290" w:author="Dr Fareeha Armughan" w:date="2026-08-03T00:00:00Z"/>
                <w:rFonts w:ascii="Calibri" w:hAnsi="Calibri" w:cs="Calibri"/>
                <w:b/>
                <w:bCs/>
                <w:sz w:val="16"/>
                <w:szCs w:val="16"/>
              </w:rPr>
            </w:pPr>
            <w:ins w:id="1291" w:author="Dr Fareeha Armughan" w:date="2026-08-03T00:00:00Z">
              <w:r>
                <w:rPr>
                  <w:rFonts w:ascii="Calibri" w:hAnsi="Calibri" w:cs="Calibri"/>
                  <w:b/>
                  <w:bCs/>
                  <w:sz w:val="16"/>
                  <w:szCs w:val="16"/>
                </w:rPr>
                <w:t>X</w:t>
              </w:r>
            </w:ins>
          </w:p>
        </w:tc>
        <w:tc>
          <w:tcPr>
            <w:tcW w:w="750" w:type="dxa"/>
            <w:vAlign w:val="center"/>
          </w:tcPr>
          <w:p w14:paraId="5153E6F4" w14:textId="77777777" w:rsidR="008602A2" w:rsidRDefault="008602A2">
            <w:pPr>
              <w:jc w:val="center"/>
              <w:rPr>
                <w:ins w:id="1292" w:author="Dr Fareeha Armughan" w:date="2026-08-03T00:00:00Z"/>
                <w:rFonts w:ascii="Calibri" w:hAnsi="Calibri" w:cs="Calibri"/>
                <w:b/>
                <w:bCs/>
                <w:sz w:val="16"/>
                <w:szCs w:val="16"/>
              </w:rPr>
            </w:pPr>
          </w:p>
        </w:tc>
        <w:tc>
          <w:tcPr>
            <w:tcW w:w="750" w:type="dxa"/>
            <w:vAlign w:val="center"/>
          </w:tcPr>
          <w:p w14:paraId="1AD0012D" w14:textId="77777777" w:rsidR="008602A2" w:rsidRDefault="008602A2">
            <w:pPr>
              <w:jc w:val="center"/>
              <w:rPr>
                <w:ins w:id="1293" w:author="Dr Fareeha Armughan" w:date="2026-08-03T00:00:00Z"/>
                <w:rFonts w:ascii="Calibri" w:hAnsi="Calibri" w:cs="Calibri"/>
                <w:b/>
                <w:bCs/>
                <w:sz w:val="16"/>
                <w:szCs w:val="16"/>
              </w:rPr>
            </w:pPr>
          </w:p>
        </w:tc>
      </w:tr>
    </w:tbl>
    <w:p w14:paraId="303E6FC4" w14:textId="77777777" w:rsidR="008602A2" w:rsidRDefault="008602A2">
      <w:pPr>
        <w:jc w:val="both"/>
        <w:rPr>
          <w:ins w:id="1294" w:author="Dr Fareeha Armughan" w:date="2026-08-03T00:00:00Z"/>
          <w:rFonts w:ascii="Calibri" w:hAnsi="Calibri" w:cs="Calibri"/>
        </w:rPr>
      </w:pPr>
    </w:p>
    <w:p w14:paraId="66528585" w14:textId="77777777" w:rsidR="00971770" w:rsidRDefault="00971770" w:rsidP="002F6FE8">
      <w:pPr>
        <w:pStyle w:val="Heading1"/>
      </w:pPr>
      <w:bookmarkStart w:id="1295" w:name="_Toc105622037"/>
      <w:r>
        <w:t>Human Resource HR/Project Team &amp; Staff</w:t>
      </w:r>
      <w:bookmarkEnd w:id="1295"/>
    </w:p>
    <w:p w14:paraId="06D93EEC" w14:textId="77777777" w:rsidR="00196534" w:rsidRPr="00006C4D" w:rsidRDefault="00006C4D" w:rsidP="00F365EE">
      <w:pPr>
        <w:jc w:val="both"/>
        <w:rPr>
          <w:rFonts w:ascii="Calibri" w:hAnsi="Calibri" w:cs="Calibri"/>
        </w:rPr>
      </w:pPr>
      <w:r>
        <w:rPr>
          <w:rFonts w:ascii="Calibri" w:hAnsi="Calibri" w:cs="Calibri"/>
        </w:rPr>
        <w:t xml:space="preserve">The hiring of staff, consultants, other HR etc. will be done through free and fair processes and in accordance with SDPI’s HR policies. </w:t>
      </w:r>
    </w:p>
    <w:p w14:paraId="574FA406" w14:textId="77777777" w:rsidR="0070789E" w:rsidRPr="001504A3" w:rsidRDefault="0070789E" w:rsidP="0070789E">
      <w:pPr>
        <w:pStyle w:val="Heading2"/>
      </w:pPr>
      <w:bookmarkStart w:id="1296" w:name="_Toc463763567"/>
      <w:r>
        <w:t>Selection of QA Evaluators</w:t>
      </w:r>
      <w:bookmarkEnd w:id="1296"/>
    </w:p>
    <w:p w14:paraId="25544E2D" w14:textId="77777777" w:rsidR="00EE50A1" w:rsidRPr="00942C6B" w:rsidRDefault="0070789E" w:rsidP="00F365EE">
      <w:pPr>
        <w:jc w:val="both"/>
        <w:rPr>
          <w:rFonts w:ascii="Calibri" w:hAnsi="Calibri" w:cs="Calibri"/>
        </w:rPr>
      </w:pPr>
      <w:r>
        <w:rPr>
          <w:rFonts w:ascii="Calibri" w:hAnsi="Calibri" w:cs="Calibri"/>
        </w:rPr>
        <w:t xml:space="preserve">Quality Assurance Evaluators will be selected from SDPI's available list, considering factors such as survey experience, CVs, district, proficiency with smartphones and tablets, educational qualification (Minimum Qualification: FSC), and availability. A competitive selection process will be conducted to ensure the best candidates are chosen. SDPI will provide training to the evaluators for monitoring, and successful candidates will be onboard for the project. The selection process will be fair, transparent and non-discriminatory.  The </w:t>
      </w:r>
      <w:del w:id="1297" w:author="Dr Fareeha Armughan" w:date="2026-08-01T22:37:00Z">
        <w:r>
          <w:rPr>
            <w:rFonts w:ascii="Calibri" w:hAnsi="Calibri" w:cs="Calibri"/>
          </w:rPr>
          <w:delText>total of</w:delText>
        </w:r>
      </w:del>
      <w:r>
        <w:rPr>
          <w:rFonts w:ascii="Calibri" w:hAnsi="Calibri" w:cs="Calibri"/>
        </w:rPr>
        <w:t xml:space="preserve"> </w:t>
      </w:r>
      <w:del w:id="1298" w:author="Dr Fareeha Armughan" w:date="2026-08-01T22:37:00Z">
        <w:r>
          <w:rPr>
            <w:rFonts w:ascii="Calibri" w:hAnsi="Calibri" w:cs="Calibri"/>
          </w:rPr>
          <w:delText xml:space="preserve">50 </w:delText>
        </w:r>
      </w:del>
      <w:r>
        <w:rPr>
          <w:rFonts w:ascii="Calibri" w:hAnsi="Calibri" w:cs="Calibri"/>
        </w:rPr>
        <w:t xml:space="preserve">evaluators will be selected across 4 provinces, and each evaluator will be tasked to evaluate </w:t>
      </w:r>
      <w:del w:id="1299" w:author="Dr Fareeha Armughan" w:date="2026-08-01T22:37:00Z">
        <w:r>
          <w:rPr>
            <w:rFonts w:ascii="Calibri" w:hAnsi="Calibri" w:cs="Calibri"/>
          </w:rPr>
          <w:delText xml:space="preserve">20 </w:delText>
        </w:r>
      </w:del>
      <w:r>
        <w:rPr>
          <w:rFonts w:ascii="Calibri" w:hAnsi="Calibri" w:cs="Calibri"/>
        </w:rPr>
        <w:t xml:space="preserve">on ground </w:t>
      </w:r>
      <w:r>
        <w:rPr>
          <w:rFonts w:ascii="Calibri" w:hAnsi="Calibri" w:cs="Calibri"/>
        </w:rPr>
        <w:lastRenderedPageBreak/>
        <w:t xml:space="preserve">trainings. Each evaluator will be present during entire duration from start to end and ensure training is delivered across all its pillars. </w:t>
      </w:r>
    </w:p>
    <w:p w14:paraId="2E47DF94" w14:textId="77777777" w:rsidR="00655553" w:rsidRPr="00942C6B" w:rsidRDefault="00D8482D" w:rsidP="00942C6B">
      <w:pPr>
        <w:pStyle w:val="Heading2"/>
      </w:pPr>
      <w:bookmarkStart w:id="1300" w:name="_Toc1538670885"/>
      <w:r>
        <w:t>Roles and Responsibilities of Senior Research Fellow</w:t>
      </w:r>
      <w:bookmarkEnd w:id="1300"/>
    </w:p>
    <w:p w14:paraId="1658F255" w14:textId="77777777" w:rsidR="00942C6B" w:rsidRPr="00942C6B" w:rsidRDefault="00942C6B" w:rsidP="00942C6B">
      <w:pPr>
        <w:jc w:val="both"/>
        <w:rPr>
          <w:rFonts w:ascii="Calibri" w:hAnsi="Calibri" w:cs="Calibri"/>
        </w:rPr>
      </w:pPr>
      <w:r>
        <w:rPr>
          <w:rFonts w:ascii="Calibri" w:hAnsi="Calibri" w:cs="Calibri"/>
        </w:rPr>
        <w:t xml:space="preserve">The </w:t>
      </w:r>
      <w:r>
        <w:rPr>
          <w:rFonts w:ascii="Calibri" w:hAnsi="Calibri" w:cs="Calibri"/>
          <w:lang w:val="en-US"/>
        </w:rPr>
        <w:t>S</w:t>
      </w:r>
      <w:r>
        <w:rPr>
          <w:rFonts w:ascii="Calibri" w:hAnsi="Calibri" w:cs="Calibri"/>
        </w:rPr>
        <w:t xml:space="preserve">enior </w:t>
      </w:r>
      <w:r>
        <w:rPr>
          <w:rFonts w:ascii="Calibri" w:hAnsi="Calibri" w:cs="Calibri"/>
          <w:lang w:val="en-US"/>
        </w:rPr>
        <w:t>R</w:t>
      </w:r>
      <w:r>
        <w:rPr>
          <w:rFonts w:ascii="Calibri" w:hAnsi="Calibri" w:cs="Calibri"/>
        </w:rPr>
        <w:t xml:space="preserve">esearch </w:t>
      </w:r>
      <w:r>
        <w:rPr>
          <w:rFonts w:ascii="Calibri" w:hAnsi="Calibri" w:cs="Calibri"/>
          <w:lang w:val="en-US"/>
        </w:rPr>
        <w:t>F</w:t>
      </w:r>
      <w:r>
        <w:rPr>
          <w:rFonts w:ascii="Calibri" w:hAnsi="Calibri" w:cs="Calibri"/>
        </w:rPr>
        <w:t xml:space="preserve">ellow </w:t>
      </w:r>
      <w:r>
        <w:rPr>
          <w:rFonts w:ascii="Calibri" w:hAnsi="Calibri" w:cs="Calibri"/>
          <w:lang w:val="en-US"/>
        </w:rPr>
        <w:t xml:space="preserve">(PhD) </w:t>
      </w:r>
      <w:r>
        <w:rPr>
          <w:rFonts w:ascii="Calibri" w:hAnsi="Calibri" w:cs="Calibri"/>
        </w:rPr>
        <w:t xml:space="preserve">belongs to the senior management </w:t>
      </w:r>
      <w:r>
        <w:rPr>
          <w:rFonts w:ascii="Calibri" w:hAnsi="Calibri" w:cs="Calibri"/>
          <w:lang w:val="en-US"/>
        </w:rPr>
        <w:t xml:space="preserve">(Executive Status of ED/JED/DED) </w:t>
      </w:r>
      <w:r>
        <w:rPr>
          <w:rFonts w:ascii="Calibri" w:hAnsi="Calibri" w:cs="Calibri"/>
        </w:rPr>
        <w:t xml:space="preserve">at SDPI and the role of </w:t>
      </w:r>
      <w:r>
        <w:rPr>
          <w:rFonts w:ascii="Calibri" w:hAnsi="Calibri" w:cs="Calibri"/>
          <w:lang w:val="en-US"/>
        </w:rPr>
        <w:t>S</w:t>
      </w:r>
      <w:r>
        <w:rPr>
          <w:rFonts w:ascii="Calibri" w:hAnsi="Calibri" w:cs="Calibri"/>
        </w:rPr>
        <w:t xml:space="preserve">enior </w:t>
      </w:r>
      <w:r>
        <w:rPr>
          <w:rFonts w:ascii="Calibri" w:hAnsi="Calibri" w:cs="Calibri"/>
          <w:lang w:val="en-US"/>
        </w:rPr>
        <w:t>R</w:t>
      </w:r>
      <w:r>
        <w:rPr>
          <w:rFonts w:ascii="Calibri" w:hAnsi="Calibri" w:cs="Calibri"/>
        </w:rPr>
        <w:t xml:space="preserve">esearch </w:t>
      </w:r>
      <w:r>
        <w:rPr>
          <w:rFonts w:ascii="Calibri" w:hAnsi="Calibri" w:cs="Calibri"/>
          <w:lang w:val="en-US"/>
        </w:rPr>
        <w:t>F</w:t>
      </w:r>
      <w:r>
        <w:rPr>
          <w:rFonts w:ascii="Calibri" w:hAnsi="Calibri" w:cs="Calibri"/>
        </w:rPr>
        <w:t xml:space="preserve">ellow is to ensure deliverance of project objectives, overall quality assurance and completion of the project </w:t>
      </w:r>
      <w:r>
        <w:rPr>
          <w:rFonts w:ascii="Calibri" w:hAnsi="Calibri" w:cs="Calibri"/>
          <w:lang w:val="en-US"/>
        </w:rPr>
        <w:t>from the institutional side</w:t>
      </w:r>
      <w:r>
        <w:rPr>
          <w:rFonts w:ascii="Calibri" w:hAnsi="Calibri" w:cs="Calibri"/>
        </w:rPr>
        <w:t xml:space="preserve">. The </w:t>
      </w:r>
      <w:r>
        <w:rPr>
          <w:rFonts w:ascii="Calibri" w:hAnsi="Calibri" w:cs="Calibri"/>
          <w:lang w:val="en-US"/>
        </w:rPr>
        <w:t>S</w:t>
      </w:r>
      <w:r>
        <w:rPr>
          <w:rFonts w:ascii="Calibri" w:hAnsi="Calibri" w:cs="Calibri"/>
        </w:rPr>
        <w:t xml:space="preserve">enior </w:t>
      </w:r>
      <w:r>
        <w:rPr>
          <w:rFonts w:ascii="Calibri" w:hAnsi="Calibri" w:cs="Calibri"/>
          <w:lang w:val="en-US"/>
        </w:rPr>
        <w:t>R</w:t>
      </w:r>
      <w:r>
        <w:rPr>
          <w:rFonts w:ascii="Calibri" w:hAnsi="Calibri" w:cs="Calibri"/>
        </w:rPr>
        <w:t xml:space="preserve">esearch </w:t>
      </w:r>
      <w:r>
        <w:rPr>
          <w:rFonts w:ascii="Calibri" w:hAnsi="Calibri" w:cs="Calibri"/>
          <w:lang w:val="en-US"/>
        </w:rPr>
        <w:t>F</w:t>
      </w:r>
      <w:r>
        <w:rPr>
          <w:rFonts w:ascii="Calibri" w:hAnsi="Calibri" w:cs="Calibri"/>
        </w:rPr>
        <w:t xml:space="preserve">ellow will be continuously involved in the implementation of project in capacity of senior management for holistic and effective execution. </w:t>
      </w:r>
    </w:p>
    <w:p w14:paraId="6D5557E1" w14:textId="77777777" w:rsidR="00942C6B" w:rsidRDefault="00EE50A1" w:rsidP="00984342">
      <w:pPr>
        <w:pStyle w:val="Heading2"/>
      </w:pPr>
      <w:bookmarkStart w:id="1301" w:name="_Toc1119376816"/>
      <w:r>
        <w:t>Requirement of Hall for CASPEE</w:t>
      </w:r>
      <w:bookmarkEnd w:id="1301"/>
      <w:r>
        <w:t xml:space="preserve"> </w:t>
      </w:r>
    </w:p>
    <w:p w14:paraId="7E194AFF" w14:textId="77777777" w:rsidR="00984342" w:rsidRPr="00984342" w:rsidRDefault="00984342" w:rsidP="00984342">
      <w:pPr>
        <w:jc w:val="both"/>
        <w:rPr>
          <w:rFonts w:ascii="Calibri" w:hAnsi="Calibri" w:cs="Calibri"/>
        </w:rPr>
      </w:pPr>
      <w:r>
        <w:rPr>
          <w:rFonts w:ascii="Calibri" w:hAnsi="Calibri" w:cs="Calibri"/>
        </w:rPr>
        <w:t xml:space="preserve">The hall (on rental basis) is required to setup </w:t>
      </w:r>
      <w:r>
        <w:rPr>
          <w:rFonts w:ascii="Calibri" w:hAnsi="Calibri" w:cs="Calibri"/>
          <w:b/>
          <w:bCs/>
        </w:rPr>
        <w:t>Center of Adaptive Social Protection &amp; Economic Empowerment (CASPEE), which was launched in</w:t>
      </w:r>
      <w:r>
        <w:rPr>
          <w:rFonts w:ascii="Calibri" w:hAnsi="Calibri" w:cs="Calibri"/>
          <w:b/>
          <w:bCs/>
          <w:lang w:val="en-US"/>
        </w:rPr>
        <w:t xml:space="preserve"> Nov 2024</w:t>
      </w:r>
      <w:r>
        <w:rPr>
          <w:rFonts w:ascii="Calibri" w:hAnsi="Calibri" w:cs="Calibri"/>
        </w:rPr>
        <w:t>. Essentially th</w:t>
      </w:r>
      <w:r>
        <w:rPr>
          <w:rFonts w:ascii="Calibri" w:hAnsi="Calibri" w:cs="Calibri"/>
          <w:lang w:val="en-US"/>
        </w:rPr>
        <w:t>is</w:t>
      </w:r>
      <w:r>
        <w:rPr>
          <w:rFonts w:ascii="Calibri" w:hAnsi="Calibri" w:cs="Calibri"/>
        </w:rPr>
        <w:t xml:space="preserve"> center will implement the entire project. The whole team of the project will be sitting in this hall</w:t>
      </w:r>
      <w:r>
        <w:rPr>
          <w:rFonts w:ascii="Calibri" w:hAnsi="Calibri" w:cs="Calibri"/>
          <w:lang w:val="en-US"/>
        </w:rPr>
        <w:t>/center</w:t>
      </w:r>
      <w:r>
        <w:rPr>
          <w:rFonts w:ascii="Calibri" w:hAnsi="Calibri" w:cs="Calibri"/>
        </w:rPr>
        <w:t xml:space="preserve"> and coordinating across 4 provinces. </w:t>
      </w:r>
    </w:p>
    <w:p w14:paraId="2B5F0702" w14:textId="77777777" w:rsidR="00971770" w:rsidRPr="005231DA" w:rsidRDefault="00971770" w:rsidP="00F365EE">
      <w:pPr>
        <w:jc w:val="both"/>
      </w:pPr>
    </w:p>
    <w:p w14:paraId="779CA0A1" w14:textId="77777777" w:rsidR="00175426" w:rsidRPr="00FD1F78" w:rsidRDefault="00B666C5" w:rsidP="00F365EE">
      <w:pPr>
        <w:pStyle w:val="Heading1"/>
        <w:jc w:val="both"/>
        <w:rPr>
          <w:rFonts w:ascii="Calibri" w:hAnsi="Calibri" w:cs="Calibri"/>
        </w:rPr>
      </w:pPr>
      <w:bookmarkStart w:id="1302" w:name="_Toc2125452970"/>
      <w:r>
        <w:rPr>
          <w:rFonts w:ascii="Calibri" w:hAnsi="Calibri" w:cs="Calibri"/>
        </w:rPr>
        <w:t>Annexure</w:t>
      </w:r>
      <w:bookmarkEnd w:id="1302"/>
    </w:p>
    <w:p w14:paraId="4ECB3693" w14:textId="77777777" w:rsidR="008D53B3" w:rsidRPr="00FD1F78" w:rsidRDefault="008D53B3" w:rsidP="00F365EE">
      <w:pPr>
        <w:pStyle w:val="Heading2"/>
        <w:jc w:val="both"/>
      </w:pPr>
      <w:bookmarkStart w:id="1303" w:name="_Toc469950081"/>
      <w:r>
        <w:t>Province wise Distribution of Coordinators</w:t>
      </w:r>
      <w:bookmarkEnd w:id="1303"/>
    </w:p>
    <w:p w14:paraId="64F9896E" w14:textId="77777777" w:rsidR="008D53B3" w:rsidRPr="00FD1F78" w:rsidRDefault="007B7A81" w:rsidP="00F365EE">
      <w:pPr>
        <w:jc w:val="both"/>
        <w:rPr>
          <w:rFonts w:ascii="Calibri" w:hAnsi="Calibri" w:cs="Calibri"/>
        </w:rPr>
      </w:pPr>
      <w:r>
        <w:rPr>
          <w:rFonts w:ascii="Calibri" w:hAnsi="Calibri" w:cs="Calibri"/>
        </w:rPr>
        <w:t xml:space="preserve">The project will hire </w:t>
      </w:r>
      <w:del w:id="1304" w:author="Dr Fareeha Armughan" w:date="2026-07-31T00:00:00Z">
        <w:r>
          <w:rPr>
            <w:rFonts w:ascii="Calibri" w:hAnsi="Calibri" w:cs="Calibri"/>
          </w:rPr>
          <w:delText>616</w:delText>
        </w:r>
      </w:del>
      <w:del w:id="1305" w:author="Dr Fareeha Armughan" w:date="2026-08-01T22:38:00Z">
        <w:r>
          <w:rPr>
            <w:rFonts w:ascii="Calibri" w:hAnsi="Calibri" w:cs="Calibri"/>
          </w:rPr>
          <w:delText xml:space="preserve"> </w:delText>
        </w:r>
      </w:del>
      <w:r>
        <w:rPr>
          <w:rFonts w:ascii="Calibri" w:hAnsi="Calibri" w:cs="Calibri"/>
        </w:rPr>
        <w:t>ASPCs, currently the ASPCs from DFLT-Phase-1 are distributed across four provinces as follow</w:t>
      </w:r>
      <w:ins w:id="1306" w:author="Dr Fareeha Armughan" w:date="2026-07-31T00:00:00Z">
        <w:r>
          <w:rPr>
            <w:rFonts w:ascii="Calibri" w:hAnsi="Calibri" w:cs="Calibri"/>
          </w:rPr>
          <w:t xml:space="preserve"> (the table below reflects the Phase-I distribution of 673 ASPCs)</w:t>
        </w:r>
      </w:ins>
    </w:p>
    <w:tbl>
      <w:tblPr>
        <w:tblStyle w:val="TableGrid"/>
        <w:tblW w:w="0" w:type="auto"/>
        <w:tblLook w:val="04A0" w:firstRow="1" w:lastRow="0" w:firstColumn="1" w:lastColumn="0" w:noHBand="0" w:noVBand="1"/>
      </w:tblPr>
      <w:tblGrid>
        <w:gridCol w:w="3072"/>
        <w:gridCol w:w="2116"/>
        <w:gridCol w:w="1970"/>
        <w:gridCol w:w="1858"/>
      </w:tblGrid>
      <w:tr w:rsidR="0038594A" w:rsidRPr="00FD1F78" w14:paraId="423FD4AE" w14:textId="77777777" w:rsidTr="0038594A">
        <w:tc>
          <w:tcPr>
            <w:tcW w:w="3072" w:type="dxa"/>
            <w:shd w:val="clear" w:color="auto" w:fill="D9D9D9" w:themeFill="background1" w:themeFillShade="D9"/>
          </w:tcPr>
          <w:p w14:paraId="541A2D9B" w14:textId="77777777" w:rsidR="0038594A" w:rsidRPr="00FD1F78" w:rsidRDefault="0038594A" w:rsidP="002C0647">
            <w:pPr>
              <w:jc w:val="center"/>
              <w:rPr>
                <w:rFonts w:ascii="Calibri" w:hAnsi="Calibri" w:cs="Calibri"/>
                <w:b/>
                <w:bCs/>
              </w:rPr>
            </w:pPr>
            <w:r>
              <w:rPr>
                <w:rFonts w:ascii="Calibri" w:hAnsi="Calibri" w:cs="Calibri"/>
                <w:b/>
                <w:bCs/>
              </w:rPr>
              <w:t>Province</w:t>
            </w:r>
          </w:p>
        </w:tc>
        <w:tc>
          <w:tcPr>
            <w:tcW w:w="2116" w:type="dxa"/>
            <w:shd w:val="clear" w:color="auto" w:fill="D9D9D9" w:themeFill="background1" w:themeFillShade="D9"/>
          </w:tcPr>
          <w:p w14:paraId="0B547BB0" w14:textId="77777777" w:rsidR="0038594A" w:rsidRPr="00797393" w:rsidRDefault="0038594A" w:rsidP="002C0647">
            <w:pPr>
              <w:jc w:val="center"/>
              <w:rPr>
                <w:rFonts w:ascii="Calibri" w:hAnsi="Calibri" w:cs="Calibri"/>
                <w:b/>
                <w:bCs/>
              </w:rPr>
            </w:pPr>
            <w:r>
              <w:rPr>
                <w:rFonts w:ascii="Calibri" w:hAnsi="Calibri" w:cs="Calibri"/>
                <w:b/>
                <w:bCs/>
              </w:rPr>
              <w:t>ASPC</w:t>
            </w:r>
          </w:p>
        </w:tc>
        <w:tc>
          <w:tcPr>
            <w:tcW w:w="1970" w:type="dxa"/>
            <w:shd w:val="clear" w:color="auto" w:fill="D9D9D9" w:themeFill="background1" w:themeFillShade="D9"/>
          </w:tcPr>
          <w:p w14:paraId="4319C363" w14:textId="77777777" w:rsidR="0038594A" w:rsidRPr="00941F43" w:rsidRDefault="0038594A" w:rsidP="002C0647">
            <w:pPr>
              <w:jc w:val="center"/>
              <w:rPr>
                <w:rFonts w:ascii="Calibri" w:hAnsi="Calibri" w:cs="Calibri"/>
                <w:b/>
                <w:bCs/>
              </w:rPr>
            </w:pPr>
            <w:r>
              <w:rPr>
                <w:rFonts w:ascii="Calibri" w:hAnsi="Calibri" w:cs="Calibri"/>
                <w:b/>
                <w:bCs/>
              </w:rPr>
              <w:t>DFLT IC</w:t>
            </w:r>
          </w:p>
        </w:tc>
        <w:tc>
          <w:tcPr>
            <w:tcW w:w="1858" w:type="dxa"/>
            <w:shd w:val="clear" w:color="auto" w:fill="D9D9D9" w:themeFill="background1" w:themeFillShade="D9"/>
          </w:tcPr>
          <w:p w14:paraId="4E698C7F" w14:textId="77777777" w:rsidR="0038594A" w:rsidRPr="00FD1F78" w:rsidRDefault="0038594A" w:rsidP="002C0647">
            <w:pPr>
              <w:jc w:val="center"/>
              <w:rPr>
                <w:rFonts w:ascii="Calibri" w:hAnsi="Calibri" w:cs="Calibri"/>
                <w:b/>
                <w:bCs/>
              </w:rPr>
            </w:pPr>
            <w:r>
              <w:rPr>
                <w:rFonts w:ascii="Calibri" w:hAnsi="Calibri" w:cs="Calibri"/>
                <w:b/>
                <w:bCs/>
              </w:rPr>
              <w:t>PC</w:t>
            </w:r>
          </w:p>
        </w:tc>
      </w:tr>
      <w:tr w:rsidR="0038594A" w:rsidRPr="00FD1F78" w14:paraId="4CD79E1A" w14:textId="77777777" w:rsidTr="0038594A">
        <w:tc>
          <w:tcPr>
            <w:tcW w:w="3072" w:type="dxa"/>
          </w:tcPr>
          <w:p w14:paraId="25CEEA4F" w14:textId="77777777" w:rsidR="0038594A" w:rsidRPr="00BD49CC" w:rsidRDefault="0038594A" w:rsidP="002C0647">
            <w:pPr>
              <w:jc w:val="center"/>
              <w:rPr>
                <w:rFonts w:ascii="Calibri" w:hAnsi="Calibri" w:cs="Calibri"/>
              </w:rPr>
            </w:pPr>
            <w:r>
              <w:rPr>
                <w:rFonts w:ascii="Calibri" w:hAnsi="Calibri" w:cs="Calibri"/>
              </w:rPr>
              <w:t>Punjab</w:t>
            </w:r>
          </w:p>
        </w:tc>
        <w:tc>
          <w:tcPr>
            <w:tcW w:w="2116" w:type="dxa"/>
          </w:tcPr>
          <w:p w14:paraId="0DFF9D0A" w14:textId="77777777" w:rsidR="0038594A" w:rsidRPr="00797393" w:rsidRDefault="0038594A" w:rsidP="002C0647">
            <w:pPr>
              <w:jc w:val="center"/>
              <w:rPr>
                <w:rFonts w:ascii="Calibri" w:hAnsi="Calibri" w:cs="Calibri"/>
              </w:rPr>
            </w:pPr>
            <w:r>
              <w:rPr>
                <w:rFonts w:ascii="Calibri" w:hAnsi="Calibri" w:cs="Calibri"/>
              </w:rPr>
              <w:t>261</w:t>
            </w:r>
          </w:p>
        </w:tc>
        <w:tc>
          <w:tcPr>
            <w:tcW w:w="1970" w:type="dxa"/>
          </w:tcPr>
          <w:p w14:paraId="22382EEC" w14:textId="77777777" w:rsidR="0038594A" w:rsidRPr="00941F43" w:rsidRDefault="0038594A" w:rsidP="002C0647">
            <w:pPr>
              <w:jc w:val="center"/>
              <w:rPr>
                <w:rFonts w:ascii="Calibri" w:hAnsi="Calibri" w:cs="Calibri"/>
              </w:rPr>
            </w:pPr>
            <w:r>
              <w:rPr>
                <w:rFonts w:ascii="Calibri" w:hAnsi="Calibri" w:cs="Calibri"/>
              </w:rPr>
              <w:t>12</w:t>
            </w:r>
          </w:p>
        </w:tc>
        <w:tc>
          <w:tcPr>
            <w:tcW w:w="1858" w:type="dxa"/>
          </w:tcPr>
          <w:p w14:paraId="606CE69A" w14:textId="77777777" w:rsidR="0038594A" w:rsidRPr="00BD49CC" w:rsidRDefault="0038594A" w:rsidP="002C0647">
            <w:pPr>
              <w:jc w:val="center"/>
              <w:rPr>
                <w:rFonts w:ascii="Calibri" w:hAnsi="Calibri" w:cs="Calibri"/>
              </w:rPr>
            </w:pPr>
            <w:r>
              <w:rPr>
                <w:rFonts w:ascii="Calibri" w:hAnsi="Calibri" w:cs="Calibri"/>
              </w:rPr>
              <w:t>1</w:t>
            </w:r>
          </w:p>
        </w:tc>
      </w:tr>
      <w:tr w:rsidR="0038594A" w:rsidRPr="00FD1F78" w14:paraId="7252DD3C" w14:textId="77777777" w:rsidTr="0038594A">
        <w:tc>
          <w:tcPr>
            <w:tcW w:w="3072" w:type="dxa"/>
          </w:tcPr>
          <w:p w14:paraId="06D92477" w14:textId="77777777" w:rsidR="0038594A" w:rsidRPr="00BD49CC" w:rsidRDefault="0038594A" w:rsidP="002C0647">
            <w:pPr>
              <w:jc w:val="center"/>
              <w:rPr>
                <w:rFonts w:ascii="Calibri" w:hAnsi="Calibri" w:cs="Calibri"/>
              </w:rPr>
            </w:pPr>
            <w:r>
              <w:rPr>
                <w:rFonts w:ascii="Calibri" w:hAnsi="Calibri" w:cs="Calibri"/>
              </w:rPr>
              <w:t>KP</w:t>
            </w:r>
          </w:p>
        </w:tc>
        <w:tc>
          <w:tcPr>
            <w:tcW w:w="2116" w:type="dxa"/>
          </w:tcPr>
          <w:p w14:paraId="5358949D" w14:textId="77777777" w:rsidR="0038594A" w:rsidRPr="00797393" w:rsidRDefault="0038594A" w:rsidP="002C0647">
            <w:pPr>
              <w:jc w:val="center"/>
              <w:rPr>
                <w:rFonts w:ascii="Calibri" w:hAnsi="Calibri" w:cs="Calibri"/>
              </w:rPr>
            </w:pPr>
            <w:r>
              <w:rPr>
                <w:rFonts w:ascii="Calibri" w:hAnsi="Calibri" w:cs="Calibri"/>
              </w:rPr>
              <w:t>169</w:t>
            </w:r>
          </w:p>
        </w:tc>
        <w:tc>
          <w:tcPr>
            <w:tcW w:w="1970" w:type="dxa"/>
          </w:tcPr>
          <w:p w14:paraId="084A2B66" w14:textId="77777777" w:rsidR="0038594A" w:rsidRPr="00941F43" w:rsidRDefault="0038594A" w:rsidP="002C0647">
            <w:pPr>
              <w:jc w:val="center"/>
              <w:rPr>
                <w:rFonts w:ascii="Calibri" w:hAnsi="Calibri" w:cs="Calibri"/>
              </w:rPr>
            </w:pPr>
            <w:r>
              <w:rPr>
                <w:rFonts w:ascii="Calibri" w:hAnsi="Calibri" w:cs="Calibri"/>
              </w:rPr>
              <w:t>10</w:t>
            </w:r>
          </w:p>
        </w:tc>
        <w:tc>
          <w:tcPr>
            <w:tcW w:w="1858" w:type="dxa"/>
          </w:tcPr>
          <w:p w14:paraId="206F8BCC" w14:textId="77777777" w:rsidR="0038594A" w:rsidRPr="00BD49CC" w:rsidRDefault="0038594A" w:rsidP="002C0647">
            <w:pPr>
              <w:jc w:val="center"/>
              <w:rPr>
                <w:rFonts w:ascii="Calibri" w:hAnsi="Calibri" w:cs="Calibri"/>
              </w:rPr>
            </w:pPr>
            <w:r>
              <w:rPr>
                <w:rFonts w:ascii="Calibri" w:hAnsi="Calibri" w:cs="Calibri"/>
              </w:rPr>
              <w:t>1</w:t>
            </w:r>
          </w:p>
        </w:tc>
      </w:tr>
      <w:tr w:rsidR="0038594A" w:rsidRPr="00FD1F78" w14:paraId="2D4CD230" w14:textId="77777777" w:rsidTr="0038594A">
        <w:tc>
          <w:tcPr>
            <w:tcW w:w="3072" w:type="dxa"/>
          </w:tcPr>
          <w:p w14:paraId="6FFE359D" w14:textId="77777777" w:rsidR="0038594A" w:rsidRPr="00BD49CC" w:rsidRDefault="00646060" w:rsidP="002C0647">
            <w:pPr>
              <w:jc w:val="center"/>
              <w:rPr>
                <w:rFonts w:ascii="Calibri" w:hAnsi="Calibri" w:cs="Calibri"/>
              </w:rPr>
            </w:pPr>
            <w:r>
              <w:rPr>
                <w:rFonts w:ascii="Calibri" w:hAnsi="Calibri" w:cs="Calibri"/>
              </w:rPr>
              <w:t>Baluchistan</w:t>
            </w:r>
          </w:p>
        </w:tc>
        <w:tc>
          <w:tcPr>
            <w:tcW w:w="2116" w:type="dxa"/>
          </w:tcPr>
          <w:p w14:paraId="065BBAC1" w14:textId="77777777" w:rsidR="0038594A" w:rsidRPr="00797393" w:rsidRDefault="0038594A" w:rsidP="002C0647">
            <w:pPr>
              <w:jc w:val="center"/>
              <w:rPr>
                <w:rFonts w:ascii="Calibri" w:hAnsi="Calibri" w:cs="Calibri"/>
              </w:rPr>
            </w:pPr>
            <w:r>
              <w:rPr>
                <w:rFonts w:ascii="Calibri" w:hAnsi="Calibri" w:cs="Calibri"/>
              </w:rPr>
              <w:t>131</w:t>
            </w:r>
          </w:p>
        </w:tc>
        <w:tc>
          <w:tcPr>
            <w:tcW w:w="1970" w:type="dxa"/>
          </w:tcPr>
          <w:p w14:paraId="08183530" w14:textId="77777777" w:rsidR="0038594A" w:rsidRPr="00941F43" w:rsidRDefault="0038594A" w:rsidP="002C0647">
            <w:pPr>
              <w:jc w:val="center"/>
              <w:rPr>
                <w:rFonts w:ascii="Calibri" w:hAnsi="Calibri" w:cs="Calibri"/>
              </w:rPr>
            </w:pPr>
            <w:r>
              <w:rPr>
                <w:rFonts w:ascii="Calibri" w:hAnsi="Calibri" w:cs="Calibri"/>
              </w:rPr>
              <w:t>5</w:t>
            </w:r>
          </w:p>
        </w:tc>
        <w:tc>
          <w:tcPr>
            <w:tcW w:w="1858" w:type="dxa"/>
          </w:tcPr>
          <w:p w14:paraId="23BD3952" w14:textId="77777777" w:rsidR="0038594A" w:rsidRPr="00BD49CC" w:rsidRDefault="0038594A" w:rsidP="002C0647">
            <w:pPr>
              <w:jc w:val="center"/>
              <w:rPr>
                <w:rFonts w:ascii="Calibri" w:hAnsi="Calibri" w:cs="Calibri"/>
              </w:rPr>
            </w:pPr>
            <w:r>
              <w:rPr>
                <w:rFonts w:ascii="Calibri" w:hAnsi="Calibri" w:cs="Calibri"/>
              </w:rPr>
              <w:t>1</w:t>
            </w:r>
          </w:p>
        </w:tc>
      </w:tr>
      <w:tr w:rsidR="0038594A" w:rsidRPr="00FD1F78" w14:paraId="76F0ADFD" w14:textId="77777777" w:rsidTr="0038594A">
        <w:tc>
          <w:tcPr>
            <w:tcW w:w="3072" w:type="dxa"/>
          </w:tcPr>
          <w:p w14:paraId="77283547" w14:textId="77777777" w:rsidR="0038594A" w:rsidRPr="00BD49CC" w:rsidRDefault="0038594A" w:rsidP="002C0647">
            <w:pPr>
              <w:jc w:val="center"/>
              <w:rPr>
                <w:rFonts w:ascii="Calibri" w:hAnsi="Calibri" w:cs="Calibri"/>
              </w:rPr>
            </w:pPr>
            <w:r>
              <w:rPr>
                <w:rFonts w:ascii="Calibri" w:hAnsi="Calibri" w:cs="Calibri"/>
              </w:rPr>
              <w:t>Sindh</w:t>
            </w:r>
          </w:p>
        </w:tc>
        <w:tc>
          <w:tcPr>
            <w:tcW w:w="2116" w:type="dxa"/>
          </w:tcPr>
          <w:p w14:paraId="5C90EDAF" w14:textId="77777777" w:rsidR="0038594A" w:rsidRPr="00797393" w:rsidRDefault="0038594A" w:rsidP="002C0647">
            <w:pPr>
              <w:jc w:val="center"/>
              <w:rPr>
                <w:rFonts w:ascii="Calibri" w:hAnsi="Calibri" w:cs="Calibri"/>
              </w:rPr>
            </w:pPr>
            <w:r>
              <w:rPr>
                <w:rFonts w:ascii="Calibri" w:hAnsi="Calibri" w:cs="Calibri"/>
              </w:rPr>
              <w:t>109</w:t>
            </w:r>
          </w:p>
        </w:tc>
        <w:tc>
          <w:tcPr>
            <w:tcW w:w="1970" w:type="dxa"/>
          </w:tcPr>
          <w:p w14:paraId="3EFB4D62" w14:textId="77777777" w:rsidR="0038594A" w:rsidRPr="00941F43" w:rsidRDefault="0038594A" w:rsidP="002C0647">
            <w:pPr>
              <w:jc w:val="center"/>
              <w:rPr>
                <w:rFonts w:ascii="Calibri" w:hAnsi="Calibri" w:cs="Calibri"/>
              </w:rPr>
            </w:pPr>
            <w:r>
              <w:rPr>
                <w:rFonts w:ascii="Calibri" w:hAnsi="Calibri" w:cs="Calibri"/>
              </w:rPr>
              <w:t>13</w:t>
            </w:r>
          </w:p>
        </w:tc>
        <w:tc>
          <w:tcPr>
            <w:tcW w:w="1858" w:type="dxa"/>
          </w:tcPr>
          <w:p w14:paraId="49D47747" w14:textId="77777777" w:rsidR="0038594A" w:rsidRPr="00BD49CC" w:rsidRDefault="0038594A" w:rsidP="002C0647">
            <w:pPr>
              <w:jc w:val="center"/>
              <w:rPr>
                <w:rFonts w:ascii="Calibri" w:hAnsi="Calibri" w:cs="Calibri"/>
              </w:rPr>
            </w:pPr>
            <w:r>
              <w:rPr>
                <w:rFonts w:ascii="Calibri" w:hAnsi="Calibri" w:cs="Calibri"/>
              </w:rPr>
              <w:t>1</w:t>
            </w:r>
          </w:p>
        </w:tc>
      </w:tr>
      <w:tr w:rsidR="0038594A" w:rsidRPr="00FD1F78" w14:paraId="3930BE44" w14:textId="77777777" w:rsidTr="0038594A">
        <w:tc>
          <w:tcPr>
            <w:tcW w:w="3072" w:type="dxa"/>
          </w:tcPr>
          <w:p w14:paraId="0A4FC2E4" w14:textId="77777777" w:rsidR="0038594A" w:rsidRPr="00BD49CC" w:rsidRDefault="0038594A" w:rsidP="002C0647">
            <w:pPr>
              <w:jc w:val="center"/>
              <w:rPr>
                <w:rFonts w:ascii="Calibri" w:hAnsi="Calibri" w:cs="Calibri"/>
              </w:rPr>
            </w:pPr>
            <w:r>
              <w:rPr>
                <w:rFonts w:ascii="Calibri" w:hAnsi="Calibri" w:cs="Calibri"/>
              </w:rPr>
              <w:t>Islamabad</w:t>
            </w:r>
          </w:p>
        </w:tc>
        <w:tc>
          <w:tcPr>
            <w:tcW w:w="2116" w:type="dxa"/>
          </w:tcPr>
          <w:p w14:paraId="30F46199" w14:textId="77777777" w:rsidR="0038594A" w:rsidRPr="00797393" w:rsidRDefault="0038594A" w:rsidP="002C0647">
            <w:pPr>
              <w:jc w:val="center"/>
              <w:rPr>
                <w:rFonts w:ascii="Calibri" w:hAnsi="Calibri" w:cs="Calibri"/>
              </w:rPr>
            </w:pPr>
            <w:r>
              <w:rPr>
                <w:rFonts w:ascii="Calibri" w:hAnsi="Calibri" w:cs="Calibri"/>
              </w:rPr>
              <w:t>3</w:t>
            </w:r>
          </w:p>
        </w:tc>
        <w:tc>
          <w:tcPr>
            <w:tcW w:w="1970" w:type="dxa"/>
          </w:tcPr>
          <w:p w14:paraId="2A50E9F9" w14:textId="77777777" w:rsidR="0038594A" w:rsidRPr="00941F43" w:rsidRDefault="0038594A" w:rsidP="002C0647">
            <w:pPr>
              <w:jc w:val="center"/>
              <w:rPr>
                <w:rFonts w:ascii="Calibri" w:hAnsi="Calibri" w:cs="Calibri"/>
              </w:rPr>
            </w:pPr>
            <w:r>
              <w:rPr>
                <w:rFonts w:ascii="Calibri" w:hAnsi="Calibri" w:cs="Calibri"/>
              </w:rPr>
              <w:t>0</w:t>
            </w:r>
          </w:p>
        </w:tc>
        <w:tc>
          <w:tcPr>
            <w:tcW w:w="1858" w:type="dxa"/>
          </w:tcPr>
          <w:p w14:paraId="7D2CC28E" w14:textId="77777777" w:rsidR="0038594A" w:rsidRDefault="0038594A" w:rsidP="002C0647">
            <w:pPr>
              <w:jc w:val="center"/>
              <w:rPr>
                <w:rFonts w:ascii="Calibri" w:hAnsi="Calibri" w:cs="Calibri"/>
              </w:rPr>
            </w:pPr>
            <w:r>
              <w:rPr>
                <w:rFonts w:ascii="Calibri" w:hAnsi="Calibri" w:cs="Calibri"/>
              </w:rPr>
              <w:t>0</w:t>
            </w:r>
          </w:p>
        </w:tc>
      </w:tr>
      <w:tr w:rsidR="0038594A" w:rsidRPr="00FD1F78" w14:paraId="54556C69" w14:textId="77777777" w:rsidTr="0038594A">
        <w:tc>
          <w:tcPr>
            <w:tcW w:w="3072" w:type="dxa"/>
            <w:shd w:val="clear" w:color="auto" w:fill="D9D9D9" w:themeFill="background1" w:themeFillShade="D9"/>
          </w:tcPr>
          <w:p w14:paraId="1E001A23" w14:textId="77777777" w:rsidR="0038594A" w:rsidRPr="0079180C" w:rsidRDefault="0038594A" w:rsidP="002A5021">
            <w:pPr>
              <w:jc w:val="center"/>
              <w:rPr>
                <w:rFonts w:ascii="Calibri" w:hAnsi="Calibri" w:cs="Calibri"/>
                <w:b/>
                <w:bCs/>
              </w:rPr>
            </w:pPr>
            <w:r>
              <w:rPr>
                <w:rFonts w:ascii="Calibri" w:hAnsi="Calibri" w:cs="Calibri"/>
                <w:b/>
                <w:bCs/>
              </w:rPr>
              <w:t>Total</w:t>
            </w:r>
          </w:p>
        </w:tc>
        <w:tc>
          <w:tcPr>
            <w:tcW w:w="2116" w:type="dxa"/>
            <w:shd w:val="clear" w:color="auto" w:fill="D9D9D9" w:themeFill="background1" w:themeFillShade="D9"/>
          </w:tcPr>
          <w:p w14:paraId="04F7659E" w14:textId="77777777" w:rsidR="0038594A" w:rsidRPr="00797393" w:rsidRDefault="00263524" w:rsidP="002C0647">
            <w:pPr>
              <w:jc w:val="center"/>
              <w:rPr>
                <w:rFonts w:ascii="Calibri" w:hAnsi="Calibri" w:cs="Calibri"/>
                <w:b/>
                <w:bCs/>
              </w:rPr>
            </w:pPr>
            <w:r>
              <w:rPr>
                <w:rFonts w:ascii="Calibri" w:hAnsi="Calibri" w:cs="Calibri"/>
                <w:b/>
                <w:bCs/>
              </w:rPr>
              <w:t>673</w:t>
            </w:r>
          </w:p>
        </w:tc>
        <w:tc>
          <w:tcPr>
            <w:tcW w:w="1970" w:type="dxa"/>
            <w:shd w:val="clear" w:color="auto" w:fill="D9D9D9" w:themeFill="background1" w:themeFillShade="D9"/>
          </w:tcPr>
          <w:p w14:paraId="22021B05" w14:textId="77777777" w:rsidR="0038594A" w:rsidRPr="00941F43" w:rsidRDefault="0038594A" w:rsidP="002C0647">
            <w:pPr>
              <w:jc w:val="center"/>
              <w:rPr>
                <w:rFonts w:ascii="Calibri" w:hAnsi="Calibri" w:cs="Calibri"/>
                <w:b/>
                <w:bCs/>
              </w:rPr>
            </w:pPr>
            <w:r>
              <w:rPr>
                <w:rFonts w:ascii="Calibri" w:hAnsi="Calibri" w:cs="Calibri"/>
                <w:b/>
                <w:bCs/>
              </w:rPr>
              <w:t>40</w:t>
            </w:r>
          </w:p>
        </w:tc>
        <w:tc>
          <w:tcPr>
            <w:tcW w:w="1858" w:type="dxa"/>
            <w:shd w:val="clear" w:color="auto" w:fill="D9D9D9" w:themeFill="background1" w:themeFillShade="D9"/>
          </w:tcPr>
          <w:p w14:paraId="45D34045" w14:textId="77777777" w:rsidR="0038594A" w:rsidRPr="0079180C" w:rsidRDefault="0038594A" w:rsidP="002C0647">
            <w:pPr>
              <w:jc w:val="center"/>
              <w:rPr>
                <w:rFonts w:ascii="Calibri" w:hAnsi="Calibri" w:cs="Calibri"/>
                <w:b/>
                <w:bCs/>
              </w:rPr>
            </w:pPr>
            <w:r>
              <w:rPr>
                <w:rFonts w:ascii="Calibri" w:hAnsi="Calibri" w:cs="Calibri"/>
                <w:b/>
                <w:bCs/>
              </w:rPr>
              <w:t>4</w:t>
            </w:r>
          </w:p>
        </w:tc>
      </w:tr>
    </w:tbl>
    <w:p w14:paraId="6C2CCDB6" w14:textId="77777777" w:rsidR="008309C9" w:rsidRPr="00FD1F78" w:rsidRDefault="008309C9" w:rsidP="00F365EE">
      <w:pPr>
        <w:jc w:val="both"/>
        <w:rPr>
          <w:rFonts w:ascii="Calibri" w:hAnsi="Calibri" w:cs="Calibri"/>
        </w:rPr>
      </w:pPr>
    </w:p>
    <w:p w14:paraId="0DDCA998" w14:textId="77777777" w:rsidR="00B666C5" w:rsidRPr="00FD1F78" w:rsidRDefault="00CC1B74" w:rsidP="00F365EE">
      <w:pPr>
        <w:pStyle w:val="Heading2"/>
        <w:jc w:val="both"/>
      </w:pPr>
      <w:bookmarkStart w:id="1307" w:name="_Toc726404255"/>
      <w:r>
        <w:t>Mobility Allowance of DFLT IC</w:t>
      </w:r>
      <w:bookmarkEnd w:id="1307"/>
    </w:p>
    <w:p w14:paraId="6562E40A" w14:textId="77777777" w:rsidR="005D23AA" w:rsidRDefault="00461C3D" w:rsidP="00F365EE">
      <w:pPr>
        <w:jc w:val="both"/>
        <w:rPr>
          <w:rFonts w:ascii="Calibri" w:hAnsi="Calibri" w:cs="Calibri"/>
        </w:rPr>
      </w:pPr>
      <w:r>
        <w:rPr>
          <w:rFonts w:ascii="Calibri" w:hAnsi="Calibri" w:cs="Calibri"/>
        </w:rPr>
        <w:t xml:space="preserve">In the first week, DFLT IC will monitor in the home city and will not receive any mobility allowance. There will be six travel days of each DLFT IC in a month. The total mobility allowance of Rs. 150,000 lump sum for 10 months (15000/month) will be given to each DFLT IC. The amount will prorate will fewer travel days are completed. </w:t>
      </w:r>
    </w:p>
    <w:p w14:paraId="1DD339D6" w14:textId="77777777" w:rsidR="005D47F6" w:rsidRPr="00FD1F78" w:rsidRDefault="005D47F6" w:rsidP="00F365EE">
      <w:pPr>
        <w:jc w:val="both"/>
        <w:rPr>
          <w:rFonts w:ascii="Calibri" w:hAnsi="Calibri" w:cs="Calibri"/>
        </w:rPr>
      </w:pPr>
    </w:p>
    <w:p w14:paraId="4B5E974A" w14:textId="77777777" w:rsidR="00824D5B" w:rsidRPr="00FD1F78" w:rsidRDefault="00824D5B" w:rsidP="00F365EE">
      <w:pPr>
        <w:pStyle w:val="Heading2"/>
        <w:jc w:val="both"/>
      </w:pPr>
      <w:bookmarkStart w:id="1308" w:name="_Toc1618694345"/>
      <w:r>
        <w:t>Payment Breakdown of Coordinators</w:t>
      </w:r>
      <w:bookmarkEnd w:id="1308"/>
    </w:p>
    <w:p w14:paraId="06DED5D7" w14:textId="5DED5230" w:rsidR="00B666C5" w:rsidRPr="00FD1F78" w:rsidRDefault="00824D5B" w:rsidP="00F365EE">
      <w:pPr>
        <w:jc w:val="both"/>
        <w:rPr>
          <w:rFonts w:ascii="Calibri" w:hAnsi="Calibri" w:cs="Calibri"/>
        </w:rPr>
      </w:pPr>
      <w:r>
        <w:rPr>
          <w:rFonts w:ascii="Calibri" w:hAnsi="Calibri" w:cs="Calibri"/>
        </w:rPr>
        <w:t>All the coordinators including ASPCs, DFLT IC, PCs, Financial Inclusion Coordinators</w:t>
      </w:r>
      <w:del w:id="1309" w:author="Dr Fareeha Armughan" w:date="2026-07-31T00:00:00Z">
        <w:r>
          <w:rPr>
            <w:rFonts w:ascii="Calibri" w:hAnsi="Calibri" w:cs="Calibri"/>
          </w:rPr>
          <w:delText xml:space="preserve"> and account opening facilitators</w:delText>
        </w:r>
      </w:del>
      <w:del w:id="1310" w:author="Dr Fareeha Armughan" w:date="2026-08-03T21:29:00Z">
        <w:r>
          <w:rPr>
            <w:rFonts w:ascii="Calibri" w:hAnsi="Calibri" w:cs="Calibri"/>
          </w:rPr>
          <w:delText xml:space="preserve"> </w:delText>
        </w:r>
      </w:del>
      <w:r>
        <w:rPr>
          <w:rFonts w:ascii="Calibri" w:hAnsi="Calibri" w:cs="Calibri"/>
        </w:rPr>
        <w:t>will get fixed monthly compensation as per SDPI payroll.</w:t>
      </w:r>
      <w:del w:id="1311" w:author="Dr Fareeha Armughan" w:date="2026-08-03T12:02:00Z">
        <w:r>
          <w:rPr>
            <w:rFonts w:ascii="Calibri" w:hAnsi="Calibri" w:cs="Calibri"/>
          </w:rPr>
          <w:delText xml:space="preserve">  </w:delText>
        </w:r>
      </w:del>
    </w:p>
    <w:sectPr w:rsidR="00B666C5" w:rsidRPr="00FD1F78" w:rsidSect="00A906FF">
      <w:headerReference w:type="default" r:id="rId14"/>
      <w:footerReference w:type="default" r:id="rId15"/>
      <w:headerReference w:type="firs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F1B90A" w14:textId="77777777" w:rsidR="00A560DA" w:rsidRDefault="00A560DA" w:rsidP="00366243">
      <w:pPr>
        <w:spacing w:after="0" w:line="240" w:lineRule="auto"/>
      </w:pPr>
      <w:r>
        <w:separator/>
      </w:r>
    </w:p>
  </w:endnote>
  <w:endnote w:type="continuationSeparator" w:id="0">
    <w:p w14:paraId="2D1F20DA" w14:textId="77777777" w:rsidR="00A560DA" w:rsidRDefault="00A560DA" w:rsidP="00366243">
      <w:pPr>
        <w:spacing w:after="0" w:line="240" w:lineRule="auto"/>
      </w:pPr>
      <w:r>
        <w:continuationSeparator/>
      </w:r>
    </w:p>
  </w:endnote>
  <w:endnote w:type="continuationNotice" w:id="1">
    <w:p w14:paraId="0393C563" w14:textId="77777777" w:rsidR="00A560DA" w:rsidRDefault="00A560D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2011807"/>
      <w:docPartObj>
        <w:docPartGallery w:val="Page Numbers (Bottom of Page)"/>
        <w:docPartUnique/>
      </w:docPartObj>
    </w:sdtPr>
    <w:sdtEndPr>
      <w:rPr>
        <w:noProof/>
      </w:rPr>
    </w:sdtEndPr>
    <w:sdtContent>
      <w:p w14:paraId="4F91BFEA" w14:textId="1C73BADA" w:rsidR="00EC679A" w:rsidRDefault="00EC679A">
        <w:pPr>
          <w:pStyle w:val="Footer"/>
          <w:jc w:val="right"/>
        </w:pPr>
        <w:r>
          <w:fldChar w:fldCharType="begin"/>
        </w:r>
        <w:r>
          <w:instrText xml:space="preserve"> PAGE   \* MERGEFORMAT </w:instrText>
        </w:r>
        <w:r>
          <w:fldChar w:fldCharType="separate"/>
        </w:r>
        <w:r w:rsidR="00ED57E6">
          <w:rPr>
            <w:noProof/>
          </w:rPr>
          <w:t>20</w:t>
        </w:r>
        <w:r>
          <w:rPr>
            <w:noProof/>
          </w:rPr>
          <w:fldChar w:fldCharType="end"/>
        </w:r>
      </w:p>
    </w:sdtContent>
  </w:sdt>
  <w:p w14:paraId="257C4A07" w14:textId="77777777" w:rsidR="00EC679A" w:rsidRDefault="00EC6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916B0E" w14:textId="77777777" w:rsidR="00A560DA" w:rsidRDefault="00A560DA" w:rsidP="00366243">
      <w:pPr>
        <w:spacing w:after="0" w:line="240" w:lineRule="auto"/>
      </w:pPr>
      <w:r>
        <w:separator/>
      </w:r>
    </w:p>
  </w:footnote>
  <w:footnote w:type="continuationSeparator" w:id="0">
    <w:p w14:paraId="50515046" w14:textId="77777777" w:rsidR="00A560DA" w:rsidRDefault="00A560DA" w:rsidP="00366243">
      <w:pPr>
        <w:spacing w:after="0" w:line="240" w:lineRule="auto"/>
      </w:pPr>
      <w:r>
        <w:continuationSeparator/>
      </w:r>
    </w:p>
  </w:footnote>
  <w:footnote w:type="continuationNotice" w:id="1">
    <w:p w14:paraId="34FE4A3A" w14:textId="77777777" w:rsidR="00A560DA" w:rsidRDefault="00A560DA">
      <w:pPr>
        <w:spacing w:before="0" w:after="0" w:line="240" w:lineRule="auto"/>
      </w:pPr>
    </w:p>
  </w:footnote>
  <w:footnote w:id="2">
    <w:p w14:paraId="2CD1AAA3" w14:textId="66389065" w:rsidR="00EC679A" w:rsidRDefault="00EC679A">
      <w:pPr>
        <w:pStyle w:val="FootnoteText"/>
        <w:rPr>
          <w:ins w:id="11" w:author="Dr Fareeha Armughan" w:date="2026-07-31T00:00:00Z"/>
          <w:rFonts w:ascii="Calibri" w:hAnsi="Calibri" w:cs="Calibri"/>
          <w:sz w:val="18"/>
          <w:szCs w:val="18"/>
        </w:rPr>
      </w:pPr>
      <w:ins w:id="12" w:author="Dr Fareeha Armughan" w:date="2026-07-31T00:00:00Z">
        <w:r>
          <w:rPr>
            <w:rStyle w:val="FootnoteReference"/>
            <w:rFonts w:ascii="Calibri" w:hAnsi="Calibri" w:cs="Calibri"/>
            <w:sz w:val="18"/>
            <w:szCs w:val="18"/>
          </w:rPr>
          <w:footnoteRef/>
        </w:r>
        <w:r>
          <w:rPr>
            <w:rFonts w:ascii="Calibri" w:hAnsi="Calibri" w:cs="Calibri"/>
            <w:sz w:val="18"/>
            <w:szCs w:val="18"/>
          </w:rPr>
          <w:t xml:space="preserve"> Amendment (31 July 2026</w:t>
        </w:r>
      </w:ins>
      <w:r>
        <w:rPr>
          <w:rFonts w:ascii="Calibri" w:hAnsi="Calibri" w:cs="Calibri"/>
          <w:sz w:val="18"/>
          <w:szCs w:val="18"/>
        </w:rPr>
        <w:t>). Original Proposal</w:t>
      </w:r>
      <w:ins w:id="13" w:author="Dr Fareeha Armughan" w:date="2026-07-31T00:00:00Z">
        <w:r>
          <w:rPr>
            <w:rFonts w:ascii="Calibri" w:hAnsi="Calibri" w:cs="Calibri"/>
            <w:sz w:val="18"/>
            <w:szCs w:val="18"/>
          </w:rPr>
          <w:t xml:space="preserve">: the co-contributory saving scheme was provisioned for the </w:t>
        </w:r>
      </w:ins>
      <w:r>
        <w:rPr>
          <w:rFonts w:ascii="Calibri" w:hAnsi="Calibri" w:cs="Calibri"/>
          <w:sz w:val="18"/>
          <w:szCs w:val="18"/>
        </w:rPr>
        <w:t xml:space="preserve">10,000 </w:t>
      </w:r>
      <w:ins w:id="14" w:author="Dr Fareeha Armughan" w:date="2026-07-31T00:00:00Z">
        <w:r>
          <w:rPr>
            <w:rFonts w:ascii="Calibri" w:hAnsi="Calibri" w:cs="Calibri"/>
            <w:sz w:val="18"/>
            <w:szCs w:val="18"/>
          </w:rPr>
          <w:t>Mamta beneficiaries</w:t>
        </w:r>
      </w:ins>
      <w:r>
        <w:rPr>
          <w:rFonts w:ascii="Calibri" w:hAnsi="Calibri" w:cs="Calibri"/>
          <w:sz w:val="18"/>
          <w:szCs w:val="18"/>
        </w:rPr>
        <w:t>, 5,000 Agri Women Workers and 10,000 Urban Informal Workers</w:t>
      </w:r>
      <w:ins w:id="15" w:author="Dr Fareeha Armughan" w:date="2026-07-31T00:00:00Z">
        <w:r>
          <w:rPr>
            <w:rFonts w:ascii="Calibri" w:hAnsi="Calibri" w:cs="Calibri"/>
            <w:sz w:val="18"/>
            <w:szCs w:val="18"/>
          </w:rPr>
          <w:t>.</w:t>
        </w:r>
      </w:ins>
      <w:r>
        <w:rPr>
          <w:rFonts w:ascii="Calibri" w:hAnsi="Calibri" w:cs="Calibri"/>
          <w:sz w:val="18"/>
          <w:szCs w:val="18"/>
        </w:rPr>
        <w:t xml:space="preserve"> Now the </w:t>
      </w:r>
      <w:ins w:id="16" w:author="Dr Fareeha Armughan" w:date="2026-08-03T19:42:00Z">
        <w:r w:rsidRPr="009D5E9C">
          <w:rPr>
            <w:rFonts w:ascii="Calibri" w:hAnsi="Calibri" w:cs="Calibri"/>
            <w:sz w:val="18"/>
            <w:szCs w:val="18"/>
            <w:highlight w:val="yellow"/>
            <w:rPrChange w:id="17" w:author="Dr Fareeha Armughan" w:date="2026-08-03T19:44:00Z">
              <w:rPr>
                <w:rFonts w:ascii="Calibri" w:hAnsi="Calibri" w:cs="Calibri"/>
                <w:sz w:val="18"/>
                <w:szCs w:val="18"/>
              </w:rPr>
            </w:rPrChange>
          </w:rPr>
          <w:t>revised</w:t>
        </w:r>
        <w:r>
          <w:rPr>
            <w:rFonts w:ascii="Calibri" w:hAnsi="Calibri" w:cs="Calibri"/>
            <w:sz w:val="18"/>
            <w:szCs w:val="18"/>
          </w:rPr>
          <w:t xml:space="preserve"> </w:t>
        </w:r>
      </w:ins>
      <w:r>
        <w:rPr>
          <w:rFonts w:ascii="Calibri" w:hAnsi="Calibri" w:cs="Calibri"/>
          <w:sz w:val="18"/>
          <w:szCs w:val="18"/>
        </w:rPr>
        <w:t>target audience is</w:t>
      </w:r>
      <w:ins w:id="18" w:author="Dr Fareeha Armughan" w:date="2026-07-31T00:00:00Z">
        <w:r>
          <w:rPr>
            <w:rFonts w:ascii="Calibri" w:hAnsi="Calibri" w:cs="Calibri"/>
            <w:sz w:val="18"/>
            <w:szCs w:val="18"/>
          </w:rPr>
          <w:t xml:space="preserve"> 15,000 Agriculture Women Workers </w:t>
        </w:r>
      </w:ins>
      <w:r>
        <w:rPr>
          <w:rFonts w:ascii="Calibri" w:hAnsi="Calibri" w:cs="Calibri"/>
          <w:sz w:val="18"/>
          <w:szCs w:val="18"/>
        </w:rPr>
        <w:t>of Flood Prone District(s) of Sindh while the original specified target of</w:t>
      </w:r>
      <w:ins w:id="19" w:author="Dr Fareeha Armughan" w:date="2026-07-31T00:00:00Z">
        <w:r>
          <w:rPr>
            <w:rFonts w:ascii="Calibri" w:hAnsi="Calibri" w:cs="Calibri"/>
            <w:sz w:val="18"/>
            <w:szCs w:val="18"/>
          </w:rPr>
          <w:t xml:space="preserve"> 10,000 Urban Informal Workers of Karachi </w:t>
        </w:r>
      </w:ins>
      <w:r>
        <w:rPr>
          <w:rFonts w:ascii="Calibri" w:hAnsi="Calibri" w:cs="Calibri"/>
          <w:sz w:val="18"/>
          <w:szCs w:val="18"/>
        </w:rPr>
        <w:t xml:space="preserve">remains unchanged </w:t>
      </w:r>
      <w:ins w:id="20" w:author="Dr Fareeha Armughan" w:date="2026-07-31T00:00:00Z">
        <w:r>
          <w:rPr>
            <w:rFonts w:ascii="Calibri" w:hAnsi="Calibri" w:cs="Calibri"/>
            <w:sz w:val="18"/>
            <w:szCs w:val="18"/>
          </w:rPr>
          <w:t xml:space="preserve">(25,000 in total). This </w:t>
        </w:r>
      </w:ins>
      <w:r>
        <w:rPr>
          <w:rFonts w:ascii="Calibri" w:hAnsi="Calibri" w:cs="Calibri"/>
          <w:sz w:val="18"/>
          <w:szCs w:val="18"/>
        </w:rPr>
        <w:t>revision has been</w:t>
      </w:r>
      <w:ins w:id="21" w:author="Dr Fareeha Armughan" w:date="2026-07-31T00:00:00Z">
        <w:r>
          <w:rPr>
            <w:rFonts w:ascii="Calibri" w:hAnsi="Calibri" w:cs="Calibri"/>
            <w:sz w:val="18"/>
            <w:szCs w:val="18"/>
          </w:rPr>
          <w:t xml:space="preserve"> undertaken </w:t>
        </w:r>
      </w:ins>
      <w:r>
        <w:rPr>
          <w:rFonts w:ascii="Calibri" w:hAnsi="Calibri" w:cs="Calibri"/>
          <w:sz w:val="18"/>
          <w:szCs w:val="18"/>
        </w:rPr>
        <w:t xml:space="preserve">as per instructions of </w:t>
      </w:r>
      <w:ins w:id="22" w:author="Dr Fareeha Armughan" w:date="2026-07-31T00:00:00Z">
        <w:r>
          <w:rPr>
            <w:rFonts w:ascii="Calibri" w:hAnsi="Calibri" w:cs="Calibri"/>
            <w:sz w:val="18"/>
            <w:szCs w:val="18"/>
          </w:rPr>
          <w:t xml:space="preserve">GIZ and in consultation with SSPA. </w:t>
        </w:r>
      </w:ins>
      <w:r>
        <w:rPr>
          <w:rFonts w:ascii="Calibri" w:hAnsi="Calibri" w:cs="Calibri"/>
          <w:sz w:val="18"/>
          <w:szCs w:val="18"/>
        </w:rPr>
        <w:t xml:space="preserve">(Please refer to </w:t>
      </w:r>
      <w:ins w:id="23" w:author="Dr Fareeha Armughan" w:date="2026-07-31T00:00:00Z">
        <w:r>
          <w:rPr>
            <w:rFonts w:ascii="Calibri" w:hAnsi="Calibri" w:cs="Calibri"/>
            <w:sz w:val="18"/>
            <w:szCs w:val="18"/>
          </w:rPr>
          <w:t>Section 8</w:t>
        </w:r>
      </w:ins>
      <w:r>
        <w:rPr>
          <w:rFonts w:ascii="Calibri" w:hAnsi="Calibri" w:cs="Calibri"/>
          <w:sz w:val="18"/>
          <w:szCs w:val="18"/>
        </w:rPr>
        <w:t xml:space="preserve"> for further details)</w:t>
      </w:r>
      <w:ins w:id="24" w:author="Dr Fareeha Armughan" w:date="2026-08-03T19:43:00Z">
        <w:r>
          <w:rPr>
            <w:rFonts w:ascii="Calibri" w:hAnsi="Calibri" w:cs="Calibri"/>
            <w:sz w:val="18"/>
            <w:szCs w:val="18"/>
          </w:rPr>
          <w:t xml:space="preserve"> </w:t>
        </w:r>
      </w:ins>
    </w:p>
  </w:footnote>
  <w:footnote w:id="3">
    <w:p w14:paraId="028BF414" w14:textId="00945FCB" w:rsidR="00EC679A" w:rsidRPr="00FC14B3" w:rsidRDefault="00EC679A">
      <w:pPr>
        <w:pStyle w:val="FootnoteText"/>
        <w:jc w:val="both"/>
        <w:rPr>
          <w:ins w:id="31" w:author="Dr Fareeha Armughan" w:date="2026-08-03T00:00:00Z"/>
          <w:rFonts w:ascii="Calibri" w:hAnsi="Calibri" w:cs="Calibri"/>
          <w:sz w:val="18"/>
          <w:szCs w:val="18"/>
        </w:rPr>
      </w:pPr>
      <w:ins w:id="32" w:author="Dr Fareeha Armughan" w:date="2026-08-03T00:00:00Z">
        <w:r w:rsidRPr="00FC14B3">
          <w:rPr>
            <w:rStyle w:val="FootnoteReference"/>
            <w:rFonts w:ascii="Calibri" w:hAnsi="Calibri" w:cs="Calibri"/>
            <w:sz w:val="18"/>
            <w:szCs w:val="18"/>
          </w:rPr>
          <w:footnoteRef/>
        </w:r>
        <w:r w:rsidRPr="00FC14B3">
          <w:rPr>
            <w:rFonts w:ascii="Calibri" w:hAnsi="Calibri" w:cs="Calibri"/>
            <w:sz w:val="18"/>
            <w:szCs w:val="18"/>
          </w:rPr>
          <w:t xml:space="preserve"> At the inception of the DFLT Phase 2 </w:t>
        </w:r>
      </w:ins>
      <w:ins w:id="33" w:author="Dr Fareeha Armughan" w:date="2026-08-03T19:47:00Z">
        <w:r w:rsidRPr="00FC14B3">
          <w:rPr>
            <w:rFonts w:ascii="Calibri" w:hAnsi="Calibri" w:cs="Calibri"/>
            <w:sz w:val="18"/>
            <w:szCs w:val="18"/>
          </w:rPr>
          <w:t xml:space="preserve">BISP </w:t>
        </w:r>
      </w:ins>
      <w:ins w:id="34" w:author="Dr Fareeha Armughan" w:date="2026-08-03T00:00:00Z">
        <w:r w:rsidRPr="00FC14B3">
          <w:rPr>
            <w:rFonts w:ascii="Calibri" w:hAnsi="Calibri" w:cs="Calibri"/>
            <w:sz w:val="18"/>
            <w:szCs w:val="18"/>
          </w:rPr>
          <w:t>chapte</w:t>
        </w:r>
      </w:ins>
      <w:ins w:id="35" w:author="Dr Fareeha Armughan" w:date="2026-08-03T19:47:00Z">
        <w:r w:rsidRPr="00FC14B3">
          <w:rPr>
            <w:rFonts w:ascii="Calibri" w:hAnsi="Calibri" w:cs="Calibri"/>
            <w:sz w:val="18"/>
            <w:szCs w:val="18"/>
          </w:rPr>
          <w:t>r</w:t>
        </w:r>
      </w:ins>
      <w:ins w:id="36" w:author="Dr Fareeha Armughan" w:date="2026-08-03T00:00:00Z">
        <w:r w:rsidRPr="00FC14B3">
          <w:rPr>
            <w:rFonts w:ascii="Calibri" w:hAnsi="Calibri" w:cs="Calibri"/>
            <w:sz w:val="18"/>
            <w:szCs w:val="18"/>
          </w:rPr>
          <w:t>, BISP Scaled down this provincial target to 30,000 due to the consideration that a very massive number of 300,000 was being leveraged concurrently under DFLT - II Sindh Chapter</w:t>
        </w:r>
      </w:ins>
    </w:p>
  </w:footnote>
  <w:footnote w:id="4">
    <w:p w14:paraId="2C39DAC3" w14:textId="65F532D3" w:rsidR="00EC679A" w:rsidRPr="00FC14B3" w:rsidRDefault="00EC679A">
      <w:pPr>
        <w:pStyle w:val="FootnoteText"/>
        <w:rPr>
          <w:rFonts w:ascii="Calibri" w:hAnsi="Calibri" w:cs="Calibri"/>
          <w:sz w:val="18"/>
          <w:szCs w:val="18"/>
          <w:rPrChange w:id="40" w:author="Dr Fareeha Armughan" w:date="2026-08-03T20:04:00Z">
            <w:rPr/>
          </w:rPrChange>
        </w:rPr>
      </w:pPr>
      <w:ins w:id="41" w:author="Dr Fareeha Armughan" w:date="2026-08-03T19:55:00Z">
        <w:r w:rsidRPr="00FC14B3">
          <w:rPr>
            <w:rStyle w:val="FootnoteReference"/>
            <w:rFonts w:ascii="Calibri" w:hAnsi="Calibri" w:cs="Calibri"/>
            <w:sz w:val="18"/>
            <w:szCs w:val="18"/>
            <w:rPrChange w:id="42" w:author="Dr Fareeha Armughan" w:date="2026-08-03T20:04:00Z">
              <w:rPr>
                <w:rStyle w:val="FootnoteReference"/>
              </w:rPr>
            </w:rPrChange>
          </w:rPr>
          <w:footnoteRef/>
        </w:r>
        <w:r w:rsidRPr="00FC14B3">
          <w:rPr>
            <w:rFonts w:ascii="Calibri" w:hAnsi="Calibri" w:cs="Calibri"/>
            <w:sz w:val="18"/>
            <w:szCs w:val="18"/>
            <w:rPrChange w:id="43" w:author="Dr Fareeha Armughan" w:date="2026-08-03T20:04:00Z">
              <w:rPr/>
            </w:rPrChange>
          </w:rPr>
          <w:t xml:space="preserve"> At the very onset of the project, The Prime Minister Wallet scheme got announced covering essentially the entire NSER comprising of 10 million BISP Beneficiaries. In lieu of the Prime Minister’s Wallet scheme, the account opening requirement of the BISP beneficiaries under the DFLT Phase - II National Roll Out stands addressed; the program now targets opening 300,000 mobile money accounts, in total, for the DFLT-trained beneficiaries of the Sindh Chapter (Please refer to Section 7.3 for more details).</w:t>
        </w:r>
      </w:ins>
    </w:p>
  </w:footnote>
  <w:footnote w:id="5">
    <w:p w14:paraId="53041CB0" w14:textId="77777777" w:rsidR="00EC679A" w:rsidRPr="00FC14B3" w:rsidRDefault="00EC679A" w:rsidP="00FC14B3">
      <w:pPr>
        <w:pStyle w:val="FootnoteText"/>
        <w:rPr>
          <w:ins w:id="53" w:author="Dr Fareeha Armughan" w:date="2026-08-03T20:09:00Z"/>
          <w:rFonts w:ascii="Calibri" w:hAnsi="Calibri" w:cs="Calibri"/>
          <w:sz w:val="18"/>
          <w:szCs w:val="18"/>
        </w:rPr>
      </w:pPr>
      <w:ins w:id="54" w:author="Dr Fareeha Armughan" w:date="2026-08-03T20:09:00Z">
        <w:r w:rsidRPr="00FC14B3">
          <w:rPr>
            <w:rStyle w:val="FootnoteReference"/>
            <w:rFonts w:ascii="Calibri" w:hAnsi="Calibri" w:cs="Calibri"/>
            <w:sz w:val="18"/>
            <w:szCs w:val="18"/>
          </w:rPr>
          <w:footnoteRef/>
        </w:r>
        <w:r w:rsidRPr="00FC14B3">
          <w:rPr>
            <w:rFonts w:ascii="Calibri" w:hAnsi="Calibri" w:cs="Calibri"/>
            <w:sz w:val="18"/>
            <w:szCs w:val="18"/>
          </w:rPr>
          <w:t xml:space="preserve"> Amendment (31 July 2026). </w:t>
        </w:r>
        <w:r>
          <w:rPr>
            <w:rFonts w:ascii="Calibri" w:hAnsi="Calibri" w:cs="Calibri"/>
            <w:sz w:val="18"/>
            <w:szCs w:val="18"/>
          </w:rPr>
          <w:t>Original Proposal</w:t>
        </w:r>
        <w:r w:rsidRPr="00FC14B3">
          <w:rPr>
            <w:rFonts w:ascii="Calibri" w:hAnsi="Calibri" w:cs="Calibri"/>
            <w:sz w:val="18"/>
            <w:szCs w:val="18"/>
          </w:rPr>
          <w:t xml:space="preserve">: </w:t>
        </w:r>
        <w:r>
          <w:rPr>
            <w:rFonts w:ascii="Calibri" w:hAnsi="Calibri" w:cs="Calibri"/>
            <w:sz w:val="18"/>
            <w:szCs w:val="18"/>
          </w:rPr>
          <w:t>T</w:t>
        </w:r>
        <w:r w:rsidRPr="00FC14B3">
          <w:rPr>
            <w:rFonts w:ascii="Calibri" w:hAnsi="Calibri" w:cs="Calibri"/>
            <w:sz w:val="18"/>
            <w:szCs w:val="18"/>
          </w:rPr>
          <w:t>he 300,000 Sindh Chapter beneficiaries comprised 250,000 Mamta beneficiaries, 40,000 Agriculture Women Workers in the Flood prone districts (</w:t>
        </w:r>
        <w:proofErr w:type="spellStart"/>
        <w:r w:rsidRPr="00FC14B3">
          <w:rPr>
            <w:rFonts w:ascii="Calibri" w:hAnsi="Calibri" w:cs="Calibri"/>
            <w:sz w:val="18"/>
            <w:szCs w:val="18"/>
          </w:rPr>
          <w:t>Thatta</w:t>
        </w:r>
        <w:proofErr w:type="spellEnd"/>
        <w:r w:rsidRPr="00FC14B3">
          <w:rPr>
            <w:rFonts w:ascii="Calibri" w:hAnsi="Calibri" w:cs="Calibri"/>
            <w:sz w:val="18"/>
            <w:szCs w:val="18"/>
          </w:rPr>
          <w:t xml:space="preserve">, Badin, </w:t>
        </w:r>
        <w:proofErr w:type="spellStart"/>
        <w:r w:rsidRPr="00FC14B3">
          <w:rPr>
            <w:rFonts w:ascii="Calibri" w:hAnsi="Calibri" w:cs="Calibri"/>
            <w:sz w:val="18"/>
            <w:szCs w:val="18"/>
          </w:rPr>
          <w:t>Sanghar</w:t>
        </w:r>
        <w:proofErr w:type="spellEnd"/>
        <w:r w:rsidRPr="00FC14B3">
          <w:rPr>
            <w:rFonts w:ascii="Calibri" w:hAnsi="Calibri" w:cs="Calibri"/>
            <w:sz w:val="18"/>
            <w:szCs w:val="18"/>
          </w:rPr>
          <w:t xml:space="preserve"> &amp; </w:t>
        </w:r>
        <w:proofErr w:type="spellStart"/>
        <w:r w:rsidRPr="00FC14B3">
          <w:rPr>
            <w:rFonts w:ascii="Calibri" w:hAnsi="Calibri" w:cs="Calibri"/>
            <w:sz w:val="18"/>
            <w:szCs w:val="18"/>
          </w:rPr>
          <w:t>Sajawal</w:t>
        </w:r>
        <w:proofErr w:type="spellEnd"/>
        <w:r w:rsidRPr="00FC14B3">
          <w:rPr>
            <w:rFonts w:ascii="Calibri" w:hAnsi="Calibri" w:cs="Calibri"/>
            <w:sz w:val="18"/>
            <w:szCs w:val="18"/>
          </w:rPr>
          <w:t>) and 10,000 Urban Informal Workers of Karachi and Hyderabad. Now, the allocations are revised to 165,000 Agriculture Women Workers in the flood prone districts of Sindh, 125,000 Mamta beneficiaries in the 11 districts of Interior Sindh, and 10,000 Urban Informal Workers of Karachi. The overall Sindh Chapter target of 300,000 remains unchanged. This revision has been undertaken after deliberations with GIZ and in consultation with SSPA.</w:t>
        </w:r>
      </w:ins>
    </w:p>
  </w:footnote>
  <w:footnote w:id="6">
    <w:p w14:paraId="57A7AE37" w14:textId="5DEDA287" w:rsidR="00EC679A" w:rsidRPr="00FC14B3" w:rsidRDefault="00EC679A">
      <w:pPr>
        <w:pStyle w:val="FootnoteText"/>
        <w:rPr>
          <w:rFonts w:ascii="Calibri" w:hAnsi="Calibri" w:cs="Calibri"/>
          <w:sz w:val="18"/>
          <w:szCs w:val="18"/>
          <w:rPrChange w:id="71" w:author="Dr Fareeha Armughan" w:date="2026-08-03T20:04:00Z">
            <w:rPr/>
          </w:rPrChange>
        </w:rPr>
      </w:pPr>
      <w:ins w:id="72" w:author="Dr Fareeha Armughan" w:date="2026-08-03T20:00:00Z">
        <w:r w:rsidRPr="00FC14B3">
          <w:rPr>
            <w:rStyle w:val="FootnoteReference"/>
            <w:rFonts w:ascii="Calibri" w:hAnsi="Calibri" w:cs="Calibri"/>
            <w:sz w:val="18"/>
            <w:szCs w:val="18"/>
            <w:rPrChange w:id="73" w:author="Dr Fareeha Armughan" w:date="2026-08-03T20:04:00Z">
              <w:rPr>
                <w:rStyle w:val="FootnoteReference"/>
              </w:rPr>
            </w:rPrChange>
          </w:rPr>
          <w:footnoteRef/>
        </w:r>
        <w:r w:rsidRPr="00FC14B3">
          <w:rPr>
            <w:rFonts w:ascii="Calibri" w:hAnsi="Calibri" w:cs="Calibri"/>
            <w:sz w:val="18"/>
            <w:szCs w:val="18"/>
            <w:rPrChange w:id="74" w:author="Dr Fareeha Armughan" w:date="2026-08-03T20:04:00Z">
              <w:rPr/>
            </w:rPrChange>
          </w:rPr>
          <w:t xml:space="preserve"> Since the target of covering 165,000 in 4 Flood Prone districts of Sindh namely Badin, </w:t>
        </w:r>
        <w:proofErr w:type="spellStart"/>
        <w:r w:rsidRPr="00FC14B3">
          <w:rPr>
            <w:rFonts w:ascii="Calibri" w:hAnsi="Calibri" w:cs="Calibri"/>
            <w:sz w:val="18"/>
            <w:szCs w:val="18"/>
            <w:rPrChange w:id="75" w:author="Dr Fareeha Armughan" w:date="2026-08-03T20:04:00Z">
              <w:rPr/>
            </w:rPrChange>
          </w:rPr>
          <w:t>Thatta</w:t>
        </w:r>
        <w:proofErr w:type="spellEnd"/>
        <w:r w:rsidRPr="00FC14B3">
          <w:rPr>
            <w:rFonts w:ascii="Calibri" w:hAnsi="Calibri" w:cs="Calibri"/>
            <w:sz w:val="18"/>
            <w:szCs w:val="18"/>
            <w:rPrChange w:id="76" w:author="Dr Fareeha Armughan" w:date="2026-08-03T20:04:00Z">
              <w:rPr/>
            </w:rPrChange>
          </w:rPr>
          <w:t xml:space="preserve">, </w:t>
        </w:r>
        <w:proofErr w:type="spellStart"/>
        <w:r w:rsidRPr="00FC14B3">
          <w:rPr>
            <w:rFonts w:ascii="Calibri" w:hAnsi="Calibri" w:cs="Calibri"/>
            <w:sz w:val="18"/>
            <w:szCs w:val="18"/>
            <w:rPrChange w:id="77" w:author="Dr Fareeha Armughan" w:date="2026-08-03T20:04:00Z">
              <w:rPr/>
            </w:rPrChange>
          </w:rPr>
          <w:t>Sajawal</w:t>
        </w:r>
        <w:proofErr w:type="spellEnd"/>
        <w:r w:rsidRPr="00FC14B3">
          <w:rPr>
            <w:rFonts w:ascii="Calibri" w:hAnsi="Calibri" w:cs="Calibri"/>
            <w:sz w:val="18"/>
            <w:szCs w:val="18"/>
            <w:rPrChange w:id="78" w:author="Dr Fareeha Armughan" w:date="2026-08-03T20:04:00Z">
              <w:rPr/>
            </w:rPrChange>
          </w:rPr>
          <w:t xml:space="preserve"> and </w:t>
        </w:r>
        <w:proofErr w:type="spellStart"/>
        <w:r w:rsidRPr="00FC14B3">
          <w:rPr>
            <w:rFonts w:ascii="Calibri" w:hAnsi="Calibri" w:cs="Calibri"/>
            <w:sz w:val="18"/>
            <w:szCs w:val="18"/>
            <w:rPrChange w:id="79" w:author="Dr Fareeha Armughan" w:date="2026-08-03T20:04:00Z">
              <w:rPr/>
            </w:rPrChange>
          </w:rPr>
          <w:t>Sanghar</w:t>
        </w:r>
        <w:proofErr w:type="spellEnd"/>
        <w:r w:rsidRPr="00FC14B3">
          <w:rPr>
            <w:rFonts w:ascii="Calibri" w:hAnsi="Calibri" w:cs="Calibri"/>
            <w:sz w:val="18"/>
            <w:szCs w:val="18"/>
            <w:rPrChange w:id="80" w:author="Dr Fareeha Armughan" w:date="2026-08-03T20:04:00Z">
              <w:rPr/>
            </w:rPrChange>
          </w:rPr>
          <w:t xml:space="preserve"> is massive so the MAMTA target</w:t>
        </w:r>
      </w:ins>
      <w:ins w:id="81" w:author="Dr Fareeha Armughan" w:date="2026-08-03T20:02:00Z">
        <w:r w:rsidRPr="00FC14B3">
          <w:rPr>
            <w:rFonts w:ascii="Calibri" w:hAnsi="Calibri" w:cs="Calibri"/>
            <w:sz w:val="18"/>
            <w:szCs w:val="18"/>
            <w:rPrChange w:id="82" w:author="Dr Fareeha Armughan" w:date="2026-08-03T20:04:00Z">
              <w:rPr/>
            </w:rPrChange>
          </w:rPr>
          <w:t xml:space="preserve"> (125,000 in total)</w:t>
        </w:r>
      </w:ins>
      <w:ins w:id="83" w:author="Dr Fareeha Armughan" w:date="2026-08-03T20:00:00Z">
        <w:r w:rsidRPr="00FC14B3">
          <w:rPr>
            <w:rFonts w:ascii="Calibri" w:hAnsi="Calibri" w:cs="Calibri"/>
            <w:sz w:val="18"/>
            <w:szCs w:val="18"/>
            <w:rPrChange w:id="84" w:author="Dr Fareeha Armughan" w:date="2026-08-03T20:04:00Z">
              <w:rPr/>
            </w:rPrChange>
          </w:rPr>
          <w:t xml:space="preserve"> </w:t>
        </w:r>
      </w:ins>
      <w:ins w:id="85" w:author="Dr Fareeha Armughan" w:date="2026-08-03T20:01:00Z">
        <w:r w:rsidRPr="00FC14B3">
          <w:rPr>
            <w:rFonts w:ascii="Calibri" w:hAnsi="Calibri" w:cs="Calibri"/>
            <w:sz w:val="18"/>
            <w:szCs w:val="18"/>
            <w:rPrChange w:id="86" w:author="Dr Fareeha Armughan" w:date="2026-08-03T20:04:00Z">
              <w:rPr/>
            </w:rPrChange>
          </w:rPr>
          <w:t xml:space="preserve">will </w:t>
        </w:r>
      </w:ins>
      <w:ins w:id="87" w:author="Dr Fareeha Armughan" w:date="2026-08-03T20:04:00Z">
        <w:r w:rsidRPr="00FC14B3">
          <w:rPr>
            <w:rFonts w:ascii="Calibri" w:hAnsi="Calibri" w:cs="Calibri"/>
            <w:sz w:val="18"/>
            <w:szCs w:val="18"/>
            <w:rPrChange w:id="88" w:author="Dr Fareeha Armughan" w:date="2026-08-03T20:04:00Z">
              <w:rPr/>
            </w:rPrChange>
          </w:rPr>
          <w:t>be covered relatively lesser</w:t>
        </w:r>
      </w:ins>
      <w:ins w:id="89" w:author="Dr Fareeha Armughan" w:date="2026-08-03T20:01:00Z">
        <w:r w:rsidRPr="00FC14B3">
          <w:rPr>
            <w:rFonts w:ascii="Calibri" w:hAnsi="Calibri" w:cs="Calibri"/>
            <w:sz w:val="18"/>
            <w:szCs w:val="18"/>
            <w:rPrChange w:id="90" w:author="Dr Fareeha Armughan" w:date="2026-08-03T20:04:00Z">
              <w:rPr/>
            </w:rPrChange>
          </w:rPr>
          <w:t xml:space="preserve"> in these 4 districts</w:t>
        </w:r>
      </w:ins>
      <w:ins w:id="91" w:author="Dr Fareeha Armughan" w:date="2026-08-03T20:04:00Z">
        <w:r w:rsidRPr="00FC14B3">
          <w:rPr>
            <w:rFonts w:ascii="Calibri" w:hAnsi="Calibri" w:cs="Calibri"/>
            <w:sz w:val="18"/>
            <w:szCs w:val="18"/>
            <w:rPrChange w:id="92" w:author="Dr Fareeha Armughan" w:date="2026-08-03T20:04:00Z">
              <w:rPr/>
            </w:rPrChange>
          </w:rPr>
          <w:t xml:space="preserve"> as compared to</w:t>
        </w:r>
      </w:ins>
      <w:ins w:id="93" w:author="Dr Fareeha Armughan" w:date="2026-08-03T20:03:00Z">
        <w:r w:rsidRPr="00FC14B3">
          <w:rPr>
            <w:rFonts w:ascii="Calibri" w:hAnsi="Calibri" w:cs="Calibri"/>
            <w:sz w:val="18"/>
            <w:szCs w:val="18"/>
            <w:rPrChange w:id="94" w:author="Dr Fareeha Armughan" w:date="2026-08-03T20:04:00Z">
              <w:rPr/>
            </w:rPrChange>
          </w:rPr>
          <w:t xml:space="preserve"> rest of the 11 MAMTA Districts. </w:t>
        </w:r>
      </w:ins>
    </w:p>
  </w:footnote>
  <w:footnote w:id="7">
    <w:p w14:paraId="1C554AAB" w14:textId="363B2A61" w:rsidR="00EC679A" w:rsidRDefault="00EC679A">
      <w:pPr>
        <w:pStyle w:val="FootnoteText"/>
      </w:pPr>
      <w:ins w:id="101" w:author="Dr Fareeha Armughan" w:date="2026-08-03T20:07:00Z">
        <w:r>
          <w:rPr>
            <w:rStyle w:val="FootnoteReference"/>
          </w:rPr>
          <w:footnoteRef/>
        </w:r>
        <w:r>
          <w:rPr>
            <w:rFonts w:ascii="Calibri" w:hAnsi="Calibri" w:cs="Calibri"/>
            <w:sz w:val="18"/>
            <w:szCs w:val="18"/>
          </w:rPr>
          <w:t xml:space="preserve"> </w:t>
        </w:r>
        <w:r w:rsidRPr="00FC14B3">
          <w:rPr>
            <w:rFonts w:ascii="Calibri" w:hAnsi="Calibri" w:cs="Calibri"/>
            <w:sz w:val="18"/>
            <w:szCs w:val="18"/>
            <w:rPrChange w:id="102" w:author="Dr Fareeha Armughan" w:date="2026-08-03T20:07:00Z">
              <w:rPr/>
            </w:rPrChange>
          </w:rPr>
          <w:t xml:space="preserve">As </w:t>
        </w:r>
        <w:r w:rsidRPr="00FC14B3">
          <w:rPr>
            <w:rFonts w:ascii="Calibri" w:hAnsi="Calibri" w:cs="Calibri"/>
            <w:sz w:val="18"/>
            <w:szCs w:val="18"/>
          </w:rPr>
          <w:t>conveyed</w:t>
        </w:r>
        <w:r w:rsidRPr="00FC14B3">
          <w:rPr>
            <w:rFonts w:ascii="Calibri" w:hAnsi="Calibri" w:cs="Calibri"/>
            <w:sz w:val="18"/>
            <w:szCs w:val="18"/>
            <w:rPrChange w:id="103" w:author="Dr Fareeha Armughan" w:date="2026-08-03T20:07:00Z">
              <w:rPr/>
            </w:rPrChange>
          </w:rPr>
          <w:t xml:space="preserve"> by GIZ, Urban Informal Workers is now specified to Karachi, East, West and Central zones.</w:t>
        </w:r>
      </w:ins>
    </w:p>
  </w:footnote>
  <w:footnote w:id="8">
    <w:p w14:paraId="22E52D7C" w14:textId="77777777" w:rsidR="00EC679A" w:rsidRPr="00304758" w:rsidRDefault="00EC679A">
      <w:pPr>
        <w:pStyle w:val="FootnoteText"/>
        <w:rPr>
          <w:rFonts w:ascii="Calibri" w:hAnsi="Calibri" w:cs="Calibri"/>
          <w:sz w:val="18"/>
          <w:szCs w:val="18"/>
        </w:rPr>
      </w:pPr>
      <w:r w:rsidRPr="00FC14B3">
        <w:rPr>
          <w:rStyle w:val="FootnoteReference"/>
          <w:rFonts w:ascii="Calibri" w:hAnsi="Calibri" w:cs="Calibri"/>
          <w:sz w:val="18"/>
          <w:szCs w:val="18"/>
        </w:rPr>
        <w:footnoteRef/>
      </w:r>
      <w:r w:rsidRPr="00FC14B3">
        <w:rPr>
          <w:rFonts w:ascii="Calibri" w:hAnsi="Calibri" w:cs="Calibri"/>
          <w:sz w:val="18"/>
          <w:szCs w:val="18"/>
        </w:rPr>
        <w:t xml:space="preserve"> These conditionalities concerning frequency of deposits without gaps, retention of saving in account and matching thresholds etc will be elaborated in consultation with social protection</w:t>
      </w:r>
      <w:r>
        <w:rPr>
          <w:rFonts w:ascii="Calibri" w:hAnsi="Calibri" w:cs="Calibri"/>
          <w:sz w:val="18"/>
          <w:szCs w:val="18"/>
        </w:rPr>
        <w:t xml:space="preserve"> authorities prior to the </w:t>
      </w:r>
      <w:r w:rsidRPr="00304758">
        <w:rPr>
          <w:rFonts w:ascii="Calibri" w:hAnsi="Calibri" w:cs="Calibri"/>
          <w:sz w:val="18"/>
          <w:szCs w:val="18"/>
        </w:rPr>
        <w:t xml:space="preserve">program roll out. </w:t>
      </w:r>
    </w:p>
  </w:footnote>
  <w:footnote w:id="9">
    <w:p w14:paraId="4D0EB71A" w14:textId="6892FFC1" w:rsidR="00EC679A" w:rsidRDefault="00EC679A">
      <w:pPr>
        <w:pStyle w:val="FootnoteText"/>
        <w:rPr>
          <w:ins w:id="135" w:author="Dr Fareeha Armughan" w:date="2026-07-31T00:00:00Z"/>
          <w:rFonts w:ascii="Calibri" w:hAnsi="Calibri" w:cs="Calibri"/>
          <w:sz w:val="18"/>
          <w:szCs w:val="18"/>
        </w:rPr>
      </w:pPr>
      <w:ins w:id="136" w:author="Dr Fareeha Armughan" w:date="2026-07-31T00:00:00Z">
        <w:r>
          <w:rPr>
            <w:rStyle w:val="FootnoteReference"/>
            <w:rFonts w:ascii="Calibri" w:hAnsi="Calibri" w:cs="Calibri"/>
            <w:sz w:val="18"/>
            <w:szCs w:val="18"/>
          </w:rPr>
          <w:footnoteRef/>
        </w:r>
        <w:r>
          <w:rPr>
            <w:rFonts w:ascii="Calibri" w:hAnsi="Calibri" w:cs="Calibri"/>
            <w:sz w:val="18"/>
            <w:szCs w:val="18"/>
          </w:rPr>
          <w:t xml:space="preserve"> Amendment (31 July 2026). </w:t>
        </w:r>
      </w:ins>
      <w:ins w:id="137" w:author="Dr Fareeha Armughan" w:date="2026-08-03T20:13:00Z">
        <w:r>
          <w:rPr>
            <w:rFonts w:ascii="Calibri" w:hAnsi="Calibri" w:cs="Calibri"/>
            <w:sz w:val="18"/>
            <w:szCs w:val="18"/>
          </w:rPr>
          <w:t>Original Proposal</w:t>
        </w:r>
      </w:ins>
      <w:ins w:id="138" w:author="Dr Fareeha Armughan" w:date="2026-07-31T00:00:00Z">
        <w:r>
          <w:rPr>
            <w:rFonts w:ascii="Calibri" w:hAnsi="Calibri" w:cs="Calibri"/>
            <w:sz w:val="18"/>
            <w:szCs w:val="18"/>
          </w:rPr>
          <w:t>: 616 Adaptive Social Protection Coordinators (ASPCs) were provisioned for the national roll out. Now</w:t>
        </w:r>
      </w:ins>
      <w:ins w:id="139" w:author="Dr Fareeha Armughan" w:date="2026-08-01T18:42:00Z">
        <w:r>
          <w:rPr>
            <w:rFonts w:ascii="Calibri" w:hAnsi="Calibri" w:cs="Calibri"/>
            <w:sz w:val="18"/>
            <w:szCs w:val="18"/>
          </w:rPr>
          <w:t>, after the field implementation</w:t>
        </w:r>
      </w:ins>
      <w:ins w:id="140" w:author="Dr Fareeha Armughan" w:date="2026-08-03T20:14:00Z">
        <w:r>
          <w:rPr>
            <w:rFonts w:ascii="Calibri" w:hAnsi="Calibri" w:cs="Calibri"/>
            <w:sz w:val="18"/>
            <w:szCs w:val="18"/>
          </w:rPr>
          <w:t xml:space="preserve"> and anticipating future activities</w:t>
        </w:r>
      </w:ins>
      <w:ins w:id="141" w:author="Dr Fareeha Armughan" w:date="2026-08-03T20:13:00Z">
        <w:r>
          <w:rPr>
            <w:rFonts w:ascii="Calibri" w:hAnsi="Calibri" w:cs="Calibri"/>
            <w:sz w:val="18"/>
            <w:szCs w:val="18"/>
          </w:rPr>
          <w:t>,</w:t>
        </w:r>
      </w:ins>
      <w:ins w:id="142" w:author="Dr Fareeha Armughan" w:date="2026-08-01T18:42:00Z">
        <w:r>
          <w:rPr>
            <w:rFonts w:ascii="Calibri" w:hAnsi="Calibri" w:cs="Calibri"/>
            <w:sz w:val="18"/>
            <w:szCs w:val="18"/>
          </w:rPr>
          <w:t xml:space="preserve"> </w:t>
        </w:r>
      </w:ins>
      <w:ins w:id="143" w:author="Dr Fareeha Armughan" w:date="2026-07-31T00:00:00Z">
        <w:r>
          <w:rPr>
            <w:rFonts w:ascii="Calibri" w:hAnsi="Calibri" w:cs="Calibri"/>
            <w:sz w:val="18"/>
            <w:szCs w:val="18"/>
          </w:rPr>
          <w:t xml:space="preserve">the trainer strength stands rationalised to 560 ASPCs. The reduction </w:t>
        </w:r>
      </w:ins>
      <w:ins w:id="144" w:author="Dr Fareeha Armughan" w:date="2026-08-03T20:14:00Z">
        <w:r>
          <w:rPr>
            <w:rFonts w:ascii="Calibri" w:hAnsi="Calibri" w:cs="Calibri"/>
            <w:sz w:val="18"/>
            <w:szCs w:val="18"/>
          </w:rPr>
          <w:t xml:space="preserve">arises from </w:t>
        </w:r>
      </w:ins>
      <w:ins w:id="145" w:author="Dr Fareeha Armughan" w:date="2026-07-31T00:00:00Z">
        <w:r>
          <w:rPr>
            <w:rFonts w:ascii="Calibri" w:hAnsi="Calibri" w:cs="Calibri"/>
            <w:sz w:val="18"/>
            <w:szCs w:val="18"/>
          </w:rPr>
          <w:t>the revised deployment</w:t>
        </w:r>
      </w:ins>
      <w:ins w:id="146" w:author="Dr Fareeha Armughan" w:date="2026-08-03T20:14:00Z">
        <w:r>
          <w:rPr>
            <w:rFonts w:ascii="Calibri" w:hAnsi="Calibri" w:cs="Calibri"/>
            <w:sz w:val="18"/>
            <w:szCs w:val="18"/>
          </w:rPr>
          <w:t xml:space="preserve"> at</w:t>
        </w:r>
      </w:ins>
      <w:ins w:id="147" w:author="Dr Fareeha Armughan" w:date="2026-07-31T00:00:00Z">
        <w:r>
          <w:rPr>
            <w:rFonts w:ascii="Calibri" w:hAnsi="Calibri" w:cs="Calibri"/>
            <w:sz w:val="18"/>
            <w:szCs w:val="18"/>
          </w:rPr>
          <w:t xml:space="preserve"> the duty stations against the actual district and tehsil coverage</w:t>
        </w:r>
      </w:ins>
      <w:ins w:id="148" w:author="Dr Fareeha Armughan" w:date="2026-08-03T20:14:00Z">
        <w:r>
          <w:rPr>
            <w:rFonts w:ascii="Calibri" w:hAnsi="Calibri" w:cs="Calibri"/>
            <w:sz w:val="18"/>
            <w:szCs w:val="18"/>
          </w:rPr>
          <w:t>;</w:t>
        </w:r>
      </w:ins>
      <w:ins w:id="149" w:author="Dr Fareeha Armughan" w:date="2026-07-31T00:00:00Z">
        <w:r>
          <w:rPr>
            <w:rFonts w:ascii="Calibri" w:hAnsi="Calibri" w:cs="Calibri"/>
            <w:sz w:val="18"/>
            <w:szCs w:val="18"/>
          </w:rPr>
          <w:t xml:space="preserve"> the consolidation of adjacent tehsils under trainer pairs</w:t>
        </w:r>
      </w:ins>
      <w:ins w:id="150" w:author="Dr Fareeha Armughan" w:date="2026-08-01T19:16:00Z">
        <w:r>
          <w:rPr>
            <w:rFonts w:ascii="Calibri" w:hAnsi="Calibri" w:cs="Calibri"/>
            <w:sz w:val="18"/>
            <w:szCs w:val="18"/>
          </w:rPr>
          <w:t xml:space="preserve"> and reappropriation of cohort size by </w:t>
        </w:r>
      </w:ins>
      <w:ins w:id="151" w:author="Dr Fareeha Armughan" w:date="2026-08-01T19:17:00Z">
        <w:r>
          <w:rPr>
            <w:rFonts w:ascii="Calibri" w:hAnsi="Calibri" w:cs="Calibri"/>
            <w:sz w:val="18"/>
            <w:szCs w:val="18"/>
          </w:rPr>
          <w:t>upward revision over-time</w:t>
        </w:r>
      </w:ins>
      <w:ins w:id="152" w:author="Dr Fareeha Armughan" w:date="2026-07-31T00:00:00Z">
        <w:r>
          <w:rPr>
            <w:rFonts w:ascii="Calibri" w:hAnsi="Calibri" w:cs="Calibri"/>
            <w:sz w:val="18"/>
            <w:szCs w:val="18"/>
          </w:rPr>
          <w:t>.</w:t>
        </w:r>
      </w:ins>
    </w:p>
  </w:footnote>
  <w:footnote w:id="10">
    <w:p w14:paraId="035CBBB7" w14:textId="712893B4" w:rsidR="00EC679A" w:rsidRPr="00600B7D" w:rsidRDefault="00EC679A">
      <w:pPr>
        <w:pStyle w:val="FootnoteText"/>
        <w:rPr>
          <w:b/>
          <w:bCs/>
          <w:rPrChange w:id="211" w:author="Dr Fareeha Armughan" w:date="2026-08-03T20:32:00Z">
            <w:rPr/>
          </w:rPrChange>
        </w:rPr>
      </w:pPr>
      <w:ins w:id="212" w:author="Dr Fareeha Armughan" w:date="2026-08-03T20:32:00Z">
        <w:r>
          <w:rPr>
            <w:rStyle w:val="FootnoteReference"/>
          </w:rPr>
          <w:footnoteRef/>
        </w:r>
        <w:r>
          <w:rPr>
            <w:rFonts w:ascii="Calibri" w:hAnsi="Calibri" w:cs="Calibri"/>
            <w:sz w:val="18"/>
            <w:szCs w:val="18"/>
          </w:rPr>
          <w:t xml:space="preserve"> In original proposal, it was mentioned that “The BISP Tehsil offices/BISP HQ and SSPA (Sindh) will be responsible for the </w:t>
        </w:r>
        <w:r>
          <w:rPr>
            <w:rFonts w:ascii="Calibri" w:hAnsi="Calibri" w:cs="Calibri"/>
            <w:b/>
            <w:bCs/>
            <w:i/>
            <w:iCs/>
            <w:sz w:val="18"/>
            <w:szCs w:val="18"/>
          </w:rPr>
          <w:t>arrangement of training venues.”</w:t>
        </w:r>
        <w:r>
          <w:rPr>
            <w:rFonts w:ascii="Calibri" w:hAnsi="Calibri" w:cs="Calibri"/>
            <w:i/>
            <w:iCs/>
            <w:sz w:val="18"/>
            <w:szCs w:val="18"/>
          </w:rPr>
          <w:t xml:space="preserve"> While during DFLT Phase - II, BISP adhered to this assigned </w:t>
        </w:r>
        <w:proofErr w:type="spellStart"/>
        <w:r>
          <w:rPr>
            <w:rFonts w:ascii="Calibri" w:hAnsi="Calibri" w:cs="Calibri"/>
            <w:i/>
            <w:iCs/>
            <w:sz w:val="18"/>
            <w:szCs w:val="18"/>
          </w:rPr>
          <w:t>ToR</w:t>
        </w:r>
        <w:proofErr w:type="spellEnd"/>
        <w:r>
          <w:rPr>
            <w:rFonts w:ascii="Calibri" w:hAnsi="Calibri" w:cs="Calibri"/>
            <w:i/>
            <w:iCs/>
            <w:sz w:val="18"/>
            <w:szCs w:val="18"/>
          </w:rPr>
          <w:t xml:space="preserve">, SSPA regretted during the very planning phase of DFLT Phase - II that due to the constraint that SSPA tehsil office’s do not exist on ground &amp; a very limited infrastructure is available at a district level so SSPA is not in a position to provide the required logistics of training venues &amp; mobilization of MAMTA beneficiaries for DFLT Trainings. To Resolve the issue, SDPI, voluntarily took up the </w:t>
        </w:r>
        <w:proofErr w:type="spellStart"/>
        <w:r>
          <w:rPr>
            <w:rFonts w:ascii="Calibri" w:hAnsi="Calibri" w:cs="Calibri"/>
            <w:i/>
            <w:iCs/>
            <w:sz w:val="18"/>
            <w:szCs w:val="18"/>
          </w:rPr>
          <w:t>ToR</w:t>
        </w:r>
        <w:proofErr w:type="spellEnd"/>
        <w:r>
          <w:rPr>
            <w:rFonts w:ascii="Calibri" w:hAnsi="Calibri" w:cs="Calibri"/>
            <w:i/>
            <w:iCs/>
            <w:sz w:val="18"/>
            <w:szCs w:val="18"/>
          </w:rPr>
          <w:t xml:space="preserve"> of SSPA; of Mobilization of Agri Women Workers in 04 Flood Prone Districts. Since Mobilization of MAMTA beneficiaries is an complex task that requires indigenous knowledge &amp; support of community mobilizer network, GIZ sorted this out and onboarded SRSO (Sindh Rural Support Organization), a very effective community mobilizer partner in the landscape of Sindh for mobilizing MAMTA </w:t>
        </w:r>
        <w:proofErr w:type="spellStart"/>
        <w:r>
          <w:rPr>
            <w:rFonts w:ascii="Calibri" w:hAnsi="Calibri" w:cs="Calibri"/>
            <w:i/>
            <w:iCs/>
            <w:sz w:val="18"/>
            <w:szCs w:val="18"/>
          </w:rPr>
          <w:t>benefeciaries</w:t>
        </w:r>
        <w:proofErr w:type="spellEnd"/>
        <w:r>
          <w:rPr>
            <w:rFonts w:ascii="Calibri" w:hAnsi="Calibri" w:cs="Calibri"/>
            <w:i/>
            <w:iCs/>
            <w:sz w:val="18"/>
            <w:szCs w:val="18"/>
          </w:rPr>
          <w:t xml:space="preserve"> in 07 Districts of Sindh. SDPI, further took up mobilization of MAMTA </w:t>
        </w:r>
        <w:proofErr w:type="spellStart"/>
        <w:r>
          <w:rPr>
            <w:rFonts w:ascii="Calibri" w:hAnsi="Calibri" w:cs="Calibri"/>
            <w:i/>
            <w:iCs/>
            <w:sz w:val="18"/>
            <w:szCs w:val="18"/>
          </w:rPr>
          <w:t>benefeciaries</w:t>
        </w:r>
        <w:proofErr w:type="spellEnd"/>
        <w:r>
          <w:rPr>
            <w:rFonts w:ascii="Calibri" w:hAnsi="Calibri" w:cs="Calibri"/>
            <w:i/>
            <w:iCs/>
            <w:sz w:val="18"/>
            <w:szCs w:val="18"/>
          </w:rPr>
          <w:t xml:space="preserve"> and provision of venues for additional 04 MAMTA districts where SRSO is not present on ground. These mobilization realities created constraints that later led to the bifurcation of the total MAMTA target of 250,000 to 165,000 Agri Women Workers &amp; 125,000 MAMTA beneficiaries.</w:t>
        </w:r>
      </w:ins>
    </w:p>
  </w:footnote>
  <w:footnote w:id="11">
    <w:p w14:paraId="7018FFC5" w14:textId="018A8485" w:rsidR="00EC679A" w:rsidRDefault="00EC679A" w:rsidP="00D6371D">
      <w:pPr>
        <w:pStyle w:val="FootnoteText"/>
        <w:rPr>
          <w:ins w:id="221" w:author="Dr Fareeha Armughan" w:date="2026-08-03T20:33:00Z"/>
          <w:rFonts w:ascii="Calibri" w:hAnsi="Calibri" w:cs="Calibri"/>
          <w:sz w:val="18"/>
          <w:szCs w:val="18"/>
        </w:rPr>
      </w:pPr>
      <w:ins w:id="222" w:author="Dr Fareeha Armughan" w:date="2026-08-03T20:33:00Z">
        <w:r>
          <w:rPr>
            <w:rStyle w:val="FootnoteReference"/>
            <w:rFonts w:ascii="Calibri" w:hAnsi="Calibri" w:cs="Calibri"/>
            <w:sz w:val="18"/>
            <w:szCs w:val="18"/>
          </w:rPr>
          <w:footnoteRef/>
        </w:r>
        <w:r>
          <w:rPr>
            <w:rFonts w:ascii="Calibri" w:hAnsi="Calibri" w:cs="Calibri"/>
            <w:sz w:val="18"/>
            <w:szCs w:val="18"/>
          </w:rPr>
          <w:t xml:space="preserve"> Amendment (31 July 2026) In Original Proposal, it was stated that “R</w:t>
        </w:r>
        <w:r w:rsidRPr="00ED4A1E">
          <w:rPr>
            <w:rFonts w:ascii="Calibri" w:hAnsi="Calibri" w:cs="Calibri"/>
            <w:sz w:val="18"/>
            <w:szCs w:val="18"/>
          </w:rPr>
          <w:t xml:space="preserve">ole of BISP and SSPA (for Sindh) is to engage the partner banks for facilitating ‘Mobile Money Touch Points’ at the training venues across 04 provinces where the agents of partner bank will regularly visit and will open the mobile money accounts of the consenting beneficiaries on spot. </w:t>
        </w:r>
        <w:r>
          <w:rPr>
            <w:rFonts w:ascii="Calibri" w:hAnsi="Calibri" w:cs="Calibri"/>
            <w:sz w:val="18"/>
            <w:szCs w:val="18"/>
          </w:rPr>
          <w:t xml:space="preserve">“. The engagement of the partner banks for establishing ‘Mobile Money Touch Points’ at the training venues rested with BISP and SSPA, whose partner banks (under contract) were supposed to open the accounts at zero cost. Accordingly, no budget line was created for this activity in the approved budget of DFLT-II. In Section 3 (Size and Scope) we’ve explained the shift of BISP Mobile Money account opening to Sindh Chapter because of the Prime Minister Wallet Scheme. </w:t>
        </w:r>
        <w:r w:rsidRPr="00ED4A1E">
          <w:rPr>
            <w:rFonts w:ascii="Calibri" w:hAnsi="Calibri" w:cs="Calibri"/>
            <w:sz w:val="18"/>
            <w:szCs w:val="18"/>
          </w:rPr>
          <w:t xml:space="preserve">SSPA regretted </w:t>
        </w:r>
        <w:r>
          <w:rPr>
            <w:rFonts w:ascii="Calibri" w:hAnsi="Calibri" w:cs="Calibri"/>
            <w:sz w:val="18"/>
            <w:szCs w:val="18"/>
          </w:rPr>
          <w:t xml:space="preserve">from this </w:t>
        </w:r>
        <w:proofErr w:type="spellStart"/>
        <w:r>
          <w:rPr>
            <w:rFonts w:ascii="Calibri" w:hAnsi="Calibri" w:cs="Calibri"/>
            <w:sz w:val="18"/>
            <w:szCs w:val="18"/>
          </w:rPr>
          <w:t>ToR</w:t>
        </w:r>
        <w:proofErr w:type="spellEnd"/>
        <w:r>
          <w:rPr>
            <w:rFonts w:ascii="Calibri" w:hAnsi="Calibri" w:cs="Calibri"/>
            <w:sz w:val="18"/>
            <w:szCs w:val="18"/>
          </w:rPr>
          <w:t xml:space="preserve"> from the very onset of the DFLT Phase - II Implementation. Now, after deliberations of SDPI &amp; GIZ, SDPI will enter into a contract with service provider firm after a competitive procurement process, where the service provider firm will </w:t>
        </w:r>
        <w:proofErr w:type="spellStart"/>
        <w:r>
          <w:rPr>
            <w:rFonts w:ascii="Calibri" w:hAnsi="Calibri" w:cs="Calibri"/>
            <w:sz w:val="18"/>
            <w:szCs w:val="18"/>
          </w:rPr>
          <w:t>openup</w:t>
        </w:r>
        <w:proofErr w:type="spellEnd"/>
        <w:r>
          <w:rPr>
            <w:rFonts w:ascii="Calibri" w:hAnsi="Calibri" w:cs="Calibri"/>
            <w:sz w:val="18"/>
            <w:szCs w:val="18"/>
          </w:rPr>
          <w:t xml:space="preserve"> mobile money accounts of DFLT trained women at Village/UC level &amp; will also provide sims in the name of the women beneficiary. In this context, in the corresponding budget supplement a budget line is created for </w:t>
        </w:r>
      </w:ins>
      <w:ins w:id="223" w:author="Dr Fareeha Armughan" w:date="2026-08-03T20:35:00Z">
        <w:r>
          <w:rPr>
            <w:rFonts w:ascii="Calibri" w:hAnsi="Calibri" w:cs="Calibri"/>
            <w:sz w:val="18"/>
            <w:szCs w:val="18"/>
          </w:rPr>
          <w:t>opening</w:t>
        </w:r>
      </w:ins>
      <w:ins w:id="224" w:author="Dr Fareeha Armughan" w:date="2026-08-03T20:33:00Z">
        <w:r>
          <w:rPr>
            <w:rFonts w:ascii="Calibri" w:hAnsi="Calibri" w:cs="Calibri"/>
            <w:sz w:val="18"/>
            <w:szCs w:val="18"/>
          </w:rPr>
          <w:t xml:space="preserve"> of mobile money account of 300,000 women beneficiaries. This decision making has been undertaken with GIZ and in consultation with SSPA. (Please refer to See Section 7.3. for more details).</w:t>
        </w:r>
      </w:ins>
    </w:p>
  </w:footnote>
  <w:footnote w:id="12">
    <w:p w14:paraId="5A9E5140" w14:textId="2900C5D6" w:rsidR="00EC679A" w:rsidRDefault="00EC679A">
      <w:pPr>
        <w:pStyle w:val="FootnoteText"/>
        <w:rPr>
          <w:ins w:id="448" w:author="Dr Fareeha Armughan" w:date="2026-07-31T00:00:00Z"/>
          <w:rFonts w:ascii="Calibri" w:hAnsi="Calibri" w:cs="Calibri"/>
          <w:sz w:val="18"/>
          <w:szCs w:val="18"/>
        </w:rPr>
      </w:pPr>
      <w:ins w:id="449" w:author="Dr Fareeha Armughan" w:date="2026-07-31T00:00:00Z">
        <w:r>
          <w:rPr>
            <w:rStyle w:val="FootnoteReference"/>
            <w:rFonts w:ascii="Calibri" w:hAnsi="Calibri" w:cs="Calibri"/>
            <w:sz w:val="18"/>
            <w:szCs w:val="18"/>
          </w:rPr>
          <w:footnoteRef/>
        </w:r>
        <w:r>
          <w:rPr>
            <w:rFonts w:ascii="Calibri" w:hAnsi="Calibri" w:cs="Calibri"/>
            <w:sz w:val="18"/>
            <w:szCs w:val="18"/>
          </w:rPr>
          <w:t xml:space="preserve"> Amendment (31 July 2026). Earlier the scope </w:t>
        </w:r>
      </w:ins>
      <w:ins w:id="450" w:author="Dr Fareeha Armughan" w:date="2026-08-01T21:28:00Z">
        <w:r>
          <w:rPr>
            <w:rFonts w:ascii="Calibri" w:hAnsi="Calibri" w:cs="Calibri"/>
            <w:sz w:val="18"/>
            <w:szCs w:val="18"/>
          </w:rPr>
          <w:t>encompassed</w:t>
        </w:r>
      </w:ins>
      <w:ins w:id="451" w:author="Dr Fareeha Armughan" w:date="2026-07-31T00:00:00Z">
        <w:r>
          <w:rPr>
            <w:rFonts w:ascii="Calibri" w:hAnsi="Calibri" w:cs="Calibri"/>
            <w:sz w:val="18"/>
            <w:szCs w:val="18"/>
          </w:rPr>
          <w:t xml:space="preserve"> the opening of the accounts at the training venues by </w:t>
        </w:r>
      </w:ins>
      <w:ins w:id="452" w:author="Dr Fareeha Armughan" w:date="2026-08-01T21:28:00Z">
        <w:r>
          <w:rPr>
            <w:rFonts w:ascii="Calibri" w:hAnsi="Calibri" w:cs="Calibri"/>
            <w:sz w:val="18"/>
            <w:szCs w:val="18"/>
          </w:rPr>
          <w:t>SSPA’s</w:t>
        </w:r>
      </w:ins>
      <w:ins w:id="453" w:author="Dr Fareeha Armughan" w:date="2026-07-31T00:00:00Z">
        <w:r>
          <w:rPr>
            <w:rFonts w:ascii="Calibri" w:hAnsi="Calibri" w:cs="Calibri"/>
            <w:sz w:val="18"/>
            <w:szCs w:val="18"/>
          </w:rPr>
          <w:t xml:space="preserve"> partner banks. Now</w:t>
        </w:r>
      </w:ins>
      <w:ins w:id="454" w:author="Dr Fareeha Armughan" w:date="2026-08-01T21:29:00Z">
        <w:r>
          <w:rPr>
            <w:rFonts w:ascii="Calibri" w:hAnsi="Calibri" w:cs="Calibri"/>
            <w:sz w:val="18"/>
            <w:szCs w:val="18"/>
          </w:rPr>
          <w:t xml:space="preserve">, account opening by firm will be </w:t>
        </w:r>
      </w:ins>
      <w:ins w:id="455" w:author="Dr Fareeha Armughan" w:date="2026-07-31T00:00:00Z">
        <w:r>
          <w:rPr>
            <w:rFonts w:ascii="Calibri" w:hAnsi="Calibri" w:cs="Calibri"/>
            <w:sz w:val="18"/>
            <w:szCs w:val="18"/>
          </w:rPr>
          <w:t>in line with the applicable regulatory requirements</w:t>
        </w:r>
      </w:ins>
      <w:ins w:id="456" w:author="Dr Fareeha Armughan" w:date="2026-08-01T21:29:00Z">
        <w:r>
          <w:rPr>
            <w:rFonts w:ascii="Calibri" w:hAnsi="Calibri" w:cs="Calibri"/>
            <w:sz w:val="18"/>
            <w:szCs w:val="18"/>
          </w:rPr>
          <w:t xml:space="preserve"> </w:t>
        </w:r>
      </w:ins>
      <w:ins w:id="457" w:author="Dr Fareeha Armughan" w:date="2026-08-01T21:30:00Z">
        <w:r>
          <w:rPr>
            <w:rFonts w:ascii="Calibri" w:hAnsi="Calibri" w:cs="Calibri"/>
            <w:sz w:val="18"/>
            <w:szCs w:val="18"/>
          </w:rPr>
          <w:t>of biometric</w:t>
        </w:r>
      </w:ins>
      <w:ins w:id="458" w:author="Dr Fareeha Armughan" w:date="2026-07-31T00:00:00Z">
        <w:r>
          <w:rPr>
            <w:rFonts w:ascii="Calibri" w:hAnsi="Calibri" w:cs="Calibri"/>
            <w:sz w:val="18"/>
            <w:szCs w:val="18"/>
          </w:rPr>
          <w:t xml:space="preserve"> verification</w:t>
        </w:r>
      </w:ins>
      <w:ins w:id="459" w:author="Dr Fareeha Armughan" w:date="2026-08-01T21:30:00Z">
        <w:r>
          <w:rPr>
            <w:rFonts w:ascii="Calibri" w:hAnsi="Calibri" w:cs="Calibri"/>
            <w:sz w:val="18"/>
            <w:szCs w:val="18"/>
          </w:rPr>
          <w:t>,</w:t>
        </w:r>
      </w:ins>
      <w:ins w:id="460" w:author="Dr Fareeha Armughan" w:date="2026-07-31T00:00:00Z">
        <w:r>
          <w:rPr>
            <w:rFonts w:ascii="Calibri" w:hAnsi="Calibri" w:cs="Calibri"/>
            <w:sz w:val="18"/>
            <w:szCs w:val="18"/>
          </w:rPr>
          <w:t xml:space="preserve"> </w:t>
        </w:r>
      </w:ins>
      <w:ins w:id="461" w:author="Dr Fareeha Armughan" w:date="2026-08-01T21:29:00Z">
        <w:r>
          <w:rPr>
            <w:rFonts w:ascii="Calibri" w:hAnsi="Calibri" w:cs="Calibri"/>
            <w:sz w:val="18"/>
            <w:szCs w:val="18"/>
          </w:rPr>
          <w:t>mandatory</w:t>
        </w:r>
      </w:ins>
      <w:ins w:id="462" w:author="Dr Fareeha Armughan" w:date="2026-07-31T00:00:00Z">
        <w:r>
          <w:rPr>
            <w:rFonts w:ascii="Calibri" w:hAnsi="Calibri" w:cs="Calibri"/>
            <w:sz w:val="18"/>
            <w:szCs w:val="18"/>
          </w:rPr>
          <w:t xml:space="preserve"> </w:t>
        </w:r>
      </w:ins>
      <w:ins w:id="463" w:author="Dr Fareeha Armughan" w:date="2026-08-01T21:29:00Z">
        <w:r>
          <w:rPr>
            <w:rFonts w:ascii="Calibri" w:hAnsi="Calibri" w:cs="Calibri"/>
            <w:sz w:val="18"/>
            <w:szCs w:val="18"/>
          </w:rPr>
          <w:t>by</w:t>
        </w:r>
      </w:ins>
      <w:ins w:id="464" w:author="Dr Fareeha Armughan" w:date="2026-07-31T00:00:00Z">
        <w:r>
          <w:rPr>
            <w:rFonts w:ascii="Calibri" w:hAnsi="Calibri" w:cs="Calibri"/>
            <w:sz w:val="18"/>
            <w:szCs w:val="18"/>
          </w:rPr>
          <w:t xml:space="preserve"> the State Bank of Pakistan’s Branchless Banking Regulations and the biometric SIM issuance requirements of PTA</w:t>
        </w:r>
      </w:ins>
      <w:ins w:id="465" w:author="Dr Fareeha Armughan" w:date="2026-08-03T21:00:00Z">
        <w:r>
          <w:rPr>
            <w:rFonts w:ascii="Calibri" w:hAnsi="Calibri" w:cs="Calibri"/>
            <w:sz w:val="18"/>
            <w:szCs w:val="18"/>
          </w:rPr>
          <w:t>.</w:t>
        </w:r>
      </w:ins>
    </w:p>
  </w:footnote>
  <w:footnote w:id="13">
    <w:p w14:paraId="059D339E" w14:textId="73AD064E" w:rsidR="00EC679A" w:rsidRPr="00F72C06" w:rsidRDefault="00EC679A" w:rsidP="00F72C06">
      <w:pPr>
        <w:pStyle w:val="FootnoteText"/>
        <w:rPr>
          <w:rFonts w:ascii="Calibri" w:hAnsi="Calibri" w:cs="Calibri"/>
          <w:sz w:val="18"/>
          <w:szCs w:val="18"/>
          <w:rPrChange w:id="512" w:author="Dr Fareeha Armughan" w:date="2026-08-03T12:01:00Z">
            <w:rPr/>
          </w:rPrChange>
        </w:rPr>
      </w:pPr>
      <w:ins w:id="513" w:author="Dr Fareeha Armughan" w:date="2026-08-03T12:01:00Z">
        <w:r>
          <w:rPr>
            <w:rFonts w:ascii="Calibri" w:hAnsi="Calibri" w:cs="Calibri"/>
            <w:sz w:val="18"/>
            <w:szCs w:val="18"/>
          </w:rPr>
          <w:t xml:space="preserve"> Original Proposal; “</w:t>
        </w:r>
        <w:r w:rsidRPr="00730F29">
          <w:rPr>
            <w:rFonts w:ascii="Calibri" w:hAnsi="Calibri" w:cs="Calibri"/>
            <w:sz w:val="18"/>
            <w:szCs w:val="18"/>
          </w:rPr>
          <w:t>During the first 6 months of DFLT program roll out, the Sindh Rural Support Organization (SRSO) will identify and register female workers in agriculture with the Labor Department and Agriculture Department of Sindh.</w:t>
        </w:r>
        <w:r>
          <w:rPr>
            <w:rFonts w:ascii="Calibri" w:hAnsi="Calibri" w:cs="Calibri"/>
            <w:sz w:val="18"/>
            <w:szCs w:val="18"/>
          </w:rPr>
          <w:t xml:space="preserve">” As per the </w:t>
        </w:r>
        <w:proofErr w:type="spellStart"/>
        <w:r>
          <w:rPr>
            <w:rFonts w:ascii="Calibri" w:hAnsi="Calibri" w:cs="Calibri"/>
            <w:sz w:val="18"/>
            <w:szCs w:val="18"/>
          </w:rPr>
          <w:t>ToR’s</w:t>
        </w:r>
        <w:proofErr w:type="spellEnd"/>
        <w:r>
          <w:rPr>
            <w:rFonts w:ascii="Calibri" w:hAnsi="Calibri" w:cs="Calibri"/>
            <w:sz w:val="18"/>
            <w:szCs w:val="18"/>
          </w:rPr>
          <w:t xml:space="preserve"> of the original proposal, SRSO was supposed to perform the mobilization of Agri women Workers in Agri Women however this was a voluntary arrangement with the SRSO which did not execute as planned. SDPI then performed this task for mobilization of 165000 in Agriculture Districts. </w:t>
        </w:r>
      </w:ins>
    </w:p>
  </w:footnote>
  <w:footnote w:id="14">
    <w:p w14:paraId="4DC416AB" w14:textId="30D77A71" w:rsidR="00EC679A" w:rsidRDefault="00EC679A">
      <w:pPr>
        <w:pStyle w:val="FootnoteText"/>
        <w:rPr>
          <w:ins w:id="518" w:author="Dr Fareeha Armughan" w:date="2026-07-31T00:00:00Z"/>
          <w:rFonts w:ascii="Calibri" w:hAnsi="Calibri" w:cs="Calibri"/>
          <w:sz w:val="18"/>
          <w:szCs w:val="18"/>
        </w:rPr>
      </w:pPr>
      <w:ins w:id="519" w:author="Dr Fareeha Armughan" w:date="2026-07-31T00:00:00Z">
        <w:r>
          <w:rPr>
            <w:rStyle w:val="FootnoteReference"/>
            <w:rFonts w:ascii="Calibri" w:hAnsi="Calibri" w:cs="Calibri"/>
            <w:sz w:val="18"/>
            <w:szCs w:val="18"/>
          </w:rPr>
          <w:footnoteRef/>
        </w:r>
        <w:r>
          <w:rPr>
            <w:rFonts w:ascii="Calibri" w:hAnsi="Calibri" w:cs="Calibri"/>
            <w:sz w:val="18"/>
            <w:szCs w:val="18"/>
          </w:rPr>
          <w:t xml:space="preserve"> Amendment (31 July 2026). Earlier: the Digital and Financial Literacy Training was to be imparted to 40,000 female agriculture workers, to be registered by SRSO within the first 06 months. Now: consequent to the revised composition of the Sindh Chapter (Section 3), the coverage stands enhanced to 165,000 Agriculture Women Workers across the flood prone districts of Sindh. This shift stands undertaken with the approval of GIZ and in consultation with SSPA.</w:t>
        </w:r>
      </w:ins>
    </w:p>
  </w:footnote>
  <w:footnote w:id="15">
    <w:p w14:paraId="76A66C32" w14:textId="77777777" w:rsidR="00EC679A" w:rsidRDefault="00EC679A">
      <w:pPr>
        <w:pStyle w:val="FootnoteText"/>
        <w:rPr>
          <w:ins w:id="536" w:author="Dr Fareeha Armughan" w:date="2026-07-31T00:00:00Z"/>
          <w:rFonts w:ascii="Calibri" w:hAnsi="Calibri" w:cs="Calibri"/>
          <w:sz w:val="18"/>
          <w:szCs w:val="18"/>
        </w:rPr>
      </w:pPr>
      <w:ins w:id="537" w:author="Dr Fareeha Armughan" w:date="2026-07-31T00:00:00Z">
        <w:r>
          <w:rPr>
            <w:rStyle w:val="FootnoteReference"/>
            <w:rFonts w:ascii="Calibri" w:hAnsi="Calibri" w:cs="Calibri"/>
            <w:sz w:val="18"/>
            <w:szCs w:val="18"/>
          </w:rPr>
          <w:footnoteRef/>
        </w:r>
        <w:r>
          <w:rPr>
            <w:rFonts w:ascii="Calibri" w:hAnsi="Calibri" w:cs="Calibri"/>
            <w:sz w:val="18"/>
            <w:szCs w:val="18"/>
          </w:rPr>
          <w:t xml:space="preserve"> Amendment (31 July 2026). Earlier</w:t>
        </w:r>
      </w:ins>
      <w:ins w:id="538" w:author="Dr Fareeha Armughan" w:date="2026-08-01T21:51:00Z">
        <w:r>
          <w:rPr>
            <w:rFonts w:ascii="Calibri" w:hAnsi="Calibri" w:cs="Calibri"/>
            <w:sz w:val="18"/>
            <w:szCs w:val="18"/>
          </w:rPr>
          <w:t xml:space="preserve">, </w:t>
        </w:r>
      </w:ins>
      <w:ins w:id="539" w:author="Dr Fareeha Armughan" w:date="2026-08-03T12:01:00Z">
        <w:r>
          <w:rPr>
            <w:rFonts w:ascii="Calibri" w:hAnsi="Calibri" w:cs="Calibri"/>
            <w:sz w:val="18"/>
            <w:szCs w:val="18"/>
          </w:rPr>
          <w:t>as</w:t>
        </w:r>
      </w:ins>
      <w:ins w:id="540" w:author="Dr Fareeha Armughan" w:date="2026-08-01T21:51:00Z">
        <w:r>
          <w:rPr>
            <w:rFonts w:ascii="Calibri" w:hAnsi="Calibri" w:cs="Calibri"/>
            <w:sz w:val="18"/>
            <w:szCs w:val="18"/>
          </w:rPr>
          <w:t xml:space="preserve"> per original proposal,</w:t>
        </w:r>
      </w:ins>
      <w:ins w:id="541" w:author="Dr Fareeha Armughan" w:date="2026-07-31T00:00:00Z">
        <w:r>
          <w:rPr>
            <w:rFonts w:ascii="Calibri" w:hAnsi="Calibri" w:cs="Calibri"/>
            <w:sz w:val="18"/>
            <w:szCs w:val="18"/>
          </w:rPr>
          <w:t xml:space="preserve"> 3,500 women out of the 40,000 </w:t>
        </w:r>
      </w:ins>
      <w:ins w:id="542" w:author="Dr Fareeha Armughan" w:date="2026-08-01T21:51:00Z">
        <w:r>
          <w:rPr>
            <w:rFonts w:ascii="Calibri" w:hAnsi="Calibri" w:cs="Calibri"/>
            <w:sz w:val="18"/>
            <w:szCs w:val="18"/>
          </w:rPr>
          <w:t xml:space="preserve">DFLT Trained </w:t>
        </w:r>
      </w:ins>
      <w:ins w:id="543" w:author="Dr Fareeha Armughan" w:date="2026-07-31T00:00:00Z">
        <w:r>
          <w:rPr>
            <w:rFonts w:ascii="Calibri" w:hAnsi="Calibri" w:cs="Calibri"/>
            <w:sz w:val="18"/>
            <w:szCs w:val="18"/>
          </w:rPr>
          <w:t>Agriculture Women Workers were to be enrolled in the saving scheme, in 04 districts (Badin, Sanghar, Sujawal and Thatta). Now: the enrolment stands enhanced to 15,000</w:t>
        </w:r>
      </w:ins>
      <w:ins w:id="544" w:author="Dr Fareeha Armughan" w:date="2026-08-01T21:51:00Z">
        <w:r>
          <w:rPr>
            <w:rFonts w:ascii="Calibri" w:hAnsi="Calibri" w:cs="Calibri"/>
            <w:sz w:val="18"/>
            <w:szCs w:val="18"/>
          </w:rPr>
          <w:t xml:space="preserve"> Agriculture Women Workers</w:t>
        </w:r>
      </w:ins>
      <w:ins w:id="545" w:author="Dr Fareeha Armughan" w:date="2026-07-31T00:00:00Z">
        <w:r>
          <w:rPr>
            <w:rFonts w:ascii="Calibri" w:hAnsi="Calibri" w:cs="Calibri"/>
            <w:sz w:val="18"/>
            <w:szCs w:val="18"/>
          </w:rPr>
          <w:t xml:space="preserve"> and the</w:t>
        </w:r>
      </w:ins>
      <w:ins w:id="546" w:author="Dr Fareeha Armughan" w:date="2026-08-01T21:52:00Z">
        <w:r>
          <w:rPr>
            <w:rFonts w:ascii="Calibri" w:hAnsi="Calibri" w:cs="Calibri"/>
            <w:sz w:val="18"/>
            <w:szCs w:val="18"/>
          </w:rPr>
          <w:t xml:space="preserve"> area for the intervention will be Thatta alone or all the 04 Agricultural</w:t>
        </w:r>
      </w:ins>
      <w:ins w:id="547" w:author="Dr Fareeha Armughan" w:date="2026-07-31T00:00:00Z">
        <w:r>
          <w:rPr>
            <w:rFonts w:ascii="Calibri" w:hAnsi="Calibri" w:cs="Calibri"/>
            <w:sz w:val="18"/>
            <w:szCs w:val="18"/>
          </w:rPr>
          <w:t xml:space="preserve"> districts</w:t>
        </w:r>
      </w:ins>
      <w:ins w:id="548" w:author="Dr Fareeha Armughan" w:date="2026-08-01T21:52:00Z">
        <w:r>
          <w:rPr>
            <w:rFonts w:ascii="Calibri" w:hAnsi="Calibri" w:cs="Calibri"/>
            <w:sz w:val="18"/>
            <w:szCs w:val="18"/>
          </w:rPr>
          <w:t>.</w:t>
        </w:r>
      </w:ins>
      <w:ins w:id="549" w:author="Dr Fareeha Armughan" w:date="2026-08-01T21:53:00Z">
        <w:r>
          <w:rPr>
            <w:rFonts w:ascii="Calibri" w:hAnsi="Calibri" w:cs="Calibri"/>
            <w:sz w:val="18"/>
            <w:szCs w:val="18"/>
          </w:rPr>
          <w:t xml:space="preserve"> The scope of intervention is based on the consideration of the limitation</w:t>
        </w:r>
      </w:ins>
      <w:ins w:id="550" w:author="Dr Fareeha Armughan" w:date="2026-07-31T00:00:00Z">
        <w:r>
          <w:rPr>
            <w:rFonts w:ascii="Calibri" w:hAnsi="Calibri" w:cs="Calibri"/>
            <w:sz w:val="18"/>
            <w:szCs w:val="18"/>
          </w:rPr>
          <w:t xml:space="preserve"> that very few agriculture women workers </w:t>
        </w:r>
      </w:ins>
      <w:ins w:id="551" w:author="Dr Fareeha Armughan" w:date="2026-08-01T21:53:00Z">
        <w:r>
          <w:rPr>
            <w:rFonts w:ascii="Calibri" w:hAnsi="Calibri" w:cs="Calibri"/>
            <w:sz w:val="18"/>
            <w:szCs w:val="18"/>
          </w:rPr>
          <w:t>percent</w:t>
        </w:r>
      </w:ins>
      <w:ins w:id="552" w:author="Dr Fareeha Armughan" w:date="2026-08-01T21:54:00Z">
        <w:r>
          <w:rPr>
            <w:rFonts w:ascii="Calibri" w:hAnsi="Calibri" w:cs="Calibri"/>
            <w:sz w:val="18"/>
            <w:szCs w:val="18"/>
          </w:rPr>
          <w:t xml:space="preserve">age </w:t>
        </w:r>
      </w:ins>
      <w:ins w:id="553" w:author="Dr Fareeha Armughan" w:date="2026-07-31T00:00:00Z">
        <w:r>
          <w:rPr>
            <w:rFonts w:ascii="Calibri" w:hAnsi="Calibri" w:cs="Calibri"/>
            <w:sz w:val="18"/>
            <w:szCs w:val="18"/>
          </w:rPr>
          <w:t>hold</w:t>
        </w:r>
      </w:ins>
      <w:ins w:id="554" w:author="Dr Fareeha Armughan" w:date="2026-08-01T21:54:00Z">
        <w:r>
          <w:rPr>
            <w:rFonts w:ascii="Calibri" w:hAnsi="Calibri" w:cs="Calibri"/>
            <w:sz w:val="18"/>
            <w:szCs w:val="18"/>
          </w:rPr>
          <w:t>s</w:t>
        </w:r>
      </w:ins>
      <w:ins w:id="555" w:author="Dr Fareeha Armughan" w:date="2026-07-31T00:00:00Z">
        <w:r>
          <w:rPr>
            <w:rFonts w:ascii="Calibri" w:hAnsi="Calibri" w:cs="Calibri"/>
            <w:sz w:val="18"/>
            <w:szCs w:val="18"/>
          </w:rPr>
          <w:t xml:space="preserve"> cell phone ownership. </w:t>
        </w:r>
      </w:ins>
    </w:p>
  </w:footnote>
  <w:footnote w:id="16">
    <w:p w14:paraId="69919E57" w14:textId="77777777" w:rsidR="00EC679A" w:rsidRPr="008F75E8" w:rsidRDefault="00EC679A" w:rsidP="00892234">
      <w:pPr>
        <w:jc w:val="both"/>
      </w:pPr>
      <w:r>
        <w:rPr>
          <w:rStyle w:val="FootnoteReference"/>
        </w:rPr>
        <w:footnoteRef/>
      </w:r>
      <w:r>
        <w:rPr>
          <w:rFonts w:ascii="Calibri" w:hAnsi="Calibri" w:cs="Calibri"/>
          <w:sz w:val="18"/>
          <w:szCs w:val="18"/>
        </w:rPr>
        <w:t xml:space="preserve"> </w:t>
      </w:r>
      <w:r w:rsidRPr="00635F04">
        <w:rPr>
          <w:rFonts w:ascii="Calibri" w:hAnsi="Calibri" w:cs="Calibri"/>
          <w:sz w:val="18"/>
          <w:szCs w:val="18"/>
        </w:rPr>
        <w:t>The beneficiaries in the 3rd wealth quintile will be given additional benefits for poverty graduation. Of the total beneficiaries, 10,000 will be targeted for micro-finance and crop insurance, while 1500 will be targeted for asset transfers and access to market. Also, community block grants will be provided to 20 COs for running a cash for work programme for mangroves reafforestation.</w:t>
      </w:r>
    </w:p>
  </w:footnote>
  <w:footnote w:id="17">
    <w:p w14:paraId="12746A44" w14:textId="43458C9F" w:rsidR="00EC679A" w:rsidRDefault="00EC679A">
      <w:pPr>
        <w:pStyle w:val="FootnoteText"/>
        <w:rPr>
          <w:ins w:id="564" w:author="Dr Fareeha Armughan" w:date="2026-07-31T00:00:00Z"/>
          <w:rFonts w:ascii="Calibri" w:hAnsi="Calibri" w:cs="Calibri"/>
          <w:sz w:val="18"/>
          <w:szCs w:val="18"/>
        </w:rPr>
      </w:pPr>
      <w:ins w:id="565" w:author="Dr Fareeha Armughan" w:date="2026-07-31T00:00:00Z">
        <w:r>
          <w:rPr>
            <w:rStyle w:val="FootnoteReference"/>
            <w:rFonts w:ascii="Calibri" w:hAnsi="Calibri" w:cs="Calibri"/>
            <w:sz w:val="18"/>
            <w:szCs w:val="18"/>
          </w:rPr>
          <w:footnoteRef/>
        </w:r>
        <w:r>
          <w:rPr>
            <w:rFonts w:ascii="Calibri" w:hAnsi="Calibri" w:cs="Calibri"/>
            <w:sz w:val="18"/>
            <w:szCs w:val="18"/>
          </w:rPr>
          <w:t xml:space="preserve"> Amendment (31 July 2026). </w:t>
        </w:r>
      </w:ins>
      <w:ins w:id="566" w:author="Dr Fareeha Armughan" w:date="2026-08-03T21:14:00Z">
        <w:r>
          <w:rPr>
            <w:rFonts w:ascii="Calibri" w:hAnsi="Calibri" w:cs="Calibri"/>
            <w:sz w:val="18"/>
            <w:szCs w:val="18"/>
          </w:rPr>
          <w:t>Original</w:t>
        </w:r>
      </w:ins>
      <w:ins w:id="567" w:author="Dr Fareeha Armughan" w:date="2026-08-03T21:13:00Z">
        <w:r>
          <w:rPr>
            <w:rFonts w:ascii="Calibri" w:hAnsi="Calibri" w:cs="Calibri"/>
            <w:sz w:val="18"/>
            <w:szCs w:val="18"/>
          </w:rPr>
          <w:t xml:space="preserve"> Proposa</w:t>
        </w:r>
      </w:ins>
      <w:ins w:id="568" w:author="Dr Fareeha Armughan" w:date="2026-08-03T21:14:00Z">
        <w:r>
          <w:rPr>
            <w:rFonts w:ascii="Calibri" w:hAnsi="Calibri" w:cs="Calibri"/>
            <w:sz w:val="18"/>
            <w:szCs w:val="18"/>
          </w:rPr>
          <w:t>l</w:t>
        </w:r>
      </w:ins>
      <w:ins w:id="569" w:author="Dr Fareeha Armughan" w:date="2026-07-31T00:00:00Z">
        <w:r>
          <w:rPr>
            <w:rFonts w:ascii="Calibri" w:hAnsi="Calibri" w:cs="Calibri"/>
            <w:sz w:val="18"/>
            <w:szCs w:val="18"/>
          </w:rPr>
          <w:t xml:space="preserve">: the identification and registration of the urban informal workers was assigned to the Akhtar Hamid Foundation. Now: this responsibility rests with HANDS (Health and Nutrition Development Society), which will identify, mobilise and register the urban informal workers of Karachi and </w:t>
        </w:r>
      </w:ins>
      <w:ins w:id="570" w:author="Dr Fareeha Armughan" w:date="2026-08-01T22:03:00Z">
        <w:r>
          <w:rPr>
            <w:rFonts w:ascii="Calibri" w:hAnsi="Calibri" w:cs="Calibri"/>
            <w:sz w:val="18"/>
            <w:szCs w:val="18"/>
          </w:rPr>
          <w:t>will mobilize the</w:t>
        </w:r>
      </w:ins>
      <w:ins w:id="571" w:author="Dr Fareeha Armughan" w:date="2026-07-31T00:00:00Z">
        <w:r>
          <w:rPr>
            <w:rFonts w:ascii="Calibri" w:hAnsi="Calibri" w:cs="Calibri"/>
            <w:sz w:val="18"/>
            <w:szCs w:val="18"/>
          </w:rPr>
          <w:t xml:space="preserve"> beneficiary to SDPI</w:t>
        </w:r>
      </w:ins>
      <w:ins w:id="572" w:author="Dr Fareeha Armughan" w:date="2026-08-01T22:03:00Z">
        <w:r>
          <w:rPr>
            <w:rFonts w:ascii="Calibri" w:hAnsi="Calibri" w:cs="Calibri"/>
            <w:sz w:val="18"/>
            <w:szCs w:val="18"/>
          </w:rPr>
          <w:t>.</w:t>
        </w:r>
      </w:ins>
    </w:p>
  </w:footnote>
  <w:footnote w:id="18">
    <w:p w14:paraId="171D7372" w14:textId="5F422BEF" w:rsidR="00EC679A" w:rsidRDefault="00EC679A">
      <w:pPr>
        <w:pStyle w:val="FootnoteText"/>
        <w:rPr>
          <w:ins w:id="577" w:author="Dr Fareeha Armughan" w:date="2026-07-31T00:00:00Z"/>
          <w:rFonts w:ascii="Calibri" w:hAnsi="Calibri" w:cs="Calibri"/>
          <w:sz w:val="18"/>
          <w:szCs w:val="18"/>
        </w:rPr>
      </w:pPr>
      <w:ins w:id="578" w:author="Dr Fareeha Armughan" w:date="2026-07-31T00:00:00Z">
        <w:r>
          <w:rPr>
            <w:rStyle w:val="FootnoteReference"/>
            <w:rFonts w:ascii="Calibri" w:hAnsi="Calibri" w:cs="Calibri"/>
            <w:sz w:val="18"/>
            <w:szCs w:val="18"/>
          </w:rPr>
          <w:footnoteRef/>
        </w:r>
        <w:r>
          <w:rPr>
            <w:rFonts w:ascii="Calibri" w:hAnsi="Calibri" w:cs="Calibri"/>
            <w:sz w:val="18"/>
            <w:szCs w:val="18"/>
          </w:rPr>
          <w:t xml:space="preserve"> Amendment (31 July 2026). </w:t>
        </w:r>
      </w:ins>
      <w:ins w:id="579" w:author="Dr Fareeha Armughan" w:date="2026-08-03T21:14:00Z">
        <w:r>
          <w:rPr>
            <w:rFonts w:ascii="Calibri" w:hAnsi="Calibri" w:cs="Calibri"/>
            <w:sz w:val="18"/>
            <w:szCs w:val="18"/>
          </w:rPr>
          <w:t>Original Proposal</w:t>
        </w:r>
      </w:ins>
      <w:ins w:id="580" w:author="Dr Fareeha Armughan" w:date="2026-07-31T00:00:00Z">
        <w:r>
          <w:rPr>
            <w:rFonts w:ascii="Calibri" w:hAnsi="Calibri" w:cs="Calibri"/>
            <w:sz w:val="18"/>
            <w:szCs w:val="18"/>
          </w:rPr>
          <w:t xml:space="preserve">: the urban informal workers were to be identified and registered in Karachi East, Karachi West and Hyderabad. </w:t>
        </w:r>
      </w:ins>
      <w:ins w:id="581" w:author="Dr Fareeha Armughan" w:date="2026-08-01T22:04:00Z">
        <w:r>
          <w:rPr>
            <w:rFonts w:ascii="Calibri" w:hAnsi="Calibri" w:cs="Calibri"/>
            <w:sz w:val="18"/>
            <w:szCs w:val="18"/>
          </w:rPr>
          <w:t xml:space="preserve">As per instructions of GIZ, the DFLT Trainings along with the </w:t>
        </w:r>
      </w:ins>
      <w:ins w:id="582" w:author="Dr Fareeha Armughan" w:date="2026-07-31T00:00:00Z">
        <w:r>
          <w:rPr>
            <w:rFonts w:ascii="Calibri" w:hAnsi="Calibri" w:cs="Calibri"/>
            <w:sz w:val="18"/>
            <w:szCs w:val="18"/>
          </w:rPr>
          <w:t xml:space="preserve">saving scheme enrolment of 10,000, </w:t>
        </w:r>
      </w:ins>
      <w:ins w:id="583" w:author="Dr Fareeha Armughan" w:date="2026-08-01T22:04:00Z">
        <w:r>
          <w:rPr>
            <w:rFonts w:ascii="Calibri" w:hAnsi="Calibri" w:cs="Calibri"/>
            <w:sz w:val="18"/>
            <w:szCs w:val="18"/>
          </w:rPr>
          <w:t>holds only for</w:t>
        </w:r>
      </w:ins>
      <w:ins w:id="584" w:author="Dr Fareeha Armughan" w:date="2026-07-31T00:00:00Z">
        <w:r>
          <w:rPr>
            <w:rFonts w:ascii="Calibri" w:hAnsi="Calibri" w:cs="Calibri"/>
            <w:sz w:val="18"/>
            <w:szCs w:val="18"/>
          </w:rPr>
          <w:t xml:space="preserve"> Karach</w:t>
        </w:r>
      </w:ins>
      <w:ins w:id="585" w:author="Dr Fareeha Armughan" w:date="2026-08-01T22:05:00Z">
        <w:r>
          <w:rPr>
            <w:rFonts w:ascii="Calibri" w:hAnsi="Calibri" w:cs="Calibri"/>
            <w:sz w:val="18"/>
            <w:szCs w:val="18"/>
          </w:rPr>
          <w:t>i.</w:t>
        </w:r>
      </w:ins>
    </w:p>
  </w:footnote>
  <w:footnote w:id="19">
    <w:p w14:paraId="5FE28D7E" w14:textId="4C141244" w:rsidR="00EC679A" w:rsidRDefault="00EC679A">
      <w:pPr>
        <w:pStyle w:val="FootnoteText"/>
        <w:rPr>
          <w:ins w:id="594" w:author="Dr Fareeha Armughan" w:date="2026-07-31T00:00:00Z"/>
          <w:rFonts w:ascii="Calibri" w:hAnsi="Calibri" w:cs="Calibri"/>
          <w:sz w:val="18"/>
          <w:szCs w:val="18"/>
        </w:rPr>
      </w:pPr>
      <w:ins w:id="595" w:author="Dr Fareeha Armughan" w:date="2026-07-31T00:00:00Z">
        <w:r>
          <w:rPr>
            <w:rStyle w:val="FootnoteReference"/>
            <w:rFonts w:ascii="Calibri" w:hAnsi="Calibri" w:cs="Calibri"/>
            <w:sz w:val="18"/>
            <w:szCs w:val="18"/>
          </w:rPr>
          <w:footnoteRef/>
        </w:r>
        <w:r>
          <w:rPr>
            <w:rFonts w:ascii="Calibri" w:hAnsi="Calibri" w:cs="Calibri"/>
            <w:sz w:val="18"/>
            <w:szCs w:val="18"/>
          </w:rPr>
          <w:t xml:space="preserve"> Amendment (31 July 2026). </w:t>
        </w:r>
      </w:ins>
      <w:ins w:id="596" w:author="Dr Fareeha Armughan" w:date="2026-08-03T21:14:00Z">
        <w:r>
          <w:rPr>
            <w:rFonts w:ascii="Calibri" w:hAnsi="Calibri" w:cs="Calibri"/>
            <w:sz w:val="18"/>
            <w:szCs w:val="18"/>
          </w:rPr>
          <w:t>Original Proposal</w:t>
        </w:r>
      </w:ins>
      <w:ins w:id="597" w:author="Dr Fareeha Armughan" w:date="2026-07-31T00:00:00Z">
        <w:r>
          <w:rPr>
            <w:rFonts w:ascii="Calibri" w:hAnsi="Calibri" w:cs="Calibri"/>
            <w:sz w:val="18"/>
            <w:szCs w:val="18"/>
          </w:rPr>
          <w:t>: the co-contributory grant was provisioned at a maximum</w:t>
        </w:r>
      </w:ins>
      <w:ins w:id="598" w:author="Dr Fareeha Armughan" w:date="2026-08-01T22:05:00Z">
        <w:r>
          <w:rPr>
            <w:rFonts w:ascii="Calibri" w:hAnsi="Calibri" w:cs="Calibri"/>
            <w:sz w:val="18"/>
            <w:szCs w:val="18"/>
          </w:rPr>
          <w:t xml:space="preserve"> </w:t>
        </w:r>
      </w:ins>
      <w:ins w:id="599" w:author="Dr Fareeha Armughan" w:date="2026-08-01T22:07:00Z">
        <w:r>
          <w:rPr>
            <w:rFonts w:ascii="Calibri" w:hAnsi="Calibri" w:cs="Calibri"/>
            <w:sz w:val="18"/>
            <w:szCs w:val="18"/>
          </w:rPr>
          <w:t xml:space="preserve">saving </w:t>
        </w:r>
      </w:ins>
      <w:ins w:id="600" w:author="Dr Fareeha Armughan" w:date="2026-08-01T22:05:00Z">
        <w:r>
          <w:rPr>
            <w:rFonts w:ascii="Calibri" w:hAnsi="Calibri" w:cs="Calibri"/>
            <w:sz w:val="18"/>
            <w:szCs w:val="18"/>
          </w:rPr>
          <w:t>ceiling</w:t>
        </w:r>
      </w:ins>
      <w:ins w:id="601" w:author="Dr Fareeha Armughan" w:date="2026-07-31T00:00:00Z">
        <w:r>
          <w:rPr>
            <w:rFonts w:ascii="Calibri" w:hAnsi="Calibri" w:cs="Calibri"/>
            <w:sz w:val="18"/>
            <w:szCs w:val="18"/>
          </w:rPr>
          <w:t xml:space="preserve"> of Rs. 1,000 per month per beneficiary. Now: </w:t>
        </w:r>
      </w:ins>
      <w:ins w:id="602" w:author="Dr Fareeha Armughan" w:date="2026-08-01T22:05:00Z">
        <w:r>
          <w:rPr>
            <w:rFonts w:ascii="Calibri" w:hAnsi="Calibri" w:cs="Calibri"/>
            <w:sz w:val="18"/>
            <w:szCs w:val="18"/>
          </w:rPr>
          <w:t>as per guideli</w:t>
        </w:r>
      </w:ins>
      <w:ins w:id="603" w:author="Dr Fareeha Armughan" w:date="2026-08-01T22:06:00Z">
        <w:r>
          <w:rPr>
            <w:rFonts w:ascii="Calibri" w:hAnsi="Calibri" w:cs="Calibri"/>
            <w:sz w:val="18"/>
            <w:szCs w:val="18"/>
          </w:rPr>
          <w:t>n</w:t>
        </w:r>
      </w:ins>
      <w:ins w:id="604" w:author="Dr Fareeha Armughan" w:date="2026-08-01T22:05:00Z">
        <w:r>
          <w:rPr>
            <w:rFonts w:ascii="Calibri" w:hAnsi="Calibri" w:cs="Calibri"/>
            <w:sz w:val="18"/>
            <w:szCs w:val="18"/>
          </w:rPr>
          <w:t>es by GIZ</w:t>
        </w:r>
      </w:ins>
      <w:ins w:id="605" w:author="Dr Fareeha Armughan" w:date="2026-07-31T00:00:00Z">
        <w:r>
          <w:rPr>
            <w:rFonts w:ascii="Calibri" w:hAnsi="Calibri" w:cs="Calibri"/>
            <w:sz w:val="18"/>
            <w:szCs w:val="18"/>
          </w:rPr>
          <w:t xml:space="preserve">, the maximum </w:t>
        </w:r>
      </w:ins>
      <w:ins w:id="606" w:author="Dr Fareeha Armughan" w:date="2026-08-01T22:07:00Z">
        <w:r>
          <w:rPr>
            <w:rFonts w:ascii="Calibri" w:hAnsi="Calibri" w:cs="Calibri"/>
            <w:sz w:val="18"/>
            <w:szCs w:val="18"/>
          </w:rPr>
          <w:t xml:space="preserve">monthly saving ceiling eligible for </w:t>
        </w:r>
      </w:ins>
      <w:ins w:id="607" w:author="Dr Fareeha Armughan" w:date="2026-07-31T00:00:00Z">
        <w:r>
          <w:rPr>
            <w:rFonts w:ascii="Calibri" w:hAnsi="Calibri" w:cs="Calibri"/>
            <w:sz w:val="18"/>
            <w:szCs w:val="18"/>
          </w:rPr>
          <w:t>co-contribution</w:t>
        </w:r>
      </w:ins>
      <w:ins w:id="608" w:author="Dr Fareeha Armughan" w:date="2026-08-01T22:07:00Z">
        <w:r>
          <w:rPr>
            <w:rFonts w:ascii="Calibri" w:hAnsi="Calibri" w:cs="Calibri"/>
            <w:sz w:val="18"/>
            <w:szCs w:val="18"/>
          </w:rPr>
          <w:t xml:space="preserve"> is</w:t>
        </w:r>
      </w:ins>
      <w:ins w:id="609" w:author="Dr Fareeha Armughan" w:date="2026-07-31T00:00:00Z">
        <w:r>
          <w:rPr>
            <w:rFonts w:ascii="Calibri" w:hAnsi="Calibri" w:cs="Calibri"/>
            <w:sz w:val="18"/>
            <w:szCs w:val="18"/>
          </w:rPr>
          <w:t xml:space="preserve"> reduced to Rs. 800. The duration</w:t>
        </w:r>
      </w:ins>
      <w:ins w:id="610" w:author="Dr Fareeha Armughan" w:date="2026-08-01T22:08:00Z">
        <w:r>
          <w:rPr>
            <w:rFonts w:ascii="Calibri" w:hAnsi="Calibri" w:cs="Calibri"/>
            <w:sz w:val="18"/>
            <w:szCs w:val="18"/>
          </w:rPr>
          <w:t xml:space="preserve"> of the saving scheme is also reduced from 12 Months to 9 Months for the complete target of 25000</w:t>
        </w:r>
        <w:r w:rsidRPr="0091670B">
          <w:rPr>
            <w:rFonts w:ascii="Calibri" w:hAnsi="Calibri" w:cs="Calibri"/>
            <w:sz w:val="18"/>
            <w:szCs w:val="18"/>
            <w:highlight w:val="yellow"/>
            <w:rPrChange w:id="611" w:author="Dr Fareeha Armughan" w:date="2026-08-03T21:15:00Z">
              <w:rPr>
                <w:rFonts w:ascii="Calibri" w:hAnsi="Calibri" w:cs="Calibri"/>
                <w:sz w:val="18"/>
                <w:szCs w:val="18"/>
              </w:rPr>
            </w:rPrChange>
          </w:rPr>
          <w:t>.</w:t>
        </w:r>
      </w:ins>
    </w:p>
  </w:footnote>
  <w:footnote w:id="20">
    <w:p w14:paraId="69419E63" w14:textId="782EFB62" w:rsidR="00EC679A" w:rsidRDefault="00EC679A">
      <w:pPr>
        <w:pStyle w:val="FootnoteText"/>
        <w:rPr>
          <w:ins w:id="660" w:author="Dr Fareeha Armughan" w:date="2026-07-31T00:00:00Z"/>
          <w:rFonts w:ascii="Calibri" w:hAnsi="Calibri" w:cs="Calibri"/>
          <w:sz w:val="18"/>
          <w:szCs w:val="18"/>
        </w:rPr>
      </w:pPr>
      <w:ins w:id="661" w:author="Dr Fareeha Armughan" w:date="2026-07-31T00:00:00Z">
        <w:r>
          <w:rPr>
            <w:rStyle w:val="FootnoteReference"/>
            <w:rFonts w:ascii="Calibri" w:hAnsi="Calibri" w:cs="Calibri"/>
            <w:sz w:val="18"/>
            <w:szCs w:val="18"/>
          </w:rPr>
          <w:footnoteRef/>
        </w:r>
        <w:r>
          <w:rPr>
            <w:rFonts w:ascii="Calibri" w:hAnsi="Calibri" w:cs="Calibri"/>
            <w:sz w:val="18"/>
            <w:szCs w:val="18"/>
          </w:rPr>
          <w:t xml:space="preserve"> Amendment (31 July 2026). </w:t>
        </w:r>
      </w:ins>
      <w:ins w:id="662" w:author="Dr Fareeha Armughan" w:date="2026-08-03T21:19:00Z">
        <w:r>
          <w:rPr>
            <w:rFonts w:ascii="Calibri" w:hAnsi="Calibri" w:cs="Calibri"/>
            <w:sz w:val="18"/>
            <w:szCs w:val="18"/>
          </w:rPr>
          <w:t>Original Proposal</w:t>
        </w:r>
      </w:ins>
      <w:ins w:id="663" w:author="Dr Fareeha Armughan" w:date="2026-07-31T00:00:00Z">
        <w:r>
          <w:rPr>
            <w:rFonts w:ascii="Calibri" w:hAnsi="Calibri" w:cs="Calibri"/>
            <w:sz w:val="18"/>
            <w:szCs w:val="18"/>
          </w:rPr>
          <w:t>: the saving scheme was to be followed up</w:t>
        </w:r>
      </w:ins>
      <w:ins w:id="664" w:author="Dr Fareeha Armughan" w:date="2026-08-01T22:21:00Z">
        <w:r>
          <w:rPr>
            <w:rFonts w:ascii="Calibri" w:hAnsi="Calibri" w:cs="Calibri"/>
            <w:sz w:val="18"/>
            <w:szCs w:val="18"/>
          </w:rPr>
          <w:t xml:space="preserve"> via phone</w:t>
        </w:r>
      </w:ins>
      <w:ins w:id="665" w:author="Dr Fareeha Armughan" w:date="2026-07-31T00:00:00Z">
        <w:r>
          <w:rPr>
            <w:rFonts w:ascii="Calibri" w:hAnsi="Calibri" w:cs="Calibri"/>
            <w:sz w:val="18"/>
            <w:szCs w:val="18"/>
          </w:rPr>
          <w:t xml:space="preserve"> by a </w:t>
        </w:r>
      </w:ins>
      <w:ins w:id="666" w:author="Dr Fareeha Armughan" w:date="2026-08-01T22:21:00Z">
        <w:r>
          <w:rPr>
            <w:rFonts w:ascii="Calibri" w:hAnsi="Calibri" w:cs="Calibri"/>
            <w:sz w:val="18"/>
            <w:szCs w:val="18"/>
          </w:rPr>
          <w:t>limited</w:t>
        </w:r>
      </w:ins>
      <w:ins w:id="667" w:author="Dr Fareeha Armughan" w:date="2026-07-31T00:00:00Z">
        <w:r>
          <w:rPr>
            <w:rFonts w:ascii="Calibri" w:hAnsi="Calibri" w:cs="Calibri"/>
            <w:sz w:val="18"/>
            <w:szCs w:val="18"/>
          </w:rPr>
          <w:t xml:space="preserve"> team stationed at SDPI, with no field structure </w:t>
        </w:r>
      </w:ins>
      <w:ins w:id="668" w:author="Dr Fareeha Armughan" w:date="2026-08-01T22:22:00Z">
        <w:r>
          <w:rPr>
            <w:rFonts w:ascii="Calibri" w:hAnsi="Calibri" w:cs="Calibri"/>
            <w:sz w:val="18"/>
            <w:szCs w:val="18"/>
          </w:rPr>
          <w:t>incorporated</w:t>
        </w:r>
      </w:ins>
      <w:ins w:id="669" w:author="Dr Fareeha Armughan" w:date="2026-07-31T00:00:00Z">
        <w:r>
          <w:rPr>
            <w:rFonts w:ascii="Calibri" w:hAnsi="Calibri" w:cs="Calibri"/>
            <w:sz w:val="18"/>
            <w:szCs w:val="18"/>
          </w:rPr>
          <w:t xml:space="preserve">. Now: a </w:t>
        </w:r>
      </w:ins>
      <w:ins w:id="670" w:author="Dr Fareeha Armughan" w:date="2026-08-01T22:27:00Z">
        <w:r>
          <w:rPr>
            <w:rFonts w:ascii="Calibri" w:hAnsi="Calibri" w:cs="Calibri"/>
            <w:sz w:val="18"/>
            <w:szCs w:val="18"/>
          </w:rPr>
          <w:t>field-based</w:t>
        </w:r>
      </w:ins>
      <w:ins w:id="671" w:author="Dr Fareeha Armughan" w:date="2026-07-31T00:00:00Z">
        <w:r>
          <w:rPr>
            <w:rFonts w:ascii="Calibri" w:hAnsi="Calibri" w:cs="Calibri"/>
            <w:sz w:val="18"/>
            <w:szCs w:val="18"/>
          </w:rPr>
          <w:t xml:space="preserve"> delivery </w:t>
        </w:r>
      </w:ins>
      <w:ins w:id="672" w:author="Dr Fareeha Armughan" w:date="2026-08-03T21:19:00Z">
        <w:r>
          <w:rPr>
            <w:rFonts w:ascii="Calibri" w:hAnsi="Calibri" w:cs="Calibri"/>
            <w:sz w:val="18"/>
            <w:szCs w:val="18"/>
          </w:rPr>
          <w:t>system will be</w:t>
        </w:r>
      </w:ins>
      <w:ins w:id="673" w:author="Dr Fareeha Armughan" w:date="2026-07-31T00:00:00Z">
        <w:r>
          <w:rPr>
            <w:rFonts w:ascii="Calibri" w:hAnsi="Calibri" w:cs="Calibri"/>
            <w:sz w:val="18"/>
            <w:szCs w:val="18"/>
          </w:rPr>
          <w:t xml:space="preserve"> established — designated office</w:t>
        </w:r>
      </w:ins>
      <w:ins w:id="674" w:author="Dr Fareeha Armughan" w:date="2026-08-01T22:22:00Z">
        <w:r>
          <w:rPr>
            <w:rFonts w:ascii="Calibri" w:hAnsi="Calibri" w:cs="Calibri"/>
            <w:sz w:val="18"/>
            <w:szCs w:val="18"/>
          </w:rPr>
          <w:t>(</w:t>
        </w:r>
      </w:ins>
      <w:ins w:id="675" w:author="Dr Fareeha Armughan" w:date="2026-07-31T00:00:00Z">
        <w:r>
          <w:rPr>
            <w:rFonts w:ascii="Calibri" w:hAnsi="Calibri" w:cs="Calibri"/>
            <w:sz w:val="18"/>
            <w:szCs w:val="18"/>
          </w:rPr>
          <w:t>s</w:t>
        </w:r>
      </w:ins>
      <w:ins w:id="676" w:author="Dr Fareeha Armughan" w:date="2026-08-01T22:22:00Z">
        <w:r>
          <w:rPr>
            <w:rFonts w:ascii="Calibri" w:hAnsi="Calibri" w:cs="Calibri"/>
            <w:sz w:val="18"/>
            <w:szCs w:val="18"/>
          </w:rPr>
          <w:t>)</w:t>
        </w:r>
      </w:ins>
      <w:ins w:id="677" w:author="Dr Fareeha Armughan" w:date="2026-07-31T00:00:00Z">
        <w:r>
          <w:rPr>
            <w:rFonts w:ascii="Calibri" w:hAnsi="Calibri" w:cs="Calibri"/>
            <w:sz w:val="18"/>
            <w:szCs w:val="18"/>
          </w:rPr>
          <w:t xml:space="preserve">, </w:t>
        </w:r>
      </w:ins>
      <w:ins w:id="678" w:author="Dr Fareeha Armughan" w:date="2026-08-01T22:22:00Z">
        <w:r>
          <w:rPr>
            <w:rFonts w:ascii="Calibri" w:hAnsi="Calibri" w:cs="Calibri"/>
            <w:sz w:val="18"/>
            <w:szCs w:val="18"/>
          </w:rPr>
          <w:t>Field teams</w:t>
        </w:r>
      </w:ins>
      <w:ins w:id="679" w:author="Dr Fareeha Armughan" w:date="2026-07-31T00:00:00Z">
        <w:r>
          <w:rPr>
            <w:rFonts w:ascii="Calibri" w:hAnsi="Calibri" w:cs="Calibri"/>
            <w:sz w:val="18"/>
            <w:szCs w:val="18"/>
          </w:rPr>
          <w:t xml:space="preserve"> and licensed Retail Agents — as detailed in this section.</w:t>
        </w:r>
      </w:ins>
    </w:p>
  </w:footnote>
  <w:footnote w:id="21">
    <w:p w14:paraId="27F63E14" w14:textId="77777777" w:rsidR="00EC679A" w:rsidRPr="00892234" w:rsidRDefault="00EC679A">
      <w:pPr>
        <w:pStyle w:val="FootnoteText"/>
        <w:rPr>
          <w:lang w:val="en-US"/>
        </w:rPr>
      </w:pPr>
      <w:r>
        <w:rPr>
          <w:rStyle w:val="FootnoteReference"/>
        </w:rPr>
        <w:footnoteRef/>
      </w:r>
      <w:r>
        <w:rPr>
          <w:rFonts w:ascii="Calibri" w:hAnsi="Calibri" w:cs="Calibri"/>
          <w:sz w:val="18"/>
          <w:szCs w:val="18"/>
        </w:rPr>
        <w:t xml:space="preserve"> </w:t>
      </w:r>
      <w:r w:rsidRPr="00892234">
        <w:rPr>
          <w:rFonts w:ascii="Calibri" w:hAnsi="Calibri" w:cs="Calibri"/>
          <w:sz w:val="18"/>
          <w:szCs w:val="18"/>
          <w:lang w:val="en-US"/>
        </w:rPr>
        <w:t>All the FGDs will be transcribed and synthesized upon completion</w:t>
      </w:r>
      <w:r>
        <w:rPr>
          <w:rFonts w:ascii="Calibri" w:hAnsi="Calibri" w:cs="Calibri"/>
          <w:sz w:val="18"/>
          <w:szCs w:val="18"/>
          <w:lang w:val="en-US"/>
        </w:rPr>
        <w:t xml:space="preserve"> </w:t>
      </w:r>
    </w:p>
  </w:footnote>
  <w:footnote w:id="22">
    <w:p w14:paraId="2CB85092" w14:textId="77777777" w:rsidR="00EC679A" w:rsidRPr="00892234" w:rsidRDefault="00EC679A">
      <w:pPr>
        <w:pStyle w:val="FootnoteText"/>
        <w:rPr>
          <w:sz w:val="18"/>
          <w:szCs w:val="18"/>
          <w:lang w:val="en-US"/>
        </w:rPr>
      </w:pPr>
      <w:r>
        <w:rPr>
          <w:rStyle w:val="FootnoteReference"/>
        </w:rPr>
        <w:footnoteRef/>
      </w:r>
      <w:r>
        <w:rPr>
          <w:rFonts w:ascii="Calibri" w:hAnsi="Calibri" w:cs="Calibri"/>
          <w:sz w:val="18"/>
          <w:szCs w:val="18"/>
        </w:rPr>
        <w:t xml:space="preserve"> </w:t>
      </w:r>
      <w:r w:rsidRPr="00892234">
        <w:rPr>
          <w:rFonts w:ascii="Calibri" w:hAnsi="Calibri" w:cs="Calibri"/>
          <w:sz w:val="18"/>
          <w:szCs w:val="18"/>
        </w:rPr>
        <w:t>The beneficiaries will be convened at a particular venue where they will be interviewed collectively in a group. Tea and refreshment will be served during FGDs</w:t>
      </w:r>
    </w:p>
  </w:footnote>
  <w:footnote w:id="23">
    <w:p w14:paraId="35F7B992" w14:textId="77777777" w:rsidR="00EC679A" w:rsidRDefault="00EC679A">
      <w:pPr>
        <w:pStyle w:val="FootnoteText"/>
        <w:jc w:val="both"/>
        <w:rPr>
          <w:ins w:id="741" w:author="Dr Fareeha Armughan" w:date="2026-08-03T00:00:00Z"/>
          <w:rFonts w:ascii="Calibri" w:hAnsi="Calibri" w:cs="Calibri"/>
          <w:sz w:val="18"/>
          <w:szCs w:val="18"/>
        </w:rPr>
      </w:pPr>
      <w:ins w:id="742" w:author="Dr Fareeha Armughan" w:date="2026-08-03T00:00:00Z">
        <w:r>
          <w:rPr>
            <w:rStyle w:val="FootnoteReference"/>
            <w:rFonts w:ascii="Calibri" w:hAnsi="Calibri" w:cs="Calibri"/>
            <w:sz w:val="18"/>
            <w:szCs w:val="18"/>
          </w:rPr>
          <w:footnoteRef/>
        </w:r>
        <w:r>
          <w:rPr>
            <w:rFonts w:ascii="Calibri" w:hAnsi="Calibri" w:cs="Calibri"/>
            <w:sz w:val="18"/>
            <w:szCs w:val="18"/>
          </w:rPr>
          <w:t xml:space="preserve"> (BISP was not able to provide ASPC’s the NSER linked tablets due to confidentiality limitations so SDPI had to improvise and leverage the DFLT app on cell phones )</w:t>
        </w:r>
      </w:ins>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8ACD38" w14:textId="77777777" w:rsidR="00EC679A" w:rsidRDefault="00EC679A">
    <w:pPr>
      <w:pStyle w:val="Header"/>
    </w:pPr>
  </w:p>
  <w:p w14:paraId="52EFCFC2" w14:textId="77777777" w:rsidR="00EC679A" w:rsidRPr="009A5CDE" w:rsidRDefault="00EC679A" w:rsidP="009A5CDE">
    <w:pPr>
      <w:pStyle w:val="Header"/>
      <w:jc w:val="right"/>
      <w:rPr>
        <w:i/>
        <w:iCs/>
      </w:rPr>
    </w:pPr>
    <w:r w:rsidRPr="009A5CDE">
      <w:rPr>
        <w:i/>
        <w:iCs/>
      </w:rPr>
      <w:t>Implementation Plan DFLT 2025</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C6C8D4" w14:textId="77777777" w:rsidR="00EC679A" w:rsidRDefault="00EC679A">
    <w:pPr>
      <w:pStyle w:val="Header"/>
    </w:pPr>
    <w:r>
      <w:t>Annex-2</w:t>
    </w:r>
  </w:p>
  <w:p w14:paraId="5C134E7F" w14:textId="77777777" w:rsidR="00EC679A" w:rsidRDefault="00EC679A">
    <w:pPr>
      <w:pStyle w:val="Header"/>
    </w:pPr>
    <w:r>
      <w:t>Date: 14 May 2025</w:t>
    </w:r>
    <w:ins w:id="1312" w:author="Dr Fareeha Armughan" w:date="2026-07-31T00:00:00Z">
      <w:r>
        <w:t xml:space="preserve"> | Amended: 31 </w:t>
      </w:r>
    </w:ins>
    <w:r>
      <w:t>July</w:t>
    </w:r>
    <w:ins w:id="1313" w:author="Dr Fareeha Armughan" w:date="2026-07-31T00:00:00Z">
      <w:r>
        <w:t xml:space="preserve"> 2026</w:t>
      </w:r>
    </w:ins>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19246"/>
    <w:multiLevelType w:val="hybridMultilevel"/>
    <w:tmpl w:val="DCF64684"/>
    <w:lvl w:ilvl="0" w:tplc="8402E024">
      <w:start w:val="1"/>
      <w:numFmt w:val="decimal"/>
      <w:lvlText w:val="%1."/>
      <w:lvlJc w:val="left"/>
      <w:pPr>
        <w:ind w:left="720" w:hanging="360"/>
      </w:pPr>
    </w:lvl>
    <w:lvl w:ilvl="1" w:tplc="62245BE8">
      <w:start w:val="1"/>
      <w:numFmt w:val="lowerLetter"/>
      <w:lvlText w:val="%2."/>
      <w:lvlJc w:val="left"/>
      <w:pPr>
        <w:ind w:left="1440" w:hanging="360"/>
      </w:pPr>
    </w:lvl>
    <w:lvl w:ilvl="2" w:tplc="376232BA">
      <w:start w:val="1"/>
      <w:numFmt w:val="lowerRoman"/>
      <w:lvlText w:val="%3."/>
      <w:lvlJc w:val="right"/>
      <w:pPr>
        <w:ind w:left="2160" w:hanging="180"/>
      </w:pPr>
    </w:lvl>
    <w:lvl w:ilvl="3" w:tplc="8B06D070">
      <w:start w:val="1"/>
      <w:numFmt w:val="decimal"/>
      <w:lvlText w:val="%4."/>
      <w:lvlJc w:val="left"/>
      <w:pPr>
        <w:ind w:left="2880" w:hanging="360"/>
      </w:pPr>
    </w:lvl>
    <w:lvl w:ilvl="4" w:tplc="CD7A59A8">
      <w:start w:val="1"/>
      <w:numFmt w:val="lowerLetter"/>
      <w:lvlText w:val="%5."/>
      <w:lvlJc w:val="left"/>
      <w:pPr>
        <w:ind w:left="3600" w:hanging="360"/>
      </w:pPr>
    </w:lvl>
    <w:lvl w:ilvl="5" w:tplc="D62AC74E">
      <w:start w:val="1"/>
      <w:numFmt w:val="lowerRoman"/>
      <w:lvlText w:val="%6."/>
      <w:lvlJc w:val="right"/>
      <w:pPr>
        <w:ind w:left="4320" w:hanging="180"/>
      </w:pPr>
    </w:lvl>
    <w:lvl w:ilvl="6" w:tplc="7A98A94C">
      <w:start w:val="1"/>
      <w:numFmt w:val="decimal"/>
      <w:lvlText w:val="%7."/>
      <w:lvlJc w:val="left"/>
      <w:pPr>
        <w:ind w:left="5040" w:hanging="360"/>
      </w:pPr>
    </w:lvl>
    <w:lvl w:ilvl="7" w:tplc="548609CE">
      <w:start w:val="1"/>
      <w:numFmt w:val="lowerLetter"/>
      <w:lvlText w:val="%8."/>
      <w:lvlJc w:val="left"/>
      <w:pPr>
        <w:ind w:left="5760" w:hanging="360"/>
      </w:pPr>
    </w:lvl>
    <w:lvl w:ilvl="8" w:tplc="7CA673E6">
      <w:start w:val="1"/>
      <w:numFmt w:val="lowerRoman"/>
      <w:lvlText w:val="%9."/>
      <w:lvlJc w:val="right"/>
      <w:pPr>
        <w:ind w:left="6480" w:hanging="180"/>
      </w:pPr>
    </w:lvl>
  </w:abstractNum>
  <w:abstractNum w:abstractNumId="1" w15:restartNumberingAfterBreak="0">
    <w:nsid w:val="0B295C8E"/>
    <w:multiLevelType w:val="hybridMultilevel"/>
    <w:tmpl w:val="1872371C"/>
    <w:lvl w:ilvl="0" w:tplc="82BAA0C6">
      <w:start w:val="1"/>
      <w:numFmt w:val="bullet"/>
      <w:lvlText w:val="•"/>
      <w:lvlJc w:val="left"/>
      <w:pPr>
        <w:tabs>
          <w:tab w:val="num" w:pos="720"/>
        </w:tabs>
        <w:ind w:left="720" w:hanging="360"/>
      </w:pPr>
      <w:rPr>
        <w:rFonts w:ascii="Arial" w:hAnsi="Arial" w:hint="default"/>
      </w:rPr>
    </w:lvl>
    <w:lvl w:ilvl="1" w:tplc="364C4B40" w:tentative="1">
      <w:start w:val="1"/>
      <w:numFmt w:val="bullet"/>
      <w:lvlText w:val="•"/>
      <w:lvlJc w:val="left"/>
      <w:pPr>
        <w:tabs>
          <w:tab w:val="num" w:pos="1440"/>
        </w:tabs>
        <w:ind w:left="1440" w:hanging="360"/>
      </w:pPr>
      <w:rPr>
        <w:rFonts w:ascii="Arial" w:hAnsi="Arial" w:hint="default"/>
      </w:rPr>
    </w:lvl>
    <w:lvl w:ilvl="2" w:tplc="470283D6" w:tentative="1">
      <w:start w:val="1"/>
      <w:numFmt w:val="bullet"/>
      <w:lvlText w:val="•"/>
      <w:lvlJc w:val="left"/>
      <w:pPr>
        <w:tabs>
          <w:tab w:val="num" w:pos="2160"/>
        </w:tabs>
        <w:ind w:left="2160" w:hanging="360"/>
      </w:pPr>
      <w:rPr>
        <w:rFonts w:ascii="Arial" w:hAnsi="Arial" w:hint="default"/>
      </w:rPr>
    </w:lvl>
    <w:lvl w:ilvl="3" w:tplc="21FAB71E" w:tentative="1">
      <w:start w:val="1"/>
      <w:numFmt w:val="bullet"/>
      <w:lvlText w:val="•"/>
      <w:lvlJc w:val="left"/>
      <w:pPr>
        <w:tabs>
          <w:tab w:val="num" w:pos="2880"/>
        </w:tabs>
        <w:ind w:left="2880" w:hanging="360"/>
      </w:pPr>
      <w:rPr>
        <w:rFonts w:ascii="Arial" w:hAnsi="Arial" w:hint="default"/>
      </w:rPr>
    </w:lvl>
    <w:lvl w:ilvl="4" w:tplc="704EC352" w:tentative="1">
      <w:start w:val="1"/>
      <w:numFmt w:val="bullet"/>
      <w:lvlText w:val="•"/>
      <w:lvlJc w:val="left"/>
      <w:pPr>
        <w:tabs>
          <w:tab w:val="num" w:pos="3600"/>
        </w:tabs>
        <w:ind w:left="3600" w:hanging="360"/>
      </w:pPr>
      <w:rPr>
        <w:rFonts w:ascii="Arial" w:hAnsi="Arial" w:hint="default"/>
      </w:rPr>
    </w:lvl>
    <w:lvl w:ilvl="5" w:tplc="D834D7CA" w:tentative="1">
      <w:start w:val="1"/>
      <w:numFmt w:val="bullet"/>
      <w:lvlText w:val="•"/>
      <w:lvlJc w:val="left"/>
      <w:pPr>
        <w:tabs>
          <w:tab w:val="num" w:pos="4320"/>
        </w:tabs>
        <w:ind w:left="4320" w:hanging="360"/>
      </w:pPr>
      <w:rPr>
        <w:rFonts w:ascii="Arial" w:hAnsi="Arial" w:hint="default"/>
      </w:rPr>
    </w:lvl>
    <w:lvl w:ilvl="6" w:tplc="FAA895A0" w:tentative="1">
      <w:start w:val="1"/>
      <w:numFmt w:val="bullet"/>
      <w:lvlText w:val="•"/>
      <w:lvlJc w:val="left"/>
      <w:pPr>
        <w:tabs>
          <w:tab w:val="num" w:pos="5040"/>
        </w:tabs>
        <w:ind w:left="5040" w:hanging="360"/>
      </w:pPr>
      <w:rPr>
        <w:rFonts w:ascii="Arial" w:hAnsi="Arial" w:hint="default"/>
      </w:rPr>
    </w:lvl>
    <w:lvl w:ilvl="7" w:tplc="89447EFC" w:tentative="1">
      <w:start w:val="1"/>
      <w:numFmt w:val="bullet"/>
      <w:lvlText w:val="•"/>
      <w:lvlJc w:val="left"/>
      <w:pPr>
        <w:tabs>
          <w:tab w:val="num" w:pos="5760"/>
        </w:tabs>
        <w:ind w:left="5760" w:hanging="360"/>
      </w:pPr>
      <w:rPr>
        <w:rFonts w:ascii="Arial" w:hAnsi="Arial" w:hint="default"/>
      </w:rPr>
    </w:lvl>
    <w:lvl w:ilvl="8" w:tplc="19F6517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8511C1"/>
    <w:multiLevelType w:val="multilevel"/>
    <w:tmpl w:val="9174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15A42"/>
    <w:multiLevelType w:val="hybridMultilevel"/>
    <w:tmpl w:val="9CB2C528"/>
    <w:lvl w:ilvl="0" w:tplc="2AC663F4">
      <w:start w:val="1"/>
      <w:numFmt w:val="bullet"/>
      <w:lvlText w:val="•"/>
      <w:lvlJc w:val="left"/>
      <w:pPr>
        <w:tabs>
          <w:tab w:val="num" w:pos="720"/>
        </w:tabs>
        <w:ind w:left="720" w:hanging="360"/>
      </w:pPr>
      <w:rPr>
        <w:rFonts w:ascii="Arial" w:hAnsi="Arial" w:hint="default"/>
      </w:rPr>
    </w:lvl>
    <w:lvl w:ilvl="1" w:tplc="DF74058E" w:tentative="1">
      <w:start w:val="1"/>
      <w:numFmt w:val="bullet"/>
      <w:lvlText w:val="•"/>
      <w:lvlJc w:val="left"/>
      <w:pPr>
        <w:tabs>
          <w:tab w:val="num" w:pos="1440"/>
        </w:tabs>
        <w:ind w:left="1440" w:hanging="360"/>
      </w:pPr>
      <w:rPr>
        <w:rFonts w:ascii="Arial" w:hAnsi="Arial" w:hint="default"/>
      </w:rPr>
    </w:lvl>
    <w:lvl w:ilvl="2" w:tplc="65D068D6" w:tentative="1">
      <w:start w:val="1"/>
      <w:numFmt w:val="bullet"/>
      <w:lvlText w:val="•"/>
      <w:lvlJc w:val="left"/>
      <w:pPr>
        <w:tabs>
          <w:tab w:val="num" w:pos="2160"/>
        </w:tabs>
        <w:ind w:left="2160" w:hanging="360"/>
      </w:pPr>
      <w:rPr>
        <w:rFonts w:ascii="Arial" w:hAnsi="Arial" w:hint="default"/>
      </w:rPr>
    </w:lvl>
    <w:lvl w:ilvl="3" w:tplc="6E10DD14" w:tentative="1">
      <w:start w:val="1"/>
      <w:numFmt w:val="bullet"/>
      <w:lvlText w:val="•"/>
      <w:lvlJc w:val="left"/>
      <w:pPr>
        <w:tabs>
          <w:tab w:val="num" w:pos="2880"/>
        </w:tabs>
        <w:ind w:left="2880" w:hanging="360"/>
      </w:pPr>
      <w:rPr>
        <w:rFonts w:ascii="Arial" w:hAnsi="Arial" w:hint="default"/>
      </w:rPr>
    </w:lvl>
    <w:lvl w:ilvl="4" w:tplc="E196E6CA" w:tentative="1">
      <w:start w:val="1"/>
      <w:numFmt w:val="bullet"/>
      <w:lvlText w:val="•"/>
      <w:lvlJc w:val="left"/>
      <w:pPr>
        <w:tabs>
          <w:tab w:val="num" w:pos="3600"/>
        </w:tabs>
        <w:ind w:left="3600" w:hanging="360"/>
      </w:pPr>
      <w:rPr>
        <w:rFonts w:ascii="Arial" w:hAnsi="Arial" w:hint="default"/>
      </w:rPr>
    </w:lvl>
    <w:lvl w:ilvl="5" w:tplc="72B2B6B4" w:tentative="1">
      <w:start w:val="1"/>
      <w:numFmt w:val="bullet"/>
      <w:lvlText w:val="•"/>
      <w:lvlJc w:val="left"/>
      <w:pPr>
        <w:tabs>
          <w:tab w:val="num" w:pos="4320"/>
        </w:tabs>
        <w:ind w:left="4320" w:hanging="360"/>
      </w:pPr>
      <w:rPr>
        <w:rFonts w:ascii="Arial" w:hAnsi="Arial" w:hint="default"/>
      </w:rPr>
    </w:lvl>
    <w:lvl w:ilvl="6" w:tplc="AD762DC6" w:tentative="1">
      <w:start w:val="1"/>
      <w:numFmt w:val="bullet"/>
      <w:lvlText w:val="•"/>
      <w:lvlJc w:val="left"/>
      <w:pPr>
        <w:tabs>
          <w:tab w:val="num" w:pos="5040"/>
        </w:tabs>
        <w:ind w:left="5040" w:hanging="360"/>
      </w:pPr>
      <w:rPr>
        <w:rFonts w:ascii="Arial" w:hAnsi="Arial" w:hint="default"/>
      </w:rPr>
    </w:lvl>
    <w:lvl w:ilvl="7" w:tplc="8F2054C8" w:tentative="1">
      <w:start w:val="1"/>
      <w:numFmt w:val="bullet"/>
      <w:lvlText w:val="•"/>
      <w:lvlJc w:val="left"/>
      <w:pPr>
        <w:tabs>
          <w:tab w:val="num" w:pos="5760"/>
        </w:tabs>
        <w:ind w:left="5760" w:hanging="360"/>
      </w:pPr>
      <w:rPr>
        <w:rFonts w:ascii="Arial" w:hAnsi="Arial" w:hint="default"/>
      </w:rPr>
    </w:lvl>
    <w:lvl w:ilvl="8" w:tplc="E97CD18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9B26942"/>
    <w:multiLevelType w:val="hybridMultilevel"/>
    <w:tmpl w:val="CC46102A"/>
    <w:lvl w:ilvl="0" w:tplc="977CF2F0">
      <w:start w:val="1"/>
      <w:numFmt w:val="bullet"/>
      <w:lvlText w:val="•"/>
      <w:lvlJc w:val="left"/>
      <w:pPr>
        <w:tabs>
          <w:tab w:val="num" w:pos="720"/>
        </w:tabs>
        <w:ind w:left="720" w:hanging="360"/>
      </w:pPr>
      <w:rPr>
        <w:rFonts w:ascii="Arial" w:hAnsi="Arial" w:hint="default"/>
      </w:rPr>
    </w:lvl>
    <w:lvl w:ilvl="1" w:tplc="9224EB76" w:tentative="1">
      <w:start w:val="1"/>
      <w:numFmt w:val="bullet"/>
      <w:lvlText w:val="•"/>
      <w:lvlJc w:val="left"/>
      <w:pPr>
        <w:tabs>
          <w:tab w:val="num" w:pos="1440"/>
        </w:tabs>
        <w:ind w:left="1440" w:hanging="360"/>
      </w:pPr>
      <w:rPr>
        <w:rFonts w:ascii="Arial" w:hAnsi="Arial" w:hint="default"/>
      </w:rPr>
    </w:lvl>
    <w:lvl w:ilvl="2" w:tplc="CAA81414" w:tentative="1">
      <w:start w:val="1"/>
      <w:numFmt w:val="bullet"/>
      <w:lvlText w:val="•"/>
      <w:lvlJc w:val="left"/>
      <w:pPr>
        <w:tabs>
          <w:tab w:val="num" w:pos="2160"/>
        </w:tabs>
        <w:ind w:left="2160" w:hanging="360"/>
      </w:pPr>
      <w:rPr>
        <w:rFonts w:ascii="Arial" w:hAnsi="Arial" w:hint="default"/>
      </w:rPr>
    </w:lvl>
    <w:lvl w:ilvl="3" w:tplc="B6FC67BE" w:tentative="1">
      <w:start w:val="1"/>
      <w:numFmt w:val="bullet"/>
      <w:lvlText w:val="•"/>
      <w:lvlJc w:val="left"/>
      <w:pPr>
        <w:tabs>
          <w:tab w:val="num" w:pos="2880"/>
        </w:tabs>
        <w:ind w:left="2880" w:hanging="360"/>
      </w:pPr>
      <w:rPr>
        <w:rFonts w:ascii="Arial" w:hAnsi="Arial" w:hint="default"/>
      </w:rPr>
    </w:lvl>
    <w:lvl w:ilvl="4" w:tplc="415495E0" w:tentative="1">
      <w:start w:val="1"/>
      <w:numFmt w:val="bullet"/>
      <w:lvlText w:val="•"/>
      <w:lvlJc w:val="left"/>
      <w:pPr>
        <w:tabs>
          <w:tab w:val="num" w:pos="3600"/>
        </w:tabs>
        <w:ind w:left="3600" w:hanging="360"/>
      </w:pPr>
      <w:rPr>
        <w:rFonts w:ascii="Arial" w:hAnsi="Arial" w:hint="default"/>
      </w:rPr>
    </w:lvl>
    <w:lvl w:ilvl="5" w:tplc="312E1E94" w:tentative="1">
      <w:start w:val="1"/>
      <w:numFmt w:val="bullet"/>
      <w:lvlText w:val="•"/>
      <w:lvlJc w:val="left"/>
      <w:pPr>
        <w:tabs>
          <w:tab w:val="num" w:pos="4320"/>
        </w:tabs>
        <w:ind w:left="4320" w:hanging="360"/>
      </w:pPr>
      <w:rPr>
        <w:rFonts w:ascii="Arial" w:hAnsi="Arial" w:hint="default"/>
      </w:rPr>
    </w:lvl>
    <w:lvl w:ilvl="6" w:tplc="680C13DC" w:tentative="1">
      <w:start w:val="1"/>
      <w:numFmt w:val="bullet"/>
      <w:lvlText w:val="•"/>
      <w:lvlJc w:val="left"/>
      <w:pPr>
        <w:tabs>
          <w:tab w:val="num" w:pos="5040"/>
        </w:tabs>
        <w:ind w:left="5040" w:hanging="360"/>
      </w:pPr>
      <w:rPr>
        <w:rFonts w:ascii="Arial" w:hAnsi="Arial" w:hint="default"/>
      </w:rPr>
    </w:lvl>
    <w:lvl w:ilvl="7" w:tplc="2D543FB4" w:tentative="1">
      <w:start w:val="1"/>
      <w:numFmt w:val="bullet"/>
      <w:lvlText w:val="•"/>
      <w:lvlJc w:val="left"/>
      <w:pPr>
        <w:tabs>
          <w:tab w:val="num" w:pos="5760"/>
        </w:tabs>
        <w:ind w:left="5760" w:hanging="360"/>
      </w:pPr>
      <w:rPr>
        <w:rFonts w:ascii="Arial" w:hAnsi="Arial" w:hint="default"/>
      </w:rPr>
    </w:lvl>
    <w:lvl w:ilvl="8" w:tplc="655002F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F250000"/>
    <w:multiLevelType w:val="hybridMultilevel"/>
    <w:tmpl w:val="76EA7918"/>
    <w:lvl w:ilvl="0" w:tplc="19785360">
      <w:start w:val="1"/>
      <w:numFmt w:val="bullet"/>
      <w:lvlText w:val="•"/>
      <w:lvlJc w:val="left"/>
      <w:pPr>
        <w:tabs>
          <w:tab w:val="num" w:pos="720"/>
        </w:tabs>
        <w:ind w:left="720" w:hanging="360"/>
      </w:pPr>
      <w:rPr>
        <w:rFonts w:ascii="Arial" w:hAnsi="Arial" w:hint="default"/>
      </w:rPr>
    </w:lvl>
    <w:lvl w:ilvl="1" w:tplc="1F2C4EEA" w:tentative="1">
      <w:start w:val="1"/>
      <w:numFmt w:val="bullet"/>
      <w:lvlText w:val="•"/>
      <w:lvlJc w:val="left"/>
      <w:pPr>
        <w:tabs>
          <w:tab w:val="num" w:pos="1440"/>
        </w:tabs>
        <w:ind w:left="1440" w:hanging="360"/>
      </w:pPr>
      <w:rPr>
        <w:rFonts w:ascii="Arial" w:hAnsi="Arial" w:hint="default"/>
      </w:rPr>
    </w:lvl>
    <w:lvl w:ilvl="2" w:tplc="D444C866" w:tentative="1">
      <w:start w:val="1"/>
      <w:numFmt w:val="bullet"/>
      <w:lvlText w:val="•"/>
      <w:lvlJc w:val="left"/>
      <w:pPr>
        <w:tabs>
          <w:tab w:val="num" w:pos="2160"/>
        </w:tabs>
        <w:ind w:left="2160" w:hanging="360"/>
      </w:pPr>
      <w:rPr>
        <w:rFonts w:ascii="Arial" w:hAnsi="Arial" w:hint="default"/>
      </w:rPr>
    </w:lvl>
    <w:lvl w:ilvl="3" w:tplc="98BA87E8" w:tentative="1">
      <w:start w:val="1"/>
      <w:numFmt w:val="bullet"/>
      <w:lvlText w:val="•"/>
      <w:lvlJc w:val="left"/>
      <w:pPr>
        <w:tabs>
          <w:tab w:val="num" w:pos="2880"/>
        </w:tabs>
        <w:ind w:left="2880" w:hanging="360"/>
      </w:pPr>
      <w:rPr>
        <w:rFonts w:ascii="Arial" w:hAnsi="Arial" w:hint="default"/>
      </w:rPr>
    </w:lvl>
    <w:lvl w:ilvl="4" w:tplc="3F9A5BC6" w:tentative="1">
      <w:start w:val="1"/>
      <w:numFmt w:val="bullet"/>
      <w:lvlText w:val="•"/>
      <w:lvlJc w:val="left"/>
      <w:pPr>
        <w:tabs>
          <w:tab w:val="num" w:pos="3600"/>
        </w:tabs>
        <w:ind w:left="3600" w:hanging="360"/>
      </w:pPr>
      <w:rPr>
        <w:rFonts w:ascii="Arial" w:hAnsi="Arial" w:hint="default"/>
      </w:rPr>
    </w:lvl>
    <w:lvl w:ilvl="5" w:tplc="1324989E" w:tentative="1">
      <w:start w:val="1"/>
      <w:numFmt w:val="bullet"/>
      <w:lvlText w:val="•"/>
      <w:lvlJc w:val="left"/>
      <w:pPr>
        <w:tabs>
          <w:tab w:val="num" w:pos="4320"/>
        </w:tabs>
        <w:ind w:left="4320" w:hanging="360"/>
      </w:pPr>
      <w:rPr>
        <w:rFonts w:ascii="Arial" w:hAnsi="Arial" w:hint="default"/>
      </w:rPr>
    </w:lvl>
    <w:lvl w:ilvl="6" w:tplc="74AEB420" w:tentative="1">
      <w:start w:val="1"/>
      <w:numFmt w:val="bullet"/>
      <w:lvlText w:val="•"/>
      <w:lvlJc w:val="left"/>
      <w:pPr>
        <w:tabs>
          <w:tab w:val="num" w:pos="5040"/>
        </w:tabs>
        <w:ind w:left="5040" w:hanging="360"/>
      </w:pPr>
      <w:rPr>
        <w:rFonts w:ascii="Arial" w:hAnsi="Arial" w:hint="default"/>
      </w:rPr>
    </w:lvl>
    <w:lvl w:ilvl="7" w:tplc="C82CCA98" w:tentative="1">
      <w:start w:val="1"/>
      <w:numFmt w:val="bullet"/>
      <w:lvlText w:val="•"/>
      <w:lvlJc w:val="left"/>
      <w:pPr>
        <w:tabs>
          <w:tab w:val="num" w:pos="5760"/>
        </w:tabs>
        <w:ind w:left="5760" w:hanging="360"/>
      </w:pPr>
      <w:rPr>
        <w:rFonts w:ascii="Arial" w:hAnsi="Arial" w:hint="default"/>
      </w:rPr>
    </w:lvl>
    <w:lvl w:ilvl="8" w:tplc="E154FA8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36C226C"/>
    <w:multiLevelType w:val="hybridMultilevel"/>
    <w:tmpl w:val="9BF8DEA2"/>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26C644EB"/>
    <w:multiLevelType w:val="hybridMultilevel"/>
    <w:tmpl w:val="69BA5FC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C201625"/>
    <w:multiLevelType w:val="hybridMultilevel"/>
    <w:tmpl w:val="6F707AB6"/>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FF9238A"/>
    <w:multiLevelType w:val="hybridMultilevel"/>
    <w:tmpl w:val="49B07D10"/>
    <w:lvl w:ilvl="0" w:tplc="69ECF478">
      <w:start w:val="1"/>
      <w:numFmt w:val="bullet"/>
      <w:lvlText w:val="•"/>
      <w:lvlJc w:val="left"/>
      <w:pPr>
        <w:tabs>
          <w:tab w:val="num" w:pos="720"/>
        </w:tabs>
        <w:ind w:left="720" w:hanging="360"/>
      </w:pPr>
      <w:rPr>
        <w:rFonts w:ascii="Arial" w:hAnsi="Arial" w:hint="default"/>
      </w:rPr>
    </w:lvl>
    <w:lvl w:ilvl="1" w:tplc="22A205BC" w:tentative="1">
      <w:start w:val="1"/>
      <w:numFmt w:val="bullet"/>
      <w:lvlText w:val="•"/>
      <w:lvlJc w:val="left"/>
      <w:pPr>
        <w:tabs>
          <w:tab w:val="num" w:pos="1440"/>
        </w:tabs>
        <w:ind w:left="1440" w:hanging="360"/>
      </w:pPr>
      <w:rPr>
        <w:rFonts w:ascii="Arial" w:hAnsi="Arial" w:hint="default"/>
      </w:rPr>
    </w:lvl>
    <w:lvl w:ilvl="2" w:tplc="73587336" w:tentative="1">
      <w:start w:val="1"/>
      <w:numFmt w:val="bullet"/>
      <w:lvlText w:val="•"/>
      <w:lvlJc w:val="left"/>
      <w:pPr>
        <w:tabs>
          <w:tab w:val="num" w:pos="2160"/>
        </w:tabs>
        <w:ind w:left="2160" w:hanging="360"/>
      </w:pPr>
      <w:rPr>
        <w:rFonts w:ascii="Arial" w:hAnsi="Arial" w:hint="default"/>
      </w:rPr>
    </w:lvl>
    <w:lvl w:ilvl="3" w:tplc="7F380F9A" w:tentative="1">
      <w:start w:val="1"/>
      <w:numFmt w:val="bullet"/>
      <w:lvlText w:val="•"/>
      <w:lvlJc w:val="left"/>
      <w:pPr>
        <w:tabs>
          <w:tab w:val="num" w:pos="2880"/>
        </w:tabs>
        <w:ind w:left="2880" w:hanging="360"/>
      </w:pPr>
      <w:rPr>
        <w:rFonts w:ascii="Arial" w:hAnsi="Arial" w:hint="default"/>
      </w:rPr>
    </w:lvl>
    <w:lvl w:ilvl="4" w:tplc="097EA5DC" w:tentative="1">
      <w:start w:val="1"/>
      <w:numFmt w:val="bullet"/>
      <w:lvlText w:val="•"/>
      <w:lvlJc w:val="left"/>
      <w:pPr>
        <w:tabs>
          <w:tab w:val="num" w:pos="3600"/>
        </w:tabs>
        <w:ind w:left="3600" w:hanging="360"/>
      </w:pPr>
      <w:rPr>
        <w:rFonts w:ascii="Arial" w:hAnsi="Arial" w:hint="default"/>
      </w:rPr>
    </w:lvl>
    <w:lvl w:ilvl="5" w:tplc="60C03C96" w:tentative="1">
      <w:start w:val="1"/>
      <w:numFmt w:val="bullet"/>
      <w:lvlText w:val="•"/>
      <w:lvlJc w:val="left"/>
      <w:pPr>
        <w:tabs>
          <w:tab w:val="num" w:pos="4320"/>
        </w:tabs>
        <w:ind w:left="4320" w:hanging="360"/>
      </w:pPr>
      <w:rPr>
        <w:rFonts w:ascii="Arial" w:hAnsi="Arial" w:hint="default"/>
      </w:rPr>
    </w:lvl>
    <w:lvl w:ilvl="6" w:tplc="D3E6C7B6" w:tentative="1">
      <w:start w:val="1"/>
      <w:numFmt w:val="bullet"/>
      <w:lvlText w:val="•"/>
      <w:lvlJc w:val="left"/>
      <w:pPr>
        <w:tabs>
          <w:tab w:val="num" w:pos="5040"/>
        </w:tabs>
        <w:ind w:left="5040" w:hanging="360"/>
      </w:pPr>
      <w:rPr>
        <w:rFonts w:ascii="Arial" w:hAnsi="Arial" w:hint="default"/>
      </w:rPr>
    </w:lvl>
    <w:lvl w:ilvl="7" w:tplc="292E2A18" w:tentative="1">
      <w:start w:val="1"/>
      <w:numFmt w:val="bullet"/>
      <w:lvlText w:val="•"/>
      <w:lvlJc w:val="left"/>
      <w:pPr>
        <w:tabs>
          <w:tab w:val="num" w:pos="5760"/>
        </w:tabs>
        <w:ind w:left="5760" w:hanging="360"/>
      </w:pPr>
      <w:rPr>
        <w:rFonts w:ascii="Arial" w:hAnsi="Arial" w:hint="default"/>
      </w:rPr>
    </w:lvl>
    <w:lvl w:ilvl="8" w:tplc="3000C89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AF50D50"/>
    <w:multiLevelType w:val="hybridMultilevel"/>
    <w:tmpl w:val="C12E9DC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30B43C1"/>
    <w:multiLevelType w:val="hybridMultilevel"/>
    <w:tmpl w:val="F1E803BC"/>
    <w:lvl w:ilvl="0" w:tplc="9B1E68AE">
      <w:start w:val="1"/>
      <w:numFmt w:val="bullet"/>
      <w:lvlText w:val="•"/>
      <w:lvlJc w:val="left"/>
      <w:pPr>
        <w:tabs>
          <w:tab w:val="num" w:pos="720"/>
        </w:tabs>
        <w:ind w:left="720" w:hanging="360"/>
      </w:pPr>
      <w:rPr>
        <w:rFonts w:ascii="Arial" w:hAnsi="Arial" w:hint="default"/>
      </w:rPr>
    </w:lvl>
    <w:lvl w:ilvl="1" w:tplc="5A5CED92">
      <w:numFmt w:val="bullet"/>
      <w:lvlText w:val=""/>
      <w:lvlJc w:val="left"/>
      <w:pPr>
        <w:tabs>
          <w:tab w:val="num" w:pos="1440"/>
        </w:tabs>
        <w:ind w:left="1440" w:hanging="360"/>
      </w:pPr>
      <w:rPr>
        <w:rFonts w:ascii="Wingdings" w:hAnsi="Wingdings" w:hint="default"/>
      </w:rPr>
    </w:lvl>
    <w:lvl w:ilvl="2" w:tplc="A9689B1E" w:tentative="1">
      <w:start w:val="1"/>
      <w:numFmt w:val="bullet"/>
      <w:lvlText w:val="•"/>
      <w:lvlJc w:val="left"/>
      <w:pPr>
        <w:tabs>
          <w:tab w:val="num" w:pos="2160"/>
        </w:tabs>
        <w:ind w:left="2160" w:hanging="360"/>
      </w:pPr>
      <w:rPr>
        <w:rFonts w:ascii="Arial" w:hAnsi="Arial" w:hint="default"/>
      </w:rPr>
    </w:lvl>
    <w:lvl w:ilvl="3" w:tplc="732E30A2" w:tentative="1">
      <w:start w:val="1"/>
      <w:numFmt w:val="bullet"/>
      <w:lvlText w:val="•"/>
      <w:lvlJc w:val="left"/>
      <w:pPr>
        <w:tabs>
          <w:tab w:val="num" w:pos="2880"/>
        </w:tabs>
        <w:ind w:left="2880" w:hanging="360"/>
      </w:pPr>
      <w:rPr>
        <w:rFonts w:ascii="Arial" w:hAnsi="Arial" w:hint="default"/>
      </w:rPr>
    </w:lvl>
    <w:lvl w:ilvl="4" w:tplc="2C46CC0A" w:tentative="1">
      <w:start w:val="1"/>
      <w:numFmt w:val="bullet"/>
      <w:lvlText w:val="•"/>
      <w:lvlJc w:val="left"/>
      <w:pPr>
        <w:tabs>
          <w:tab w:val="num" w:pos="3600"/>
        </w:tabs>
        <w:ind w:left="3600" w:hanging="360"/>
      </w:pPr>
      <w:rPr>
        <w:rFonts w:ascii="Arial" w:hAnsi="Arial" w:hint="default"/>
      </w:rPr>
    </w:lvl>
    <w:lvl w:ilvl="5" w:tplc="2A4C25A4" w:tentative="1">
      <w:start w:val="1"/>
      <w:numFmt w:val="bullet"/>
      <w:lvlText w:val="•"/>
      <w:lvlJc w:val="left"/>
      <w:pPr>
        <w:tabs>
          <w:tab w:val="num" w:pos="4320"/>
        </w:tabs>
        <w:ind w:left="4320" w:hanging="360"/>
      </w:pPr>
      <w:rPr>
        <w:rFonts w:ascii="Arial" w:hAnsi="Arial" w:hint="default"/>
      </w:rPr>
    </w:lvl>
    <w:lvl w:ilvl="6" w:tplc="496625C2" w:tentative="1">
      <w:start w:val="1"/>
      <w:numFmt w:val="bullet"/>
      <w:lvlText w:val="•"/>
      <w:lvlJc w:val="left"/>
      <w:pPr>
        <w:tabs>
          <w:tab w:val="num" w:pos="5040"/>
        </w:tabs>
        <w:ind w:left="5040" w:hanging="360"/>
      </w:pPr>
      <w:rPr>
        <w:rFonts w:ascii="Arial" w:hAnsi="Arial" w:hint="default"/>
      </w:rPr>
    </w:lvl>
    <w:lvl w:ilvl="7" w:tplc="02FA89E4" w:tentative="1">
      <w:start w:val="1"/>
      <w:numFmt w:val="bullet"/>
      <w:lvlText w:val="•"/>
      <w:lvlJc w:val="left"/>
      <w:pPr>
        <w:tabs>
          <w:tab w:val="num" w:pos="5760"/>
        </w:tabs>
        <w:ind w:left="5760" w:hanging="360"/>
      </w:pPr>
      <w:rPr>
        <w:rFonts w:ascii="Arial" w:hAnsi="Arial" w:hint="default"/>
      </w:rPr>
    </w:lvl>
    <w:lvl w:ilvl="8" w:tplc="5D90BE1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9A9153B"/>
    <w:multiLevelType w:val="hybridMultilevel"/>
    <w:tmpl w:val="8DC08BAC"/>
    <w:lvl w:ilvl="0" w:tplc="2000000F">
      <w:start w:val="1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AF31C9D"/>
    <w:multiLevelType w:val="multilevel"/>
    <w:tmpl w:val="E17832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4" w15:restartNumberingAfterBreak="0">
    <w:nsid w:val="4B7B617E"/>
    <w:multiLevelType w:val="multilevel"/>
    <w:tmpl w:val="E17832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5" w15:restartNumberingAfterBreak="0">
    <w:nsid w:val="4D1E3596"/>
    <w:multiLevelType w:val="hybridMultilevel"/>
    <w:tmpl w:val="CD4A1B5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9EF6893"/>
    <w:multiLevelType w:val="hybridMultilevel"/>
    <w:tmpl w:val="B14074B4"/>
    <w:lvl w:ilvl="0" w:tplc="08364DDE">
      <w:start w:val="1"/>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A7327A5"/>
    <w:multiLevelType w:val="hybridMultilevel"/>
    <w:tmpl w:val="193C68F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F9C3F7B"/>
    <w:multiLevelType w:val="hybridMultilevel"/>
    <w:tmpl w:val="49D603A2"/>
    <w:lvl w:ilvl="0" w:tplc="3DCAD2A2">
      <w:start w:val="3"/>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C04308F"/>
    <w:multiLevelType w:val="multilevel"/>
    <w:tmpl w:val="A7F25908"/>
    <w:lvl w:ilvl="0">
      <w:start w:val="1"/>
      <w:numFmt w:val="decimal"/>
      <w:lvlText w:val="%1."/>
      <w:lvlJc w:val="left"/>
      <w:pPr>
        <w:tabs>
          <w:tab w:val="num" w:pos="720"/>
        </w:tabs>
        <w:ind w:left="720" w:hanging="360"/>
      </w:pPr>
    </w:lvl>
    <w:lvl w:ilvl="1">
      <w:start w:val="4"/>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E544CD2"/>
    <w:multiLevelType w:val="multilevel"/>
    <w:tmpl w:val="A450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571D7B"/>
    <w:multiLevelType w:val="hybridMultilevel"/>
    <w:tmpl w:val="7DFEF66C"/>
    <w:lvl w:ilvl="0" w:tplc="24203146">
      <w:start w:val="1"/>
      <w:numFmt w:val="bullet"/>
      <w:lvlText w:val="•"/>
      <w:lvlJc w:val="left"/>
      <w:pPr>
        <w:tabs>
          <w:tab w:val="num" w:pos="720"/>
        </w:tabs>
        <w:ind w:left="720" w:hanging="360"/>
      </w:pPr>
      <w:rPr>
        <w:rFonts w:ascii="Arial" w:hAnsi="Arial" w:hint="default"/>
      </w:rPr>
    </w:lvl>
    <w:lvl w:ilvl="1" w:tplc="C49C1554" w:tentative="1">
      <w:start w:val="1"/>
      <w:numFmt w:val="bullet"/>
      <w:lvlText w:val="•"/>
      <w:lvlJc w:val="left"/>
      <w:pPr>
        <w:tabs>
          <w:tab w:val="num" w:pos="1440"/>
        </w:tabs>
        <w:ind w:left="1440" w:hanging="360"/>
      </w:pPr>
      <w:rPr>
        <w:rFonts w:ascii="Arial" w:hAnsi="Arial" w:hint="default"/>
      </w:rPr>
    </w:lvl>
    <w:lvl w:ilvl="2" w:tplc="B95EE006" w:tentative="1">
      <w:start w:val="1"/>
      <w:numFmt w:val="bullet"/>
      <w:lvlText w:val="•"/>
      <w:lvlJc w:val="left"/>
      <w:pPr>
        <w:tabs>
          <w:tab w:val="num" w:pos="2160"/>
        </w:tabs>
        <w:ind w:left="2160" w:hanging="360"/>
      </w:pPr>
      <w:rPr>
        <w:rFonts w:ascii="Arial" w:hAnsi="Arial" w:hint="default"/>
      </w:rPr>
    </w:lvl>
    <w:lvl w:ilvl="3" w:tplc="E43EC5C6" w:tentative="1">
      <w:start w:val="1"/>
      <w:numFmt w:val="bullet"/>
      <w:lvlText w:val="•"/>
      <w:lvlJc w:val="left"/>
      <w:pPr>
        <w:tabs>
          <w:tab w:val="num" w:pos="2880"/>
        </w:tabs>
        <w:ind w:left="2880" w:hanging="360"/>
      </w:pPr>
      <w:rPr>
        <w:rFonts w:ascii="Arial" w:hAnsi="Arial" w:hint="default"/>
      </w:rPr>
    </w:lvl>
    <w:lvl w:ilvl="4" w:tplc="C92AD99E" w:tentative="1">
      <w:start w:val="1"/>
      <w:numFmt w:val="bullet"/>
      <w:lvlText w:val="•"/>
      <w:lvlJc w:val="left"/>
      <w:pPr>
        <w:tabs>
          <w:tab w:val="num" w:pos="3600"/>
        </w:tabs>
        <w:ind w:left="3600" w:hanging="360"/>
      </w:pPr>
      <w:rPr>
        <w:rFonts w:ascii="Arial" w:hAnsi="Arial" w:hint="default"/>
      </w:rPr>
    </w:lvl>
    <w:lvl w:ilvl="5" w:tplc="1012F8C0" w:tentative="1">
      <w:start w:val="1"/>
      <w:numFmt w:val="bullet"/>
      <w:lvlText w:val="•"/>
      <w:lvlJc w:val="left"/>
      <w:pPr>
        <w:tabs>
          <w:tab w:val="num" w:pos="4320"/>
        </w:tabs>
        <w:ind w:left="4320" w:hanging="360"/>
      </w:pPr>
      <w:rPr>
        <w:rFonts w:ascii="Arial" w:hAnsi="Arial" w:hint="default"/>
      </w:rPr>
    </w:lvl>
    <w:lvl w:ilvl="6" w:tplc="994A22B2" w:tentative="1">
      <w:start w:val="1"/>
      <w:numFmt w:val="bullet"/>
      <w:lvlText w:val="•"/>
      <w:lvlJc w:val="left"/>
      <w:pPr>
        <w:tabs>
          <w:tab w:val="num" w:pos="5040"/>
        </w:tabs>
        <w:ind w:left="5040" w:hanging="360"/>
      </w:pPr>
      <w:rPr>
        <w:rFonts w:ascii="Arial" w:hAnsi="Arial" w:hint="default"/>
      </w:rPr>
    </w:lvl>
    <w:lvl w:ilvl="7" w:tplc="65969D12" w:tentative="1">
      <w:start w:val="1"/>
      <w:numFmt w:val="bullet"/>
      <w:lvlText w:val="•"/>
      <w:lvlJc w:val="left"/>
      <w:pPr>
        <w:tabs>
          <w:tab w:val="num" w:pos="5760"/>
        </w:tabs>
        <w:ind w:left="5760" w:hanging="360"/>
      </w:pPr>
      <w:rPr>
        <w:rFonts w:ascii="Arial" w:hAnsi="Arial" w:hint="default"/>
      </w:rPr>
    </w:lvl>
    <w:lvl w:ilvl="8" w:tplc="440E5066"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8"/>
  </w:num>
  <w:num w:numId="3">
    <w:abstractNumId w:val="15"/>
  </w:num>
  <w:num w:numId="4">
    <w:abstractNumId w:val="11"/>
  </w:num>
  <w:num w:numId="5">
    <w:abstractNumId w:val="1"/>
  </w:num>
  <w:num w:numId="6">
    <w:abstractNumId w:val="16"/>
  </w:num>
  <w:num w:numId="7">
    <w:abstractNumId w:val="19"/>
  </w:num>
  <w:num w:numId="8">
    <w:abstractNumId w:val="5"/>
  </w:num>
  <w:num w:numId="9">
    <w:abstractNumId w:val="9"/>
  </w:num>
  <w:num w:numId="10">
    <w:abstractNumId w:val="4"/>
  </w:num>
  <w:num w:numId="11">
    <w:abstractNumId w:val="21"/>
  </w:num>
  <w:num w:numId="12">
    <w:abstractNumId w:val="3"/>
  </w:num>
  <w:num w:numId="13">
    <w:abstractNumId w:val="13"/>
  </w:num>
  <w:num w:numId="14">
    <w:abstractNumId w:val="12"/>
  </w:num>
  <w:num w:numId="15">
    <w:abstractNumId w:val="8"/>
  </w:num>
  <w:num w:numId="16">
    <w:abstractNumId w:val="20"/>
  </w:num>
  <w:num w:numId="17">
    <w:abstractNumId w:val="2"/>
  </w:num>
  <w:num w:numId="18">
    <w:abstractNumId w:val="14"/>
  </w:num>
  <w:num w:numId="19">
    <w:abstractNumId w:val="6"/>
  </w:num>
  <w:num w:numId="20">
    <w:abstractNumId w:val="17"/>
  </w:num>
  <w:num w:numId="21">
    <w:abstractNumId w:val="10"/>
  </w:num>
  <w:num w:numId="2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r Fareeha Armughan">
    <w15:presenceInfo w15:providerId="AD" w15:userId="S::kamran_khan@sdpi.org::dae289ca-fb54-44ed-85de-53d84bd794d4"/>
  </w15:person>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E7E"/>
    <w:rsid w:val="000017BC"/>
    <w:rsid w:val="00006C4D"/>
    <w:rsid w:val="00006CF3"/>
    <w:rsid w:val="00014C72"/>
    <w:rsid w:val="00015A0E"/>
    <w:rsid w:val="00015E9E"/>
    <w:rsid w:val="000276B8"/>
    <w:rsid w:val="00030A46"/>
    <w:rsid w:val="00034365"/>
    <w:rsid w:val="000412C9"/>
    <w:rsid w:val="000415D4"/>
    <w:rsid w:val="000418EB"/>
    <w:rsid w:val="00042941"/>
    <w:rsid w:val="0004595B"/>
    <w:rsid w:val="0004642B"/>
    <w:rsid w:val="00051F00"/>
    <w:rsid w:val="00054E65"/>
    <w:rsid w:val="000570DD"/>
    <w:rsid w:val="000628FC"/>
    <w:rsid w:val="00066002"/>
    <w:rsid w:val="00066E66"/>
    <w:rsid w:val="000722A4"/>
    <w:rsid w:val="000723A8"/>
    <w:rsid w:val="000745BA"/>
    <w:rsid w:val="00076CEA"/>
    <w:rsid w:val="00077C92"/>
    <w:rsid w:val="00080A01"/>
    <w:rsid w:val="00080E78"/>
    <w:rsid w:val="0008106E"/>
    <w:rsid w:val="0008437E"/>
    <w:rsid w:val="00091742"/>
    <w:rsid w:val="000918DB"/>
    <w:rsid w:val="000A3451"/>
    <w:rsid w:val="000A35B4"/>
    <w:rsid w:val="000A43AD"/>
    <w:rsid w:val="000A64FC"/>
    <w:rsid w:val="000B02CA"/>
    <w:rsid w:val="000B0AF6"/>
    <w:rsid w:val="000B0D5B"/>
    <w:rsid w:val="000B5F17"/>
    <w:rsid w:val="000C513B"/>
    <w:rsid w:val="000D295B"/>
    <w:rsid w:val="000E04C7"/>
    <w:rsid w:val="000E0A5B"/>
    <w:rsid w:val="000E0BBF"/>
    <w:rsid w:val="000F0B7D"/>
    <w:rsid w:val="000F15DB"/>
    <w:rsid w:val="000F5B2A"/>
    <w:rsid w:val="000F7604"/>
    <w:rsid w:val="000F7A5E"/>
    <w:rsid w:val="00103651"/>
    <w:rsid w:val="00106A8B"/>
    <w:rsid w:val="00106EC9"/>
    <w:rsid w:val="001073E9"/>
    <w:rsid w:val="00110F5A"/>
    <w:rsid w:val="001137A6"/>
    <w:rsid w:val="00117495"/>
    <w:rsid w:val="00120841"/>
    <w:rsid w:val="001233C4"/>
    <w:rsid w:val="001252C0"/>
    <w:rsid w:val="00125AFF"/>
    <w:rsid w:val="00125DF7"/>
    <w:rsid w:val="00126B44"/>
    <w:rsid w:val="00127091"/>
    <w:rsid w:val="00132FE7"/>
    <w:rsid w:val="001335B2"/>
    <w:rsid w:val="001345CC"/>
    <w:rsid w:val="001357DB"/>
    <w:rsid w:val="00135BE8"/>
    <w:rsid w:val="00140EE2"/>
    <w:rsid w:val="001448AC"/>
    <w:rsid w:val="001459D7"/>
    <w:rsid w:val="0015032D"/>
    <w:rsid w:val="00150508"/>
    <w:rsid w:val="001524A1"/>
    <w:rsid w:val="00154613"/>
    <w:rsid w:val="00154BA0"/>
    <w:rsid w:val="001555D5"/>
    <w:rsid w:val="00156540"/>
    <w:rsid w:val="00156FE1"/>
    <w:rsid w:val="00160933"/>
    <w:rsid w:val="00160E6F"/>
    <w:rsid w:val="00161AA9"/>
    <w:rsid w:val="0016296A"/>
    <w:rsid w:val="0016339F"/>
    <w:rsid w:val="0016720F"/>
    <w:rsid w:val="001711F9"/>
    <w:rsid w:val="00172831"/>
    <w:rsid w:val="00174C81"/>
    <w:rsid w:val="00175426"/>
    <w:rsid w:val="00182E97"/>
    <w:rsid w:val="00195EE3"/>
    <w:rsid w:val="001961A8"/>
    <w:rsid w:val="00196534"/>
    <w:rsid w:val="001A1205"/>
    <w:rsid w:val="001A14B4"/>
    <w:rsid w:val="001A1646"/>
    <w:rsid w:val="001A186E"/>
    <w:rsid w:val="001B0594"/>
    <w:rsid w:val="001B06E0"/>
    <w:rsid w:val="001B1A0C"/>
    <w:rsid w:val="001B2ABE"/>
    <w:rsid w:val="001B2D7E"/>
    <w:rsid w:val="001B2E50"/>
    <w:rsid w:val="001B3B8A"/>
    <w:rsid w:val="001B409D"/>
    <w:rsid w:val="001B5236"/>
    <w:rsid w:val="001C1DE2"/>
    <w:rsid w:val="001D308C"/>
    <w:rsid w:val="001D58B9"/>
    <w:rsid w:val="001D7135"/>
    <w:rsid w:val="001D74ED"/>
    <w:rsid w:val="001E1878"/>
    <w:rsid w:val="001E1C1B"/>
    <w:rsid w:val="001E4AC2"/>
    <w:rsid w:val="001E4D25"/>
    <w:rsid w:val="001E6A79"/>
    <w:rsid w:val="001E7249"/>
    <w:rsid w:val="001E7E50"/>
    <w:rsid w:val="001F53A4"/>
    <w:rsid w:val="001F7252"/>
    <w:rsid w:val="00201FED"/>
    <w:rsid w:val="0020228D"/>
    <w:rsid w:val="0020442F"/>
    <w:rsid w:val="00205537"/>
    <w:rsid w:val="00206572"/>
    <w:rsid w:val="00206807"/>
    <w:rsid w:val="00207DCA"/>
    <w:rsid w:val="00213C8C"/>
    <w:rsid w:val="00220114"/>
    <w:rsid w:val="002212BD"/>
    <w:rsid w:val="00221A35"/>
    <w:rsid w:val="00221A37"/>
    <w:rsid w:val="00221A9F"/>
    <w:rsid w:val="00223D2A"/>
    <w:rsid w:val="00223EFE"/>
    <w:rsid w:val="00231EBD"/>
    <w:rsid w:val="00232C82"/>
    <w:rsid w:val="0023683F"/>
    <w:rsid w:val="00237266"/>
    <w:rsid w:val="00244330"/>
    <w:rsid w:val="0024643B"/>
    <w:rsid w:val="00255702"/>
    <w:rsid w:val="0026149A"/>
    <w:rsid w:val="00263524"/>
    <w:rsid w:val="00263FFB"/>
    <w:rsid w:val="00264B95"/>
    <w:rsid w:val="0026584B"/>
    <w:rsid w:val="00281597"/>
    <w:rsid w:val="00283607"/>
    <w:rsid w:val="0028596B"/>
    <w:rsid w:val="00290ED9"/>
    <w:rsid w:val="00292A50"/>
    <w:rsid w:val="0029501B"/>
    <w:rsid w:val="002960A2"/>
    <w:rsid w:val="002A296C"/>
    <w:rsid w:val="002A5021"/>
    <w:rsid w:val="002B002A"/>
    <w:rsid w:val="002B3194"/>
    <w:rsid w:val="002B416C"/>
    <w:rsid w:val="002B42A3"/>
    <w:rsid w:val="002B512A"/>
    <w:rsid w:val="002B6942"/>
    <w:rsid w:val="002C0647"/>
    <w:rsid w:val="002C0EB8"/>
    <w:rsid w:val="002C132A"/>
    <w:rsid w:val="002C2FEE"/>
    <w:rsid w:val="002C427C"/>
    <w:rsid w:val="002C4DD9"/>
    <w:rsid w:val="002C69AE"/>
    <w:rsid w:val="002D0CA7"/>
    <w:rsid w:val="002D2289"/>
    <w:rsid w:val="002D54DF"/>
    <w:rsid w:val="002D78BE"/>
    <w:rsid w:val="002E1BED"/>
    <w:rsid w:val="002E2308"/>
    <w:rsid w:val="002E240B"/>
    <w:rsid w:val="002E66B5"/>
    <w:rsid w:val="002E6FE9"/>
    <w:rsid w:val="002E74C3"/>
    <w:rsid w:val="002F6FE8"/>
    <w:rsid w:val="00300B76"/>
    <w:rsid w:val="003011BD"/>
    <w:rsid w:val="00303DA4"/>
    <w:rsid w:val="00304275"/>
    <w:rsid w:val="00304758"/>
    <w:rsid w:val="003055F3"/>
    <w:rsid w:val="003059A1"/>
    <w:rsid w:val="003109A6"/>
    <w:rsid w:val="00312134"/>
    <w:rsid w:val="00312FF4"/>
    <w:rsid w:val="00315FE0"/>
    <w:rsid w:val="00316C0F"/>
    <w:rsid w:val="00316F6B"/>
    <w:rsid w:val="003211BF"/>
    <w:rsid w:val="00324476"/>
    <w:rsid w:val="003251D9"/>
    <w:rsid w:val="00325503"/>
    <w:rsid w:val="00331C0E"/>
    <w:rsid w:val="0034225E"/>
    <w:rsid w:val="0034312D"/>
    <w:rsid w:val="00343F30"/>
    <w:rsid w:val="00344A39"/>
    <w:rsid w:val="00346F4A"/>
    <w:rsid w:val="00351699"/>
    <w:rsid w:val="003527ED"/>
    <w:rsid w:val="00352C0C"/>
    <w:rsid w:val="00356E26"/>
    <w:rsid w:val="003573D1"/>
    <w:rsid w:val="0036299D"/>
    <w:rsid w:val="00363E7A"/>
    <w:rsid w:val="00366243"/>
    <w:rsid w:val="00366F2B"/>
    <w:rsid w:val="00370E3B"/>
    <w:rsid w:val="003804E8"/>
    <w:rsid w:val="0038122A"/>
    <w:rsid w:val="00381B6A"/>
    <w:rsid w:val="00382414"/>
    <w:rsid w:val="0038424C"/>
    <w:rsid w:val="0038457C"/>
    <w:rsid w:val="00385573"/>
    <w:rsid w:val="0038594A"/>
    <w:rsid w:val="00385CA6"/>
    <w:rsid w:val="0038620E"/>
    <w:rsid w:val="00392085"/>
    <w:rsid w:val="00392B07"/>
    <w:rsid w:val="00392B57"/>
    <w:rsid w:val="00392D93"/>
    <w:rsid w:val="00393CBC"/>
    <w:rsid w:val="00395542"/>
    <w:rsid w:val="0039719C"/>
    <w:rsid w:val="003A4D91"/>
    <w:rsid w:val="003A5ECC"/>
    <w:rsid w:val="003A69BA"/>
    <w:rsid w:val="003B0264"/>
    <w:rsid w:val="003B177F"/>
    <w:rsid w:val="003B3437"/>
    <w:rsid w:val="003C3A03"/>
    <w:rsid w:val="003C5670"/>
    <w:rsid w:val="003C6219"/>
    <w:rsid w:val="003C713A"/>
    <w:rsid w:val="003D22AB"/>
    <w:rsid w:val="003D29C3"/>
    <w:rsid w:val="003D2B02"/>
    <w:rsid w:val="003D56E5"/>
    <w:rsid w:val="003D7822"/>
    <w:rsid w:val="003E28E3"/>
    <w:rsid w:val="003E31FF"/>
    <w:rsid w:val="003E7AD8"/>
    <w:rsid w:val="003E7F5B"/>
    <w:rsid w:val="003F37CE"/>
    <w:rsid w:val="003F75CC"/>
    <w:rsid w:val="003F7BCD"/>
    <w:rsid w:val="003F7E45"/>
    <w:rsid w:val="00402EE3"/>
    <w:rsid w:val="00406372"/>
    <w:rsid w:val="00407764"/>
    <w:rsid w:val="00410106"/>
    <w:rsid w:val="00411EC2"/>
    <w:rsid w:val="0041388B"/>
    <w:rsid w:val="00417B59"/>
    <w:rsid w:val="0042479E"/>
    <w:rsid w:val="00425926"/>
    <w:rsid w:val="00425F62"/>
    <w:rsid w:val="004266C7"/>
    <w:rsid w:val="00430C4D"/>
    <w:rsid w:val="00432638"/>
    <w:rsid w:val="00433643"/>
    <w:rsid w:val="00436CEF"/>
    <w:rsid w:val="00440640"/>
    <w:rsid w:val="0044532C"/>
    <w:rsid w:val="00447141"/>
    <w:rsid w:val="004478FF"/>
    <w:rsid w:val="004544A0"/>
    <w:rsid w:val="00454940"/>
    <w:rsid w:val="00460DB3"/>
    <w:rsid w:val="00461C3D"/>
    <w:rsid w:val="00464C48"/>
    <w:rsid w:val="0047315D"/>
    <w:rsid w:val="00476F9F"/>
    <w:rsid w:val="004805BF"/>
    <w:rsid w:val="00482EB0"/>
    <w:rsid w:val="00483705"/>
    <w:rsid w:val="00483B41"/>
    <w:rsid w:val="00485474"/>
    <w:rsid w:val="0048767C"/>
    <w:rsid w:val="00494FD4"/>
    <w:rsid w:val="0049559D"/>
    <w:rsid w:val="004962D8"/>
    <w:rsid w:val="00496DFD"/>
    <w:rsid w:val="00497569"/>
    <w:rsid w:val="004A000D"/>
    <w:rsid w:val="004A35E0"/>
    <w:rsid w:val="004A68DC"/>
    <w:rsid w:val="004A7277"/>
    <w:rsid w:val="004B0E3F"/>
    <w:rsid w:val="004B1609"/>
    <w:rsid w:val="004C01D0"/>
    <w:rsid w:val="004C15DD"/>
    <w:rsid w:val="004C26A6"/>
    <w:rsid w:val="004C4B56"/>
    <w:rsid w:val="004C7DBC"/>
    <w:rsid w:val="004D1E7E"/>
    <w:rsid w:val="004D5D77"/>
    <w:rsid w:val="004E2E5E"/>
    <w:rsid w:val="004E57DC"/>
    <w:rsid w:val="004E7AB2"/>
    <w:rsid w:val="004F064C"/>
    <w:rsid w:val="004F0BFE"/>
    <w:rsid w:val="004F0F28"/>
    <w:rsid w:val="004F18BD"/>
    <w:rsid w:val="004F5C54"/>
    <w:rsid w:val="004F73BB"/>
    <w:rsid w:val="00501508"/>
    <w:rsid w:val="005023B6"/>
    <w:rsid w:val="00505E21"/>
    <w:rsid w:val="0051031F"/>
    <w:rsid w:val="005117E7"/>
    <w:rsid w:val="0051371B"/>
    <w:rsid w:val="00513722"/>
    <w:rsid w:val="00515EAF"/>
    <w:rsid w:val="005163D0"/>
    <w:rsid w:val="0051676A"/>
    <w:rsid w:val="00522395"/>
    <w:rsid w:val="005231DA"/>
    <w:rsid w:val="0052327A"/>
    <w:rsid w:val="00524892"/>
    <w:rsid w:val="005358B9"/>
    <w:rsid w:val="00536160"/>
    <w:rsid w:val="00536BA4"/>
    <w:rsid w:val="00540BF4"/>
    <w:rsid w:val="00551252"/>
    <w:rsid w:val="00555EFB"/>
    <w:rsid w:val="00556BC1"/>
    <w:rsid w:val="005627E5"/>
    <w:rsid w:val="00563F85"/>
    <w:rsid w:val="00564B6D"/>
    <w:rsid w:val="005716C6"/>
    <w:rsid w:val="00572B2A"/>
    <w:rsid w:val="005740FA"/>
    <w:rsid w:val="00577332"/>
    <w:rsid w:val="00585848"/>
    <w:rsid w:val="00585D5F"/>
    <w:rsid w:val="00586209"/>
    <w:rsid w:val="00586237"/>
    <w:rsid w:val="005A0069"/>
    <w:rsid w:val="005A301E"/>
    <w:rsid w:val="005A3F2D"/>
    <w:rsid w:val="005A5CBC"/>
    <w:rsid w:val="005A69D3"/>
    <w:rsid w:val="005B08D4"/>
    <w:rsid w:val="005B117C"/>
    <w:rsid w:val="005B359A"/>
    <w:rsid w:val="005B3A45"/>
    <w:rsid w:val="005B5D82"/>
    <w:rsid w:val="005B6AE0"/>
    <w:rsid w:val="005C4038"/>
    <w:rsid w:val="005C4D91"/>
    <w:rsid w:val="005D0BED"/>
    <w:rsid w:val="005D1783"/>
    <w:rsid w:val="005D23AA"/>
    <w:rsid w:val="005D2E48"/>
    <w:rsid w:val="005D47F6"/>
    <w:rsid w:val="005D560C"/>
    <w:rsid w:val="005D742A"/>
    <w:rsid w:val="005E27B4"/>
    <w:rsid w:val="005E55ED"/>
    <w:rsid w:val="005E5B27"/>
    <w:rsid w:val="005F0CAB"/>
    <w:rsid w:val="005F0CC8"/>
    <w:rsid w:val="005F5F30"/>
    <w:rsid w:val="005F6D46"/>
    <w:rsid w:val="00600B7D"/>
    <w:rsid w:val="006018E3"/>
    <w:rsid w:val="00602E4A"/>
    <w:rsid w:val="006044EB"/>
    <w:rsid w:val="00606185"/>
    <w:rsid w:val="00610F43"/>
    <w:rsid w:val="0061210A"/>
    <w:rsid w:val="0061365D"/>
    <w:rsid w:val="00620C40"/>
    <w:rsid w:val="00622058"/>
    <w:rsid w:val="006222A5"/>
    <w:rsid w:val="006231F5"/>
    <w:rsid w:val="00623A7B"/>
    <w:rsid w:val="00624454"/>
    <w:rsid w:val="006258A5"/>
    <w:rsid w:val="006277AF"/>
    <w:rsid w:val="00627D9B"/>
    <w:rsid w:val="00630173"/>
    <w:rsid w:val="0063169B"/>
    <w:rsid w:val="006320EA"/>
    <w:rsid w:val="00641CE2"/>
    <w:rsid w:val="00642161"/>
    <w:rsid w:val="006440B0"/>
    <w:rsid w:val="006449DA"/>
    <w:rsid w:val="00646060"/>
    <w:rsid w:val="00646256"/>
    <w:rsid w:val="00655553"/>
    <w:rsid w:val="006557DA"/>
    <w:rsid w:val="00655B67"/>
    <w:rsid w:val="0065652D"/>
    <w:rsid w:val="00660EBE"/>
    <w:rsid w:val="00663A3C"/>
    <w:rsid w:val="00666797"/>
    <w:rsid w:val="006716B6"/>
    <w:rsid w:val="006729CB"/>
    <w:rsid w:val="00675002"/>
    <w:rsid w:val="00677E6E"/>
    <w:rsid w:val="00680679"/>
    <w:rsid w:val="00683236"/>
    <w:rsid w:val="0068430C"/>
    <w:rsid w:val="00687F40"/>
    <w:rsid w:val="006907DA"/>
    <w:rsid w:val="006926CA"/>
    <w:rsid w:val="00694A71"/>
    <w:rsid w:val="006959D3"/>
    <w:rsid w:val="006969E3"/>
    <w:rsid w:val="006A1968"/>
    <w:rsid w:val="006A4A35"/>
    <w:rsid w:val="006B29C6"/>
    <w:rsid w:val="006B3604"/>
    <w:rsid w:val="006B7175"/>
    <w:rsid w:val="006C0A05"/>
    <w:rsid w:val="006C36E1"/>
    <w:rsid w:val="006C79D7"/>
    <w:rsid w:val="006D09DB"/>
    <w:rsid w:val="006D12E1"/>
    <w:rsid w:val="006D2C94"/>
    <w:rsid w:val="006D4C19"/>
    <w:rsid w:val="006D5B48"/>
    <w:rsid w:val="006E25CC"/>
    <w:rsid w:val="006E638F"/>
    <w:rsid w:val="006E7C03"/>
    <w:rsid w:val="006F5467"/>
    <w:rsid w:val="006F7A0F"/>
    <w:rsid w:val="00700859"/>
    <w:rsid w:val="007018D1"/>
    <w:rsid w:val="00701E36"/>
    <w:rsid w:val="00702BFE"/>
    <w:rsid w:val="0070473E"/>
    <w:rsid w:val="0070513D"/>
    <w:rsid w:val="0070576D"/>
    <w:rsid w:val="00705D7F"/>
    <w:rsid w:val="00707269"/>
    <w:rsid w:val="0070789E"/>
    <w:rsid w:val="00710316"/>
    <w:rsid w:val="007105EE"/>
    <w:rsid w:val="00713B1B"/>
    <w:rsid w:val="00714F5A"/>
    <w:rsid w:val="00721513"/>
    <w:rsid w:val="00722F3F"/>
    <w:rsid w:val="007308C5"/>
    <w:rsid w:val="00730EB5"/>
    <w:rsid w:val="00730F29"/>
    <w:rsid w:val="0073599D"/>
    <w:rsid w:val="00735EA3"/>
    <w:rsid w:val="0074007B"/>
    <w:rsid w:val="0074621F"/>
    <w:rsid w:val="007517E1"/>
    <w:rsid w:val="0075322A"/>
    <w:rsid w:val="00763ED9"/>
    <w:rsid w:val="00765B76"/>
    <w:rsid w:val="00771314"/>
    <w:rsid w:val="00772C62"/>
    <w:rsid w:val="007749FF"/>
    <w:rsid w:val="00782F3C"/>
    <w:rsid w:val="00784CBD"/>
    <w:rsid w:val="0079180C"/>
    <w:rsid w:val="00791E8B"/>
    <w:rsid w:val="00797393"/>
    <w:rsid w:val="007A0969"/>
    <w:rsid w:val="007A2285"/>
    <w:rsid w:val="007A37E2"/>
    <w:rsid w:val="007A6633"/>
    <w:rsid w:val="007B00DE"/>
    <w:rsid w:val="007B018F"/>
    <w:rsid w:val="007B09D1"/>
    <w:rsid w:val="007B0C9D"/>
    <w:rsid w:val="007B1BB5"/>
    <w:rsid w:val="007B50B9"/>
    <w:rsid w:val="007B7556"/>
    <w:rsid w:val="007B7A81"/>
    <w:rsid w:val="007C0AFE"/>
    <w:rsid w:val="007C2066"/>
    <w:rsid w:val="007D4407"/>
    <w:rsid w:val="007D6D2C"/>
    <w:rsid w:val="007D7EC5"/>
    <w:rsid w:val="007E1C6D"/>
    <w:rsid w:val="007E21E4"/>
    <w:rsid w:val="007E2746"/>
    <w:rsid w:val="007E4F63"/>
    <w:rsid w:val="007E648D"/>
    <w:rsid w:val="007E7C06"/>
    <w:rsid w:val="007F200F"/>
    <w:rsid w:val="007F225A"/>
    <w:rsid w:val="00801B7F"/>
    <w:rsid w:val="00802813"/>
    <w:rsid w:val="00803B9D"/>
    <w:rsid w:val="00804E1B"/>
    <w:rsid w:val="0080659B"/>
    <w:rsid w:val="00806CDD"/>
    <w:rsid w:val="0080775F"/>
    <w:rsid w:val="00807C16"/>
    <w:rsid w:val="00810C84"/>
    <w:rsid w:val="00812B99"/>
    <w:rsid w:val="00814C49"/>
    <w:rsid w:val="00820DA7"/>
    <w:rsid w:val="00821E7B"/>
    <w:rsid w:val="008223C0"/>
    <w:rsid w:val="0082338B"/>
    <w:rsid w:val="008239B7"/>
    <w:rsid w:val="00824C71"/>
    <w:rsid w:val="00824D5B"/>
    <w:rsid w:val="00826189"/>
    <w:rsid w:val="008262DB"/>
    <w:rsid w:val="008309C9"/>
    <w:rsid w:val="00831B89"/>
    <w:rsid w:val="00841E43"/>
    <w:rsid w:val="00845569"/>
    <w:rsid w:val="0084729A"/>
    <w:rsid w:val="008474E5"/>
    <w:rsid w:val="0085170A"/>
    <w:rsid w:val="00852108"/>
    <w:rsid w:val="00854125"/>
    <w:rsid w:val="0085447C"/>
    <w:rsid w:val="008602A2"/>
    <w:rsid w:val="00860FA2"/>
    <w:rsid w:val="00864F23"/>
    <w:rsid w:val="008651CD"/>
    <w:rsid w:val="00865F80"/>
    <w:rsid w:val="00866321"/>
    <w:rsid w:val="0086766A"/>
    <w:rsid w:val="008731CC"/>
    <w:rsid w:val="00876EFF"/>
    <w:rsid w:val="00876F25"/>
    <w:rsid w:val="0088015E"/>
    <w:rsid w:val="00883982"/>
    <w:rsid w:val="00886217"/>
    <w:rsid w:val="00886EB4"/>
    <w:rsid w:val="008877D4"/>
    <w:rsid w:val="00887D22"/>
    <w:rsid w:val="008915AC"/>
    <w:rsid w:val="008918AE"/>
    <w:rsid w:val="00892234"/>
    <w:rsid w:val="00892F16"/>
    <w:rsid w:val="008930B6"/>
    <w:rsid w:val="00893292"/>
    <w:rsid w:val="008A4C1F"/>
    <w:rsid w:val="008B4E95"/>
    <w:rsid w:val="008B5763"/>
    <w:rsid w:val="008B6B49"/>
    <w:rsid w:val="008B776B"/>
    <w:rsid w:val="008C04DD"/>
    <w:rsid w:val="008C39A3"/>
    <w:rsid w:val="008D1328"/>
    <w:rsid w:val="008D53B3"/>
    <w:rsid w:val="008D5AD9"/>
    <w:rsid w:val="008D71D2"/>
    <w:rsid w:val="008E199B"/>
    <w:rsid w:val="008E25BD"/>
    <w:rsid w:val="008E3218"/>
    <w:rsid w:val="008E33B3"/>
    <w:rsid w:val="008F011F"/>
    <w:rsid w:val="008F06FE"/>
    <w:rsid w:val="008F1889"/>
    <w:rsid w:val="008F2187"/>
    <w:rsid w:val="008F2BA7"/>
    <w:rsid w:val="008F5BB5"/>
    <w:rsid w:val="008F72A1"/>
    <w:rsid w:val="00901201"/>
    <w:rsid w:val="00903C6F"/>
    <w:rsid w:val="00904EFE"/>
    <w:rsid w:val="0090517E"/>
    <w:rsid w:val="00905795"/>
    <w:rsid w:val="00905819"/>
    <w:rsid w:val="00905AF1"/>
    <w:rsid w:val="00906C52"/>
    <w:rsid w:val="00907DD4"/>
    <w:rsid w:val="00913E34"/>
    <w:rsid w:val="00914737"/>
    <w:rsid w:val="009157BC"/>
    <w:rsid w:val="0091670B"/>
    <w:rsid w:val="00917F47"/>
    <w:rsid w:val="009213EF"/>
    <w:rsid w:val="0092516B"/>
    <w:rsid w:val="00926E9E"/>
    <w:rsid w:val="00930265"/>
    <w:rsid w:val="00934537"/>
    <w:rsid w:val="009354F4"/>
    <w:rsid w:val="00935CE6"/>
    <w:rsid w:val="0094079A"/>
    <w:rsid w:val="0094141D"/>
    <w:rsid w:val="00941F43"/>
    <w:rsid w:val="00942C6B"/>
    <w:rsid w:val="009439A4"/>
    <w:rsid w:val="009520D4"/>
    <w:rsid w:val="0096150B"/>
    <w:rsid w:val="00962B5A"/>
    <w:rsid w:val="00964530"/>
    <w:rsid w:val="00964DF9"/>
    <w:rsid w:val="00967855"/>
    <w:rsid w:val="00971770"/>
    <w:rsid w:val="00972B53"/>
    <w:rsid w:val="0097407B"/>
    <w:rsid w:val="00974689"/>
    <w:rsid w:val="00984342"/>
    <w:rsid w:val="00986198"/>
    <w:rsid w:val="00986C48"/>
    <w:rsid w:val="00987577"/>
    <w:rsid w:val="009927AC"/>
    <w:rsid w:val="0099754F"/>
    <w:rsid w:val="009A0986"/>
    <w:rsid w:val="009A1F3B"/>
    <w:rsid w:val="009A251C"/>
    <w:rsid w:val="009A5CDE"/>
    <w:rsid w:val="009A6BA0"/>
    <w:rsid w:val="009A759E"/>
    <w:rsid w:val="009B07FC"/>
    <w:rsid w:val="009B1416"/>
    <w:rsid w:val="009B2147"/>
    <w:rsid w:val="009B6990"/>
    <w:rsid w:val="009B6A51"/>
    <w:rsid w:val="009B7E1C"/>
    <w:rsid w:val="009C1F8A"/>
    <w:rsid w:val="009C6BB1"/>
    <w:rsid w:val="009C7111"/>
    <w:rsid w:val="009C7E8A"/>
    <w:rsid w:val="009D130E"/>
    <w:rsid w:val="009D3383"/>
    <w:rsid w:val="009D5E9C"/>
    <w:rsid w:val="009D60EE"/>
    <w:rsid w:val="009D6904"/>
    <w:rsid w:val="009D6B59"/>
    <w:rsid w:val="009D7E76"/>
    <w:rsid w:val="009E2921"/>
    <w:rsid w:val="009E394B"/>
    <w:rsid w:val="009E39FF"/>
    <w:rsid w:val="009E6CB0"/>
    <w:rsid w:val="009F0A18"/>
    <w:rsid w:val="009F2019"/>
    <w:rsid w:val="009F448A"/>
    <w:rsid w:val="009F5CFD"/>
    <w:rsid w:val="009F6580"/>
    <w:rsid w:val="009F70B9"/>
    <w:rsid w:val="009F7222"/>
    <w:rsid w:val="009F72FA"/>
    <w:rsid w:val="00A0356F"/>
    <w:rsid w:val="00A10370"/>
    <w:rsid w:val="00A10D94"/>
    <w:rsid w:val="00A133CD"/>
    <w:rsid w:val="00A14D32"/>
    <w:rsid w:val="00A177DE"/>
    <w:rsid w:val="00A20C13"/>
    <w:rsid w:val="00A21CCF"/>
    <w:rsid w:val="00A22EE4"/>
    <w:rsid w:val="00A24735"/>
    <w:rsid w:val="00A251CD"/>
    <w:rsid w:val="00A27467"/>
    <w:rsid w:val="00A27A72"/>
    <w:rsid w:val="00A31794"/>
    <w:rsid w:val="00A331B5"/>
    <w:rsid w:val="00A372E8"/>
    <w:rsid w:val="00A376CB"/>
    <w:rsid w:val="00A41AA4"/>
    <w:rsid w:val="00A42132"/>
    <w:rsid w:val="00A43D45"/>
    <w:rsid w:val="00A476A8"/>
    <w:rsid w:val="00A502FB"/>
    <w:rsid w:val="00A505D7"/>
    <w:rsid w:val="00A50F5F"/>
    <w:rsid w:val="00A560DA"/>
    <w:rsid w:val="00A56BD2"/>
    <w:rsid w:val="00A61CE7"/>
    <w:rsid w:val="00A61D21"/>
    <w:rsid w:val="00A66CEF"/>
    <w:rsid w:val="00A66E25"/>
    <w:rsid w:val="00A67737"/>
    <w:rsid w:val="00A712A3"/>
    <w:rsid w:val="00A722B0"/>
    <w:rsid w:val="00A72BC0"/>
    <w:rsid w:val="00A73733"/>
    <w:rsid w:val="00A73F8E"/>
    <w:rsid w:val="00A7479E"/>
    <w:rsid w:val="00A75D21"/>
    <w:rsid w:val="00A7774E"/>
    <w:rsid w:val="00A80669"/>
    <w:rsid w:val="00A8258D"/>
    <w:rsid w:val="00A85D3F"/>
    <w:rsid w:val="00A86238"/>
    <w:rsid w:val="00A866CA"/>
    <w:rsid w:val="00A86E26"/>
    <w:rsid w:val="00A906FF"/>
    <w:rsid w:val="00A90CF1"/>
    <w:rsid w:val="00A934AE"/>
    <w:rsid w:val="00A93E78"/>
    <w:rsid w:val="00A97251"/>
    <w:rsid w:val="00AB0892"/>
    <w:rsid w:val="00AB479B"/>
    <w:rsid w:val="00AB782B"/>
    <w:rsid w:val="00AC0798"/>
    <w:rsid w:val="00AC47CC"/>
    <w:rsid w:val="00AC47F8"/>
    <w:rsid w:val="00AC6249"/>
    <w:rsid w:val="00AC62A5"/>
    <w:rsid w:val="00AD1757"/>
    <w:rsid w:val="00AD2ECC"/>
    <w:rsid w:val="00AD32D9"/>
    <w:rsid w:val="00AD6279"/>
    <w:rsid w:val="00AD6A0F"/>
    <w:rsid w:val="00AD6ECA"/>
    <w:rsid w:val="00AD7E99"/>
    <w:rsid w:val="00AE133C"/>
    <w:rsid w:val="00AE1F7F"/>
    <w:rsid w:val="00AF20DF"/>
    <w:rsid w:val="00AF4967"/>
    <w:rsid w:val="00AF722C"/>
    <w:rsid w:val="00AF7EE7"/>
    <w:rsid w:val="00B02AEE"/>
    <w:rsid w:val="00B1241B"/>
    <w:rsid w:val="00B126CF"/>
    <w:rsid w:val="00B13DF1"/>
    <w:rsid w:val="00B13FA9"/>
    <w:rsid w:val="00B15855"/>
    <w:rsid w:val="00B16093"/>
    <w:rsid w:val="00B3084B"/>
    <w:rsid w:val="00B30C32"/>
    <w:rsid w:val="00B31B35"/>
    <w:rsid w:val="00B31BEF"/>
    <w:rsid w:val="00B31DFD"/>
    <w:rsid w:val="00B32DB9"/>
    <w:rsid w:val="00B4274F"/>
    <w:rsid w:val="00B4737A"/>
    <w:rsid w:val="00B50122"/>
    <w:rsid w:val="00B547B4"/>
    <w:rsid w:val="00B57812"/>
    <w:rsid w:val="00B607DE"/>
    <w:rsid w:val="00B621DE"/>
    <w:rsid w:val="00B63E93"/>
    <w:rsid w:val="00B64562"/>
    <w:rsid w:val="00B651C0"/>
    <w:rsid w:val="00B65F31"/>
    <w:rsid w:val="00B666C5"/>
    <w:rsid w:val="00B66A33"/>
    <w:rsid w:val="00B66AC2"/>
    <w:rsid w:val="00B70076"/>
    <w:rsid w:val="00B75A56"/>
    <w:rsid w:val="00B77A5A"/>
    <w:rsid w:val="00B77C4D"/>
    <w:rsid w:val="00B865A0"/>
    <w:rsid w:val="00B92071"/>
    <w:rsid w:val="00B94152"/>
    <w:rsid w:val="00B97719"/>
    <w:rsid w:val="00BA34FA"/>
    <w:rsid w:val="00BA7924"/>
    <w:rsid w:val="00BB002F"/>
    <w:rsid w:val="00BB0ECF"/>
    <w:rsid w:val="00BB1BED"/>
    <w:rsid w:val="00BB3266"/>
    <w:rsid w:val="00BB42C7"/>
    <w:rsid w:val="00BB787D"/>
    <w:rsid w:val="00BC0B23"/>
    <w:rsid w:val="00BD0060"/>
    <w:rsid w:val="00BD3A1F"/>
    <w:rsid w:val="00BD49CC"/>
    <w:rsid w:val="00BD4FFC"/>
    <w:rsid w:val="00BD7AD4"/>
    <w:rsid w:val="00BE1878"/>
    <w:rsid w:val="00BF14D1"/>
    <w:rsid w:val="00BF4C2D"/>
    <w:rsid w:val="00C0433A"/>
    <w:rsid w:val="00C049E8"/>
    <w:rsid w:val="00C04F84"/>
    <w:rsid w:val="00C05C27"/>
    <w:rsid w:val="00C07085"/>
    <w:rsid w:val="00C073D4"/>
    <w:rsid w:val="00C07F8C"/>
    <w:rsid w:val="00C12956"/>
    <w:rsid w:val="00C14CE0"/>
    <w:rsid w:val="00C1584A"/>
    <w:rsid w:val="00C15EDD"/>
    <w:rsid w:val="00C17C7E"/>
    <w:rsid w:val="00C202E5"/>
    <w:rsid w:val="00C20B47"/>
    <w:rsid w:val="00C21E1F"/>
    <w:rsid w:val="00C25A53"/>
    <w:rsid w:val="00C323C8"/>
    <w:rsid w:val="00C3305E"/>
    <w:rsid w:val="00C36B99"/>
    <w:rsid w:val="00C50D85"/>
    <w:rsid w:val="00C51658"/>
    <w:rsid w:val="00C52CB7"/>
    <w:rsid w:val="00C5796F"/>
    <w:rsid w:val="00C57E74"/>
    <w:rsid w:val="00C60867"/>
    <w:rsid w:val="00C60EBB"/>
    <w:rsid w:val="00C624FA"/>
    <w:rsid w:val="00C64C2A"/>
    <w:rsid w:val="00C651DC"/>
    <w:rsid w:val="00C73050"/>
    <w:rsid w:val="00C73AFE"/>
    <w:rsid w:val="00C74481"/>
    <w:rsid w:val="00C74B92"/>
    <w:rsid w:val="00C75458"/>
    <w:rsid w:val="00C7657D"/>
    <w:rsid w:val="00C76C5D"/>
    <w:rsid w:val="00C80407"/>
    <w:rsid w:val="00C8046B"/>
    <w:rsid w:val="00C80686"/>
    <w:rsid w:val="00C806FC"/>
    <w:rsid w:val="00C824C2"/>
    <w:rsid w:val="00C862AF"/>
    <w:rsid w:val="00C94D33"/>
    <w:rsid w:val="00C95398"/>
    <w:rsid w:val="00C967C9"/>
    <w:rsid w:val="00C977F7"/>
    <w:rsid w:val="00CA0C7C"/>
    <w:rsid w:val="00CA4548"/>
    <w:rsid w:val="00CB1394"/>
    <w:rsid w:val="00CB7BC7"/>
    <w:rsid w:val="00CC0FA0"/>
    <w:rsid w:val="00CC1B74"/>
    <w:rsid w:val="00CC4D6F"/>
    <w:rsid w:val="00CC66F9"/>
    <w:rsid w:val="00CD0C19"/>
    <w:rsid w:val="00CD2135"/>
    <w:rsid w:val="00CD5D10"/>
    <w:rsid w:val="00CD7D56"/>
    <w:rsid w:val="00CE0E0A"/>
    <w:rsid w:val="00CE1FBB"/>
    <w:rsid w:val="00CE32C2"/>
    <w:rsid w:val="00CE3FE8"/>
    <w:rsid w:val="00CE6FE0"/>
    <w:rsid w:val="00CE71F1"/>
    <w:rsid w:val="00CE74CD"/>
    <w:rsid w:val="00CF027E"/>
    <w:rsid w:val="00CF559B"/>
    <w:rsid w:val="00CF6A55"/>
    <w:rsid w:val="00D01944"/>
    <w:rsid w:val="00D0306E"/>
    <w:rsid w:val="00D0548A"/>
    <w:rsid w:val="00D06638"/>
    <w:rsid w:val="00D103B1"/>
    <w:rsid w:val="00D10DFD"/>
    <w:rsid w:val="00D20EF0"/>
    <w:rsid w:val="00D21D15"/>
    <w:rsid w:val="00D249CC"/>
    <w:rsid w:val="00D2517E"/>
    <w:rsid w:val="00D309C7"/>
    <w:rsid w:val="00D4058E"/>
    <w:rsid w:val="00D41194"/>
    <w:rsid w:val="00D416DA"/>
    <w:rsid w:val="00D44CF4"/>
    <w:rsid w:val="00D461CB"/>
    <w:rsid w:val="00D51FB3"/>
    <w:rsid w:val="00D52623"/>
    <w:rsid w:val="00D5412C"/>
    <w:rsid w:val="00D543B2"/>
    <w:rsid w:val="00D56126"/>
    <w:rsid w:val="00D56464"/>
    <w:rsid w:val="00D61039"/>
    <w:rsid w:val="00D6153A"/>
    <w:rsid w:val="00D636CF"/>
    <w:rsid w:val="00D6371D"/>
    <w:rsid w:val="00D63EE2"/>
    <w:rsid w:val="00D640F5"/>
    <w:rsid w:val="00D66D33"/>
    <w:rsid w:val="00D72AE9"/>
    <w:rsid w:val="00D733AF"/>
    <w:rsid w:val="00D7394F"/>
    <w:rsid w:val="00D74390"/>
    <w:rsid w:val="00D76043"/>
    <w:rsid w:val="00D80EA9"/>
    <w:rsid w:val="00D812F3"/>
    <w:rsid w:val="00D83593"/>
    <w:rsid w:val="00D837D8"/>
    <w:rsid w:val="00D83EC3"/>
    <w:rsid w:val="00D8482D"/>
    <w:rsid w:val="00D85AC6"/>
    <w:rsid w:val="00D87114"/>
    <w:rsid w:val="00D940DC"/>
    <w:rsid w:val="00D955F0"/>
    <w:rsid w:val="00D95FEE"/>
    <w:rsid w:val="00DA00A4"/>
    <w:rsid w:val="00DA0816"/>
    <w:rsid w:val="00DA1659"/>
    <w:rsid w:val="00DA177E"/>
    <w:rsid w:val="00DA3214"/>
    <w:rsid w:val="00DA56A2"/>
    <w:rsid w:val="00DA5A9E"/>
    <w:rsid w:val="00DA7CEF"/>
    <w:rsid w:val="00DB435B"/>
    <w:rsid w:val="00DB581B"/>
    <w:rsid w:val="00DB6A35"/>
    <w:rsid w:val="00DC0E53"/>
    <w:rsid w:val="00DC1726"/>
    <w:rsid w:val="00DC2B7A"/>
    <w:rsid w:val="00DC2D66"/>
    <w:rsid w:val="00DC3199"/>
    <w:rsid w:val="00DC4ECA"/>
    <w:rsid w:val="00DC67A8"/>
    <w:rsid w:val="00DD0B1F"/>
    <w:rsid w:val="00DD25B4"/>
    <w:rsid w:val="00DE0173"/>
    <w:rsid w:val="00DE029B"/>
    <w:rsid w:val="00DE0428"/>
    <w:rsid w:val="00DE1070"/>
    <w:rsid w:val="00DE10CE"/>
    <w:rsid w:val="00DE1CD5"/>
    <w:rsid w:val="00DE2AF5"/>
    <w:rsid w:val="00DE4610"/>
    <w:rsid w:val="00DE4620"/>
    <w:rsid w:val="00DE54CE"/>
    <w:rsid w:val="00DE5B1A"/>
    <w:rsid w:val="00DE618E"/>
    <w:rsid w:val="00DF22EB"/>
    <w:rsid w:val="00DF55DF"/>
    <w:rsid w:val="00DF70D8"/>
    <w:rsid w:val="00E0060F"/>
    <w:rsid w:val="00E03492"/>
    <w:rsid w:val="00E03F79"/>
    <w:rsid w:val="00E06909"/>
    <w:rsid w:val="00E122F3"/>
    <w:rsid w:val="00E22296"/>
    <w:rsid w:val="00E23868"/>
    <w:rsid w:val="00E24705"/>
    <w:rsid w:val="00E24A21"/>
    <w:rsid w:val="00E2580B"/>
    <w:rsid w:val="00E33550"/>
    <w:rsid w:val="00E36E75"/>
    <w:rsid w:val="00E401D3"/>
    <w:rsid w:val="00E40A0F"/>
    <w:rsid w:val="00E42C4D"/>
    <w:rsid w:val="00E43DC7"/>
    <w:rsid w:val="00E50995"/>
    <w:rsid w:val="00E53603"/>
    <w:rsid w:val="00E54E57"/>
    <w:rsid w:val="00E61A6C"/>
    <w:rsid w:val="00E62038"/>
    <w:rsid w:val="00E64512"/>
    <w:rsid w:val="00E708AB"/>
    <w:rsid w:val="00E74D45"/>
    <w:rsid w:val="00E75564"/>
    <w:rsid w:val="00E7724E"/>
    <w:rsid w:val="00E80551"/>
    <w:rsid w:val="00E82592"/>
    <w:rsid w:val="00E8315F"/>
    <w:rsid w:val="00E8444C"/>
    <w:rsid w:val="00E86F75"/>
    <w:rsid w:val="00E87940"/>
    <w:rsid w:val="00E90707"/>
    <w:rsid w:val="00E915E3"/>
    <w:rsid w:val="00E92639"/>
    <w:rsid w:val="00E94B9E"/>
    <w:rsid w:val="00E94F7A"/>
    <w:rsid w:val="00E95A3D"/>
    <w:rsid w:val="00E9734A"/>
    <w:rsid w:val="00EA0BC1"/>
    <w:rsid w:val="00EA1232"/>
    <w:rsid w:val="00EA46B2"/>
    <w:rsid w:val="00EA4D3F"/>
    <w:rsid w:val="00EA6D10"/>
    <w:rsid w:val="00EB02D3"/>
    <w:rsid w:val="00EB34E1"/>
    <w:rsid w:val="00EB781D"/>
    <w:rsid w:val="00EC1F38"/>
    <w:rsid w:val="00EC320A"/>
    <w:rsid w:val="00EC32C4"/>
    <w:rsid w:val="00EC5184"/>
    <w:rsid w:val="00EC679A"/>
    <w:rsid w:val="00ED12B4"/>
    <w:rsid w:val="00ED273C"/>
    <w:rsid w:val="00ED4A1E"/>
    <w:rsid w:val="00ED57E6"/>
    <w:rsid w:val="00EE50A1"/>
    <w:rsid w:val="00EE71F7"/>
    <w:rsid w:val="00EF1171"/>
    <w:rsid w:val="00EF2EDA"/>
    <w:rsid w:val="00EF35EF"/>
    <w:rsid w:val="00EF5B8A"/>
    <w:rsid w:val="00F01361"/>
    <w:rsid w:val="00F01B26"/>
    <w:rsid w:val="00F0220F"/>
    <w:rsid w:val="00F02BF2"/>
    <w:rsid w:val="00F03429"/>
    <w:rsid w:val="00F04B9D"/>
    <w:rsid w:val="00F05C29"/>
    <w:rsid w:val="00F165C3"/>
    <w:rsid w:val="00F16C6B"/>
    <w:rsid w:val="00F173F9"/>
    <w:rsid w:val="00F17FD1"/>
    <w:rsid w:val="00F226F2"/>
    <w:rsid w:val="00F23947"/>
    <w:rsid w:val="00F2573A"/>
    <w:rsid w:val="00F2657A"/>
    <w:rsid w:val="00F26A4D"/>
    <w:rsid w:val="00F2725B"/>
    <w:rsid w:val="00F306D2"/>
    <w:rsid w:val="00F365EE"/>
    <w:rsid w:val="00F402A0"/>
    <w:rsid w:val="00F47CD3"/>
    <w:rsid w:val="00F546BF"/>
    <w:rsid w:val="00F548EA"/>
    <w:rsid w:val="00F57559"/>
    <w:rsid w:val="00F57E6B"/>
    <w:rsid w:val="00F624BF"/>
    <w:rsid w:val="00F635A5"/>
    <w:rsid w:val="00F63F54"/>
    <w:rsid w:val="00F64796"/>
    <w:rsid w:val="00F64AB3"/>
    <w:rsid w:val="00F64D8F"/>
    <w:rsid w:val="00F65002"/>
    <w:rsid w:val="00F66218"/>
    <w:rsid w:val="00F71283"/>
    <w:rsid w:val="00F7284A"/>
    <w:rsid w:val="00F72C03"/>
    <w:rsid w:val="00F72C06"/>
    <w:rsid w:val="00F72C82"/>
    <w:rsid w:val="00F76748"/>
    <w:rsid w:val="00F76E4A"/>
    <w:rsid w:val="00F814CC"/>
    <w:rsid w:val="00F82118"/>
    <w:rsid w:val="00F824D6"/>
    <w:rsid w:val="00F82687"/>
    <w:rsid w:val="00F8531B"/>
    <w:rsid w:val="00F85367"/>
    <w:rsid w:val="00F85718"/>
    <w:rsid w:val="00F85C5F"/>
    <w:rsid w:val="00F864BC"/>
    <w:rsid w:val="00F96F25"/>
    <w:rsid w:val="00F97E9D"/>
    <w:rsid w:val="00FA3AB3"/>
    <w:rsid w:val="00FA4889"/>
    <w:rsid w:val="00FA4D39"/>
    <w:rsid w:val="00FA78F9"/>
    <w:rsid w:val="00FB47B4"/>
    <w:rsid w:val="00FB7A0A"/>
    <w:rsid w:val="00FC0419"/>
    <w:rsid w:val="00FC06C7"/>
    <w:rsid w:val="00FC0980"/>
    <w:rsid w:val="00FC0EF0"/>
    <w:rsid w:val="00FC14B3"/>
    <w:rsid w:val="00FD1F78"/>
    <w:rsid w:val="00FD2F35"/>
    <w:rsid w:val="00FD34E9"/>
    <w:rsid w:val="00FD57D9"/>
    <w:rsid w:val="00FD6FA9"/>
    <w:rsid w:val="00FE3114"/>
    <w:rsid w:val="00FF06D5"/>
    <w:rsid w:val="00FF0735"/>
    <w:rsid w:val="00FF3E5A"/>
    <w:rsid w:val="00FF4061"/>
    <w:rsid w:val="00FF4D5C"/>
    <w:rsid w:val="00FF590F"/>
    <w:rsid w:val="012F7755"/>
    <w:rsid w:val="016A15C2"/>
    <w:rsid w:val="02FAABA8"/>
    <w:rsid w:val="09B5C06D"/>
    <w:rsid w:val="0D07334B"/>
    <w:rsid w:val="138B9021"/>
    <w:rsid w:val="1F5271DF"/>
    <w:rsid w:val="20505748"/>
    <w:rsid w:val="207DCD4C"/>
    <w:rsid w:val="2500CF89"/>
    <w:rsid w:val="261A1DDF"/>
    <w:rsid w:val="2644B57B"/>
    <w:rsid w:val="268E25FD"/>
    <w:rsid w:val="2B0AA52F"/>
    <w:rsid w:val="334D4B97"/>
    <w:rsid w:val="368689AF"/>
    <w:rsid w:val="377A387F"/>
    <w:rsid w:val="377B3042"/>
    <w:rsid w:val="4002D557"/>
    <w:rsid w:val="48780176"/>
    <w:rsid w:val="4AAA1097"/>
    <w:rsid w:val="4B3010BA"/>
    <w:rsid w:val="4B32F6C8"/>
    <w:rsid w:val="4B3EE89D"/>
    <w:rsid w:val="4C4B5913"/>
    <w:rsid w:val="55154827"/>
    <w:rsid w:val="5E6BC47C"/>
    <w:rsid w:val="5E8034BC"/>
    <w:rsid w:val="606673BE"/>
    <w:rsid w:val="65DC78BD"/>
    <w:rsid w:val="6796B731"/>
    <w:rsid w:val="6C41D97D"/>
    <w:rsid w:val="70711AEA"/>
    <w:rsid w:val="746CF105"/>
    <w:rsid w:val="79F8FFEB"/>
    <w:rsid w:val="7D236AE8"/>
    <w:rsid w:val="7E0DD892"/>
    <w:rsid w:val="7EBEB86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FDD42B"/>
  <w15:chartTrackingRefBased/>
  <w15:docId w15:val="{6823B3D0-77CF-4BAD-BDCE-A462CCFE6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GB" w:eastAsia="zh-CN"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4D25"/>
  </w:style>
  <w:style w:type="paragraph" w:styleId="Heading1">
    <w:name w:val="heading 1"/>
    <w:basedOn w:val="Normal"/>
    <w:next w:val="Normal"/>
    <w:link w:val="Heading1Char"/>
    <w:uiPriority w:val="9"/>
    <w:qFormat/>
    <w:rsid w:val="00FD1F78"/>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D1F78"/>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FD1F78"/>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FD1F78"/>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FD1F78"/>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FD1F78"/>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FD1F78"/>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FD1F7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D1F7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F78"/>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FD1F78"/>
    <w:rPr>
      <w:caps/>
      <w:spacing w:val="15"/>
      <w:shd w:val="clear" w:color="auto" w:fill="C1E4F5" w:themeFill="accent1" w:themeFillTint="33"/>
    </w:rPr>
  </w:style>
  <w:style w:type="character" w:customStyle="1" w:styleId="Heading3Char">
    <w:name w:val="Heading 3 Char"/>
    <w:basedOn w:val="DefaultParagraphFont"/>
    <w:link w:val="Heading3"/>
    <w:uiPriority w:val="9"/>
    <w:rsid w:val="00FD1F78"/>
    <w:rPr>
      <w:caps/>
      <w:color w:val="0A2F40" w:themeColor="accent1" w:themeShade="7F"/>
      <w:spacing w:val="15"/>
    </w:rPr>
  </w:style>
  <w:style w:type="character" w:customStyle="1" w:styleId="Heading4Char">
    <w:name w:val="Heading 4 Char"/>
    <w:basedOn w:val="DefaultParagraphFont"/>
    <w:link w:val="Heading4"/>
    <w:uiPriority w:val="9"/>
    <w:semiHidden/>
    <w:rsid w:val="00FD1F78"/>
    <w:rPr>
      <w:caps/>
      <w:color w:val="0F4761" w:themeColor="accent1" w:themeShade="BF"/>
      <w:spacing w:val="10"/>
    </w:rPr>
  </w:style>
  <w:style w:type="character" w:customStyle="1" w:styleId="Heading5Char">
    <w:name w:val="Heading 5 Char"/>
    <w:basedOn w:val="DefaultParagraphFont"/>
    <w:link w:val="Heading5"/>
    <w:uiPriority w:val="9"/>
    <w:semiHidden/>
    <w:rsid w:val="00FD1F78"/>
    <w:rPr>
      <w:caps/>
      <w:color w:val="0F4761" w:themeColor="accent1" w:themeShade="BF"/>
      <w:spacing w:val="10"/>
    </w:rPr>
  </w:style>
  <w:style w:type="character" w:customStyle="1" w:styleId="Heading6Char">
    <w:name w:val="Heading 6 Char"/>
    <w:basedOn w:val="DefaultParagraphFont"/>
    <w:link w:val="Heading6"/>
    <w:uiPriority w:val="9"/>
    <w:semiHidden/>
    <w:rsid w:val="00FD1F78"/>
    <w:rPr>
      <w:caps/>
      <w:color w:val="0F4761" w:themeColor="accent1" w:themeShade="BF"/>
      <w:spacing w:val="10"/>
    </w:rPr>
  </w:style>
  <w:style w:type="character" w:customStyle="1" w:styleId="Heading7Char">
    <w:name w:val="Heading 7 Char"/>
    <w:basedOn w:val="DefaultParagraphFont"/>
    <w:link w:val="Heading7"/>
    <w:uiPriority w:val="9"/>
    <w:semiHidden/>
    <w:rsid w:val="00FD1F78"/>
    <w:rPr>
      <w:caps/>
      <w:color w:val="0F4761" w:themeColor="accent1" w:themeShade="BF"/>
      <w:spacing w:val="10"/>
    </w:rPr>
  </w:style>
  <w:style w:type="character" w:customStyle="1" w:styleId="Heading8Char">
    <w:name w:val="Heading 8 Char"/>
    <w:basedOn w:val="DefaultParagraphFont"/>
    <w:link w:val="Heading8"/>
    <w:uiPriority w:val="9"/>
    <w:semiHidden/>
    <w:rsid w:val="00FD1F78"/>
    <w:rPr>
      <w:caps/>
      <w:spacing w:val="10"/>
      <w:sz w:val="18"/>
      <w:szCs w:val="18"/>
    </w:rPr>
  </w:style>
  <w:style w:type="character" w:customStyle="1" w:styleId="Heading9Char">
    <w:name w:val="Heading 9 Char"/>
    <w:basedOn w:val="DefaultParagraphFont"/>
    <w:link w:val="Heading9"/>
    <w:uiPriority w:val="9"/>
    <w:semiHidden/>
    <w:rsid w:val="00FD1F78"/>
    <w:rPr>
      <w:i/>
      <w:iCs/>
      <w:caps/>
      <w:spacing w:val="10"/>
      <w:sz w:val="18"/>
      <w:szCs w:val="18"/>
    </w:rPr>
  </w:style>
  <w:style w:type="paragraph" w:styleId="Title">
    <w:name w:val="Title"/>
    <w:basedOn w:val="Normal"/>
    <w:next w:val="Normal"/>
    <w:link w:val="TitleChar"/>
    <w:uiPriority w:val="10"/>
    <w:qFormat/>
    <w:rsid w:val="00FD1F78"/>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FD1F78"/>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FD1F7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D1F78"/>
    <w:rPr>
      <w:caps/>
      <w:color w:val="595959" w:themeColor="text1" w:themeTint="A6"/>
      <w:spacing w:val="10"/>
      <w:sz w:val="21"/>
      <w:szCs w:val="21"/>
    </w:rPr>
  </w:style>
  <w:style w:type="paragraph" w:styleId="Quote">
    <w:name w:val="Quote"/>
    <w:basedOn w:val="Normal"/>
    <w:next w:val="Normal"/>
    <w:link w:val="QuoteChar"/>
    <w:uiPriority w:val="29"/>
    <w:qFormat/>
    <w:rsid w:val="00FD1F78"/>
    <w:rPr>
      <w:i/>
      <w:iCs/>
      <w:sz w:val="24"/>
      <w:szCs w:val="24"/>
    </w:rPr>
  </w:style>
  <w:style w:type="character" w:customStyle="1" w:styleId="QuoteChar">
    <w:name w:val="Quote Char"/>
    <w:basedOn w:val="DefaultParagraphFont"/>
    <w:link w:val="Quote"/>
    <w:uiPriority w:val="29"/>
    <w:rsid w:val="00FD1F78"/>
    <w:rPr>
      <w:i/>
      <w:iCs/>
      <w:sz w:val="24"/>
      <w:szCs w:val="24"/>
    </w:rPr>
  </w:style>
  <w:style w:type="paragraph" w:styleId="ListParagraph">
    <w:name w:val="List Paragraph"/>
    <w:basedOn w:val="Normal"/>
    <w:uiPriority w:val="34"/>
    <w:qFormat/>
    <w:rsid w:val="004D1E7E"/>
    <w:pPr>
      <w:ind w:left="720"/>
      <w:contextualSpacing/>
    </w:pPr>
  </w:style>
  <w:style w:type="character" w:styleId="IntenseEmphasis">
    <w:name w:val="Intense Emphasis"/>
    <w:uiPriority w:val="21"/>
    <w:qFormat/>
    <w:rsid w:val="00FD1F78"/>
    <w:rPr>
      <w:b/>
      <w:bCs/>
      <w:caps/>
      <w:color w:val="0A2F40" w:themeColor="accent1" w:themeShade="7F"/>
      <w:spacing w:val="10"/>
    </w:rPr>
  </w:style>
  <w:style w:type="paragraph" w:styleId="IntenseQuote">
    <w:name w:val="Intense Quote"/>
    <w:basedOn w:val="Normal"/>
    <w:next w:val="Normal"/>
    <w:link w:val="IntenseQuoteChar"/>
    <w:uiPriority w:val="30"/>
    <w:qFormat/>
    <w:rsid w:val="00FD1F78"/>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FD1F78"/>
    <w:rPr>
      <w:color w:val="156082" w:themeColor="accent1"/>
      <w:sz w:val="24"/>
      <w:szCs w:val="24"/>
    </w:rPr>
  </w:style>
  <w:style w:type="character" w:styleId="IntenseReference">
    <w:name w:val="Intense Reference"/>
    <w:uiPriority w:val="32"/>
    <w:qFormat/>
    <w:rsid w:val="00FD1F78"/>
    <w:rPr>
      <w:b/>
      <w:bCs/>
      <w:i/>
      <w:iCs/>
      <w:caps/>
      <w:color w:val="156082" w:themeColor="accent1"/>
    </w:rPr>
  </w:style>
  <w:style w:type="table" w:styleId="TableGrid">
    <w:name w:val="Table Grid"/>
    <w:basedOn w:val="TableNormal"/>
    <w:uiPriority w:val="39"/>
    <w:rsid w:val="00EA6D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62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243"/>
  </w:style>
  <w:style w:type="paragraph" w:styleId="Footer">
    <w:name w:val="footer"/>
    <w:basedOn w:val="Normal"/>
    <w:link w:val="FooterChar"/>
    <w:uiPriority w:val="99"/>
    <w:unhideWhenUsed/>
    <w:rsid w:val="003662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243"/>
  </w:style>
  <w:style w:type="paragraph" w:styleId="TOCHeading">
    <w:name w:val="TOC Heading"/>
    <w:basedOn w:val="Heading1"/>
    <w:next w:val="Normal"/>
    <w:uiPriority w:val="39"/>
    <w:unhideWhenUsed/>
    <w:qFormat/>
    <w:rsid w:val="00FD1F78"/>
    <w:pPr>
      <w:outlineLvl w:val="9"/>
    </w:pPr>
  </w:style>
  <w:style w:type="paragraph" w:styleId="TOC1">
    <w:name w:val="toc 1"/>
    <w:basedOn w:val="Normal"/>
    <w:next w:val="Normal"/>
    <w:autoRedefine/>
    <w:uiPriority w:val="39"/>
    <w:unhideWhenUsed/>
    <w:rsid w:val="00366243"/>
    <w:pPr>
      <w:spacing w:after="100"/>
    </w:pPr>
  </w:style>
  <w:style w:type="paragraph" w:styleId="TOC2">
    <w:name w:val="toc 2"/>
    <w:basedOn w:val="Normal"/>
    <w:next w:val="Normal"/>
    <w:autoRedefine/>
    <w:uiPriority w:val="39"/>
    <w:unhideWhenUsed/>
    <w:rsid w:val="00366243"/>
    <w:pPr>
      <w:spacing w:after="100"/>
      <w:ind w:left="240"/>
    </w:pPr>
  </w:style>
  <w:style w:type="character" w:styleId="Hyperlink">
    <w:name w:val="Hyperlink"/>
    <w:basedOn w:val="DefaultParagraphFont"/>
    <w:uiPriority w:val="99"/>
    <w:unhideWhenUsed/>
    <w:rsid w:val="00366243"/>
    <w:rPr>
      <w:color w:val="467886" w:themeColor="hyperlink"/>
      <w:u w:val="single"/>
    </w:rPr>
  </w:style>
  <w:style w:type="paragraph" w:styleId="Caption">
    <w:name w:val="caption"/>
    <w:basedOn w:val="Normal"/>
    <w:next w:val="Normal"/>
    <w:uiPriority w:val="35"/>
    <w:semiHidden/>
    <w:unhideWhenUsed/>
    <w:qFormat/>
    <w:rsid w:val="00FD1F78"/>
    <w:rPr>
      <w:b/>
      <w:bCs/>
      <w:color w:val="0F4761" w:themeColor="accent1" w:themeShade="BF"/>
      <w:sz w:val="16"/>
      <w:szCs w:val="16"/>
    </w:rPr>
  </w:style>
  <w:style w:type="character" w:styleId="Strong">
    <w:name w:val="Strong"/>
    <w:uiPriority w:val="22"/>
    <w:qFormat/>
    <w:rsid w:val="00FD1F78"/>
    <w:rPr>
      <w:b/>
      <w:bCs/>
    </w:rPr>
  </w:style>
  <w:style w:type="character" w:styleId="Emphasis">
    <w:name w:val="Emphasis"/>
    <w:uiPriority w:val="20"/>
    <w:qFormat/>
    <w:rsid w:val="00FD1F78"/>
    <w:rPr>
      <w:caps/>
      <w:color w:val="0A2F40" w:themeColor="accent1" w:themeShade="7F"/>
      <w:spacing w:val="5"/>
    </w:rPr>
  </w:style>
  <w:style w:type="paragraph" w:styleId="NoSpacing">
    <w:name w:val="No Spacing"/>
    <w:uiPriority w:val="1"/>
    <w:qFormat/>
    <w:rsid w:val="00FD1F78"/>
    <w:pPr>
      <w:spacing w:after="0" w:line="240" w:lineRule="auto"/>
    </w:pPr>
  </w:style>
  <w:style w:type="character" w:styleId="SubtleEmphasis">
    <w:name w:val="Subtle Emphasis"/>
    <w:uiPriority w:val="19"/>
    <w:qFormat/>
    <w:rsid w:val="00FD1F78"/>
    <w:rPr>
      <w:i/>
      <w:iCs/>
      <w:color w:val="0A2F40" w:themeColor="accent1" w:themeShade="7F"/>
    </w:rPr>
  </w:style>
  <w:style w:type="character" w:styleId="SubtleReference">
    <w:name w:val="Subtle Reference"/>
    <w:uiPriority w:val="31"/>
    <w:qFormat/>
    <w:rsid w:val="00FD1F78"/>
    <w:rPr>
      <w:b/>
      <w:bCs/>
      <w:color w:val="156082" w:themeColor="accent1"/>
    </w:rPr>
  </w:style>
  <w:style w:type="character" w:styleId="BookTitle">
    <w:name w:val="Book Title"/>
    <w:uiPriority w:val="33"/>
    <w:qFormat/>
    <w:rsid w:val="00FD1F78"/>
    <w:rPr>
      <w:b/>
      <w:bCs/>
      <w:i/>
      <w:iCs/>
      <w:spacing w:val="0"/>
    </w:rPr>
  </w:style>
  <w:style w:type="character" w:styleId="CommentReference">
    <w:name w:val="annotation reference"/>
    <w:basedOn w:val="DefaultParagraphFont"/>
    <w:uiPriority w:val="99"/>
    <w:semiHidden/>
    <w:unhideWhenUsed/>
    <w:rsid w:val="00DA1659"/>
    <w:rPr>
      <w:sz w:val="16"/>
      <w:szCs w:val="16"/>
    </w:rPr>
  </w:style>
  <w:style w:type="paragraph" w:styleId="CommentText">
    <w:name w:val="annotation text"/>
    <w:basedOn w:val="Normal"/>
    <w:link w:val="CommentTextChar"/>
    <w:uiPriority w:val="99"/>
    <w:unhideWhenUsed/>
    <w:rsid w:val="00DA1659"/>
    <w:pPr>
      <w:spacing w:line="240" w:lineRule="auto"/>
    </w:pPr>
  </w:style>
  <w:style w:type="character" w:customStyle="1" w:styleId="CommentTextChar">
    <w:name w:val="Comment Text Char"/>
    <w:basedOn w:val="DefaultParagraphFont"/>
    <w:link w:val="CommentText"/>
    <w:uiPriority w:val="99"/>
    <w:rsid w:val="00DA1659"/>
  </w:style>
  <w:style w:type="paragraph" w:styleId="CommentSubject">
    <w:name w:val="annotation subject"/>
    <w:basedOn w:val="CommentText"/>
    <w:next w:val="CommentText"/>
    <w:link w:val="CommentSubjectChar"/>
    <w:uiPriority w:val="99"/>
    <w:semiHidden/>
    <w:unhideWhenUsed/>
    <w:rsid w:val="00DA1659"/>
    <w:rPr>
      <w:b/>
      <w:bCs/>
    </w:rPr>
  </w:style>
  <w:style w:type="character" w:customStyle="1" w:styleId="CommentSubjectChar">
    <w:name w:val="Comment Subject Char"/>
    <w:basedOn w:val="CommentTextChar"/>
    <w:link w:val="CommentSubject"/>
    <w:uiPriority w:val="99"/>
    <w:semiHidden/>
    <w:rsid w:val="00DA1659"/>
    <w:rPr>
      <w:b/>
      <w:bCs/>
    </w:rPr>
  </w:style>
  <w:style w:type="paragraph" w:styleId="TOC3">
    <w:name w:val="toc 3"/>
    <w:basedOn w:val="Normal"/>
    <w:next w:val="Normal"/>
    <w:autoRedefine/>
    <w:uiPriority w:val="39"/>
    <w:unhideWhenUsed/>
    <w:rsid w:val="00C50D85"/>
    <w:pPr>
      <w:spacing w:after="100"/>
      <w:ind w:left="400"/>
    </w:pPr>
  </w:style>
  <w:style w:type="paragraph" w:styleId="Revision">
    <w:name w:val="Revision"/>
    <w:hidden/>
    <w:uiPriority w:val="99"/>
    <w:semiHidden/>
    <w:rsid w:val="003C713A"/>
    <w:pPr>
      <w:spacing w:before="0" w:after="0" w:line="240" w:lineRule="auto"/>
    </w:pPr>
  </w:style>
  <w:style w:type="paragraph" w:styleId="FootnoteText">
    <w:name w:val="footnote text"/>
    <w:basedOn w:val="Normal"/>
    <w:link w:val="FootnoteTextChar"/>
    <w:uiPriority w:val="99"/>
    <w:semiHidden/>
    <w:unhideWhenUsed/>
    <w:rsid w:val="00974689"/>
    <w:pPr>
      <w:spacing w:before="0" w:after="0" w:line="240" w:lineRule="auto"/>
    </w:pPr>
  </w:style>
  <w:style w:type="character" w:customStyle="1" w:styleId="FootnoteTextChar">
    <w:name w:val="Footnote Text Char"/>
    <w:basedOn w:val="DefaultParagraphFont"/>
    <w:link w:val="FootnoteText"/>
    <w:uiPriority w:val="99"/>
    <w:semiHidden/>
    <w:rsid w:val="00974689"/>
  </w:style>
  <w:style w:type="character" w:styleId="FootnoteReference">
    <w:name w:val="footnote reference"/>
    <w:basedOn w:val="DefaultParagraphFont"/>
    <w:uiPriority w:val="99"/>
    <w:semiHidden/>
    <w:unhideWhenUsed/>
    <w:rsid w:val="00974689"/>
    <w:rPr>
      <w:vertAlign w:val="superscript"/>
    </w:rPr>
  </w:style>
  <w:style w:type="paragraph" w:styleId="BalloonText">
    <w:name w:val="Balloon Text"/>
    <w:basedOn w:val="Normal"/>
    <w:link w:val="BalloonTextChar"/>
    <w:uiPriority w:val="99"/>
    <w:semiHidden/>
    <w:unhideWhenUsed/>
    <w:rsid w:val="00EC679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679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964140">
      <w:bodyDiv w:val="1"/>
      <w:marLeft w:val="0"/>
      <w:marRight w:val="0"/>
      <w:marTop w:val="0"/>
      <w:marBottom w:val="0"/>
      <w:divBdr>
        <w:top w:val="none" w:sz="0" w:space="0" w:color="auto"/>
        <w:left w:val="none" w:sz="0" w:space="0" w:color="auto"/>
        <w:bottom w:val="none" w:sz="0" w:space="0" w:color="auto"/>
        <w:right w:val="none" w:sz="0" w:space="0" w:color="auto"/>
      </w:divBdr>
      <w:divsChild>
        <w:div w:id="1103458646">
          <w:marLeft w:val="0"/>
          <w:marRight w:val="0"/>
          <w:marTop w:val="0"/>
          <w:marBottom w:val="0"/>
          <w:divBdr>
            <w:top w:val="none" w:sz="0" w:space="0" w:color="auto"/>
            <w:left w:val="none" w:sz="0" w:space="0" w:color="auto"/>
            <w:bottom w:val="none" w:sz="0" w:space="0" w:color="auto"/>
            <w:right w:val="none" w:sz="0" w:space="0" w:color="auto"/>
          </w:divBdr>
          <w:divsChild>
            <w:div w:id="887689125">
              <w:marLeft w:val="0"/>
              <w:marRight w:val="0"/>
              <w:marTop w:val="0"/>
              <w:marBottom w:val="0"/>
              <w:divBdr>
                <w:top w:val="none" w:sz="0" w:space="0" w:color="auto"/>
                <w:left w:val="none" w:sz="0" w:space="0" w:color="auto"/>
                <w:bottom w:val="none" w:sz="0" w:space="0" w:color="auto"/>
                <w:right w:val="none" w:sz="0" w:space="0" w:color="auto"/>
              </w:divBdr>
              <w:divsChild>
                <w:div w:id="528446590">
                  <w:marLeft w:val="0"/>
                  <w:marRight w:val="0"/>
                  <w:marTop w:val="0"/>
                  <w:marBottom w:val="0"/>
                  <w:divBdr>
                    <w:top w:val="none" w:sz="0" w:space="0" w:color="auto"/>
                    <w:left w:val="none" w:sz="0" w:space="0" w:color="auto"/>
                    <w:bottom w:val="none" w:sz="0" w:space="0" w:color="auto"/>
                    <w:right w:val="none" w:sz="0" w:space="0" w:color="auto"/>
                  </w:divBdr>
                  <w:divsChild>
                    <w:div w:id="543908888">
                      <w:marLeft w:val="0"/>
                      <w:marRight w:val="0"/>
                      <w:marTop w:val="0"/>
                      <w:marBottom w:val="0"/>
                      <w:divBdr>
                        <w:top w:val="none" w:sz="0" w:space="0" w:color="auto"/>
                        <w:left w:val="none" w:sz="0" w:space="0" w:color="auto"/>
                        <w:bottom w:val="none" w:sz="0" w:space="0" w:color="auto"/>
                        <w:right w:val="none" w:sz="0" w:space="0" w:color="auto"/>
                      </w:divBdr>
                      <w:divsChild>
                        <w:div w:id="1970015223">
                          <w:marLeft w:val="0"/>
                          <w:marRight w:val="0"/>
                          <w:marTop w:val="0"/>
                          <w:marBottom w:val="0"/>
                          <w:divBdr>
                            <w:top w:val="none" w:sz="0" w:space="0" w:color="auto"/>
                            <w:left w:val="none" w:sz="0" w:space="0" w:color="auto"/>
                            <w:bottom w:val="none" w:sz="0" w:space="0" w:color="auto"/>
                            <w:right w:val="none" w:sz="0" w:space="0" w:color="auto"/>
                          </w:divBdr>
                          <w:divsChild>
                            <w:div w:id="608316709">
                              <w:marLeft w:val="0"/>
                              <w:marRight w:val="0"/>
                              <w:marTop w:val="0"/>
                              <w:marBottom w:val="0"/>
                              <w:divBdr>
                                <w:top w:val="none" w:sz="0" w:space="0" w:color="auto"/>
                                <w:left w:val="none" w:sz="0" w:space="0" w:color="auto"/>
                                <w:bottom w:val="none" w:sz="0" w:space="0" w:color="auto"/>
                                <w:right w:val="none" w:sz="0" w:space="0" w:color="auto"/>
                              </w:divBdr>
                              <w:divsChild>
                                <w:div w:id="174730587">
                                  <w:marLeft w:val="0"/>
                                  <w:marRight w:val="0"/>
                                  <w:marTop w:val="0"/>
                                  <w:marBottom w:val="0"/>
                                  <w:divBdr>
                                    <w:top w:val="none" w:sz="0" w:space="0" w:color="auto"/>
                                    <w:left w:val="none" w:sz="0" w:space="0" w:color="auto"/>
                                    <w:bottom w:val="none" w:sz="0" w:space="0" w:color="auto"/>
                                    <w:right w:val="none" w:sz="0" w:space="0" w:color="auto"/>
                                  </w:divBdr>
                                  <w:divsChild>
                                    <w:div w:id="1781872944">
                                      <w:marLeft w:val="0"/>
                                      <w:marRight w:val="0"/>
                                      <w:marTop w:val="0"/>
                                      <w:marBottom w:val="0"/>
                                      <w:divBdr>
                                        <w:top w:val="none" w:sz="0" w:space="0" w:color="auto"/>
                                        <w:left w:val="none" w:sz="0" w:space="0" w:color="auto"/>
                                        <w:bottom w:val="none" w:sz="0" w:space="0" w:color="auto"/>
                                        <w:right w:val="none" w:sz="0" w:space="0" w:color="auto"/>
                                      </w:divBdr>
                                      <w:divsChild>
                                        <w:div w:id="1365474621">
                                          <w:blockQuote w:val="1"/>
                                          <w:marLeft w:val="720"/>
                                          <w:marRight w:val="720"/>
                                          <w:marTop w:val="100"/>
                                          <w:marBottom w:val="100"/>
                                          <w:divBdr>
                                            <w:top w:val="none" w:sz="0" w:space="0" w:color="auto"/>
                                            <w:left w:val="none" w:sz="0" w:space="0" w:color="auto"/>
                                            <w:bottom w:val="none" w:sz="0" w:space="0" w:color="auto"/>
                                            <w:right w:val="none" w:sz="0" w:space="0" w:color="auto"/>
                                          </w:divBdr>
                                        </w:div>
                                        <w:div w:id="931549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2056">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7638">
                                          <w:blockQuote w:val="1"/>
                                          <w:marLeft w:val="720"/>
                                          <w:marRight w:val="720"/>
                                          <w:marTop w:val="100"/>
                                          <w:marBottom w:val="100"/>
                                          <w:divBdr>
                                            <w:top w:val="none" w:sz="0" w:space="0" w:color="auto"/>
                                            <w:left w:val="none" w:sz="0" w:space="0" w:color="auto"/>
                                            <w:bottom w:val="none" w:sz="0" w:space="0" w:color="auto"/>
                                            <w:right w:val="none" w:sz="0" w:space="0" w:color="auto"/>
                                          </w:divBdr>
                                        </w:div>
                                        <w:div w:id="699664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624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374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45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393001">
                                          <w:blockQuote w:val="1"/>
                                          <w:marLeft w:val="720"/>
                                          <w:marRight w:val="720"/>
                                          <w:marTop w:val="100"/>
                                          <w:marBottom w:val="100"/>
                                          <w:divBdr>
                                            <w:top w:val="none" w:sz="0" w:space="0" w:color="auto"/>
                                            <w:left w:val="none" w:sz="0" w:space="0" w:color="auto"/>
                                            <w:bottom w:val="none" w:sz="0" w:space="0" w:color="auto"/>
                                            <w:right w:val="none" w:sz="0" w:space="0" w:color="auto"/>
                                          </w:divBdr>
                                        </w:div>
                                        <w:div w:id="996881549">
                                          <w:blockQuote w:val="1"/>
                                          <w:marLeft w:val="720"/>
                                          <w:marRight w:val="720"/>
                                          <w:marTop w:val="100"/>
                                          <w:marBottom w:val="100"/>
                                          <w:divBdr>
                                            <w:top w:val="none" w:sz="0" w:space="0" w:color="auto"/>
                                            <w:left w:val="none" w:sz="0" w:space="0" w:color="auto"/>
                                            <w:bottom w:val="none" w:sz="0" w:space="0" w:color="auto"/>
                                            <w:right w:val="none" w:sz="0" w:space="0" w:color="auto"/>
                                          </w:divBdr>
                                        </w:div>
                                        <w:div w:id="826896019">
                                          <w:blockQuote w:val="1"/>
                                          <w:marLeft w:val="720"/>
                                          <w:marRight w:val="720"/>
                                          <w:marTop w:val="100"/>
                                          <w:marBottom w:val="100"/>
                                          <w:divBdr>
                                            <w:top w:val="none" w:sz="0" w:space="0" w:color="auto"/>
                                            <w:left w:val="none" w:sz="0" w:space="0" w:color="auto"/>
                                            <w:bottom w:val="none" w:sz="0" w:space="0" w:color="auto"/>
                                            <w:right w:val="none" w:sz="0" w:space="0" w:color="auto"/>
                                          </w:divBdr>
                                        </w:div>
                                        <w:div w:id="540941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552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572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472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4481141">
      <w:bodyDiv w:val="1"/>
      <w:marLeft w:val="0"/>
      <w:marRight w:val="0"/>
      <w:marTop w:val="0"/>
      <w:marBottom w:val="0"/>
      <w:divBdr>
        <w:top w:val="none" w:sz="0" w:space="0" w:color="auto"/>
        <w:left w:val="none" w:sz="0" w:space="0" w:color="auto"/>
        <w:bottom w:val="none" w:sz="0" w:space="0" w:color="auto"/>
        <w:right w:val="none" w:sz="0" w:space="0" w:color="auto"/>
      </w:divBdr>
    </w:div>
    <w:div w:id="285818460">
      <w:bodyDiv w:val="1"/>
      <w:marLeft w:val="0"/>
      <w:marRight w:val="0"/>
      <w:marTop w:val="0"/>
      <w:marBottom w:val="0"/>
      <w:divBdr>
        <w:top w:val="none" w:sz="0" w:space="0" w:color="auto"/>
        <w:left w:val="none" w:sz="0" w:space="0" w:color="auto"/>
        <w:bottom w:val="none" w:sz="0" w:space="0" w:color="auto"/>
        <w:right w:val="none" w:sz="0" w:space="0" w:color="auto"/>
      </w:divBdr>
      <w:divsChild>
        <w:div w:id="1853454895">
          <w:marLeft w:val="547"/>
          <w:marRight w:val="0"/>
          <w:marTop w:val="0"/>
          <w:marBottom w:val="0"/>
          <w:divBdr>
            <w:top w:val="none" w:sz="0" w:space="0" w:color="auto"/>
            <w:left w:val="none" w:sz="0" w:space="0" w:color="auto"/>
            <w:bottom w:val="none" w:sz="0" w:space="0" w:color="auto"/>
            <w:right w:val="none" w:sz="0" w:space="0" w:color="auto"/>
          </w:divBdr>
        </w:div>
      </w:divsChild>
    </w:div>
    <w:div w:id="297490708">
      <w:bodyDiv w:val="1"/>
      <w:marLeft w:val="0"/>
      <w:marRight w:val="0"/>
      <w:marTop w:val="0"/>
      <w:marBottom w:val="0"/>
      <w:divBdr>
        <w:top w:val="none" w:sz="0" w:space="0" w:color="auto"/>
        <w:left w:val="none" w:sz="0" w:space="0" w:color="auto"/>
        <w:bottom w:val="none" w:sz="0" w:space="0" w:color="auto"/>
        <w:right w:val="none" w:sz="0" w:space="0" w:color="auto"/>
      </w:divBdr>
    </w:div>
    <w:div w:id="346099326">
      <w:bodyDiv w:val="1"/>
      <w:marLeft w:val="0"/>
      <w:marRight w:val="0"/>
      <w:marTop w:val="0"/>
      <w:marBottom w:val="0"/>
      <w:divBdr>
        <w:top w:val="none" w:sz="0" w:space="0" w:color="auto"/>
        <w:left w:val="none" w:sz="0" w:space="0" w:color="auto"/>
        <w:bottom w:val="none" w:sz="0" w:space="0" w:color="auto"/>
        <w:right w:val="none" w:sz="0" w:space="0" w:color="auto"/>
      </w:divBdr>
    </w:div>
    <w:div w:id="530797830">
      <w:bodyDiv w:val="1"/>
      <w:marLeft w:val="0"/>
      <w:marRight w:val="0"/>
      <w:marTop w:val="0"/>
      <w:marBottom w:val="0"/>
      <w:divBdr>
        <w:top w:val="none" w:sz="0" w:space="0" w:color="auto"/>
        <w:left w:val="none" w:sz="0" w:space="0" w:color="auto"/>
        <w:bottom w:val="none" w:sz="0" w:space="0" w:color="auto"/>
        <w:right w:val="none" w:sz="0" w:space="0" w:color="auto"/>
      </w:divBdr>
      <w:divsChild>
        <w:div w:id="584994972">
          <w:marLeft w:val="0"/>
          <w:marRight w:val="0"/>
          <w:marTop w:val="0"/>
          <w:marBottom w:val="0"/>
          <w:divBdr>
            <w:top w:val="none" w:sz="0" w:space="0" w:color="auto"/>
            <w:left w:val="none" w:sz="0" w:space="0" w:color="auto"/>
            <w:bottom w:val="none" w:sz="0" w:space="0" w:color="auto"/>
            <w:right w:val="none" w:sz="0" w:space="0" w:color="auto"/>
          </w:divBdr>
          <w:divsChild>
            <w:div w:id="476189154">
              <w:marLeft w:val="0"/>
              <w:marRight w:val="0"/>
              <w:marTop w:val="0"/>
              <w:marBottom w:val="0"/>
              <w:divBdr>
                <w:top w:val="none" w:sz="0" w:space="0" w:color="auto"/>
                <w:left w:val="none" w:sz="0" w:space="0" w:color="auto"/>
                <w:bottom w:val="none" w:sz="0" w:space="0" w:color="auto"/>
                <w:right w:val="none" w:sz="0" w:space="0" w:color="auto"/>
              </w:divBdr>
              <w:divsChild>
                <w:div w:id="1246375122">
                  <w:marLeft w:val="0"/>
                  <w:marRight w:val="0"/>
                  <w:marTop w:val="0"/>
                  <w:marBottom w:val="0"/>
                  <w:divBdr>
                    <w:top w:val="none" w:sz="0" w:space="0" w:color="auto"/>
                    <w:left w:val="none" w:sz="0" w:space="0" w:color="auto"/>
                    <w:bottom w:val="none" w:sz="0" w:space="0" w:color="auto"/>
                    <w:right w:val="none" w:sz="0" w:space="0" w:color="auto"/>
                  </w:divBdr>
                  <w:divsChild>
                    <w:div w:id="595409352">
                      <w:marLeft w:val="0"/>
                      <w:marRight w:val="0"/>
                      <w:marTop w:val="0"/>
                      <w:marBottom w:val="0"/>
                      <w:divBdr>
                        <w:top w:val="none" w:sz="0" w:space="0" w:color="auto"/>
                        <w:left w:val="none" w:sz="0" w:space="0" w:color="auto"/>
                        <w:bottom w:val="none" w:sz="0" w:space="0" w:color="auto"/>
                        <w:right w:val="none" w:sz="0" w:space="0" w:color="auto"/>
                      </w:divBdr>
                      <w:divsChild>
                        <w:div w:id="185675840">
                          <w:marLeft w:val="0"/>
                          <w:marRight w:val="0"/>
                          <w:marTop w:val="0"/>
                          <w:marBottom w:val="0"/>
                          <w:divBdr>
                            <w:top w:val="none" w:sz="0" w:space="0" w:color="auto"/>
                            <w:left w:val="none" w:sz="0" w:space="0" w:color="auto"/>
                            <w:bottom w:val="none" w:sz="0" w:space="0" w:color="auto"/>
                            <w:right w:val="none" w:sz="0" w:space="0" w:color="auto"/>
                          </w:divBdr>
                          <w:divsChild>
                            <w:div w:id="905997400">
                              <w:marLeft w:val="0"/>
                              <w:marRight w:val="0"/>
                              <w:marTop w:val="0"/>
                              <w:marBottom w:val="0"/>
                              <w:divBdr>
                                <w:top w:val="none" w:sz="0" w:space="0" w:color="auto"/>
                                <w:left w:val="none" w:sz="0" w:space="0" w:color="auto"/>
                                <w:bottom w:val="none" w:sz="0" w:space="0" w:color="auto"/>
                                <w:right w:val="none" w:sz="0" w:space="0" w:color="auto"/>
                              </w:divBdr>
                              <w:divsChild>
                                <w:div w:id="1335647810">
                                  <w:marLeft w:val="0"/>
                                  <w:marRight w:val="0"/>
                                  <w:marTop w:val="0"/>
                                  <w:marBottom w:val="0"/>
                                  <w:divBdr>
                                    <w:top w:val="none" w:sz="0" w:space="0" w:color="auto"/>
                                    <w:left w:val="none" w:sz="0" w:space="0" w:color="auto"/>
                                    <w:bottom w:val="none" w:sz="0" w:space="0" w:color="auto"/>
                                    <w:right w:val="none" w:sz="0" w:space="0" w:color="auto"/>
                                  </w:divBdr>
                                  <w:divsChild>
                                    <w:div w:id="69354292">
                                      <w:marLeft w:val="0"/>
                                      <w:marRight w:val="0"/>
                                      <w:marTop w:val="0"/>
                                      <w:marBottom w:val="0"/>
                                      <w:divBdr>
                                        <w:top w:val="none" w:sz="0" w:space="0" w:color="auto"/>
                                        <w:left w:val="none" w:sz="0" w:space="0" w:color="auto"/>
                                        <w:bottom w:val="none" w:sz="0" w:space="0" w:color="auto"/>
                                        <w:right w:val="none" w:sz="0" w:space="0" w:color="auto"/>
                                      </w:divBdr>
                                      <w:divsChild>
                                        <w:div w:id="1127538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227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679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863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00011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767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63434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152535">
                                          <w:blockQuote w:val="1"/>
                                          <w:marLeft w:val="720"/>
                                          <w:marRight w:val="720"/>
                                          <w:marTop w:val="100"/>
                                          <w:marBottom w:val="100"/>
                                          <w:divBdr>
                                            <w:top w:val="none" w:sz="0" w:space="0" w:color="auto"/>
                                            <w:left w:val="none" w:sz="0" w:space="0" w:color="auto"/>
                                            <w:bottom w:val="none" w:sz="0" w:space="0" w:color="auto"/>
                                            <w:right w:val="none" w:sz="0" w:space="0" w:color="auto"/>
                                          </w:divBdr>
                                        </w:div>
                                        <w:div w:id="624581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757188">
                                          <w:blockQuote w:val="1"/>
                                          <w:marLeft w:val="720"/>
                                          <w:marRight w:val="720"/>
                                          <w:marTop w:val="100"/>
                                          <w:marBottom w:val="100"/>
                                          <w:divBdr>
                                            <w:top w:val="none" w:sz="0" w:space="0" w:color="auto"/>
                                            <w:left w:val="none" w:sz="0" w:space="0" w:color="auto"/>
                                            <w:bottom w:val="none" w:sz="0" w:space="0" w:color="auto"/>
                                            <w:right w:val="none" w:sz="0" w:space="0" w:color="auto"/>
                                          </w:divBdr>
                                        </w:div>
                                        <w:div w:id="48574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968746">
                                          <w:blockQuote w:val="1"/>
                                          <w:marLeft w:val="720"/>
                                          <w:marRight w:val="720"/>
                                          <w:marTop w:val="100"/>
                                          <w:marBottom w:val="100"/>
                                          <w:divBdr>
                                            <w:top w:val="none" w:sz="0" w:space="0" w:color="auto"/>
                                            <w:left w:val="none" w:sz="0" w:space="0" w:color="auto"/>
                                            <w:bottom w:val="none" w:sz="0" w:space="0" w:color="auto"/>
                                            <w:right w:val="none" w:sz="0" w:space="0" w:color="auto"/>
                                          </w:divBdr>
                                        </w:div>
                                        <w:div w:id="295572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7232237">
      <w:bodyDiv w:val="1"/>
      <w:marLeft w:val="0"/>
      <w:marRight w:val="0"/>
      <w:marTop w:val="0"/>
      <w:marBottom w:val="0"/>
      <w:divBdr>
        <w:top w:val="none" w:sz="0" w:space="0" w:color="auto"/>
        <w:left w:val="none" w:sz="0" w:space="0" w:color="auto"/>
        <w:bottom w:val="none" w:sz="0" w:space="0" w:color="auto"/>
        <w:right w:val="none" w:sz="0" w:space="0" w:color="auto"/>
      </w:divBdr>
      <w:divsChild>
        <w:div w:id="1273242105">
          <w:marLeft w:val="547"/>
          <w:marRight w:val="0"/>
          <w:marTop w:val="0"/>
          <w:marBottom w:val="0"/>
          <w:divBdr>
            <w:top w:val="none" w:sz="0" w:space="0" w:color="auto"/>
            <w:left w:val="none" w:sz="0" w:space="0" w:color="auto"/>
            <w:bottom w:val="none" w:sz="0" w:space="0" w:color="auto"/>
            <w:right w:val="none" w:sz="0" w:space="0" w:color="auto"/>
          </w:divBdr>
        </w:div>
        <w:div w:id="179592890">
          <w:marLeft w:val="547"/>
          <w:marRight w:val="0"/>
          <w:marTop w:val="0"/>
          <w:marBottom w:val="0"/>
          <w:divBdr>
            <w:top w:val="none" w:sz="0" w:space="0" w:color="auto"/>
            <w:left w:val="none" w:sz="0" w:space="0" w:color="auto"/>
            <w:bottom w:val="none" w:sz="0" w:space="0" w:color="auto"/>
            <w:right w:val="none" w:sz="0" w:space="0" w:color="auto"/>
          </w:divBdr>
        </w:div>
        <w:div w:id="363989814">
          <w:marLeft w:val="547"/>
          <w:marRight w:val="0"/>
          <w:marTop w:val="0"/>
          <w:marBottom w:val="0"/>
          <w:divBdr>
            <w:top w:val="none" w:sz="0" w:space="0" w:color="auto"/>
            <w:left w:val="none" w:sz="0" w:space="0" w:color="auto"/>
            <w:bottom w:val="none" w:sz="0" w:space="0" w:color="auto"/>
            <w:right w:val="none" w:sz="0" w:space="0" w:color="auto"/>
          </w:divBdr>
        </w:div>
      </w:divsChild>
    </w:div>
    <w:div w:id="730661040">
      <w:bodyDiv w:val="1"/>
      <w:marLeft w:val="0"/>
      <w:marRight w:val="0"/>
      <w:marTop w:val="0"/>
      <w:marBottom w:val="0"/>
      <w:divBdr>
        <w:top w:val="none" w:sz="0" w:space="0" w:color="auto"/>
        <w:left w:val="none" w:sz="0" w:space="0" w:color="auto"/>
        <w:bottom w:val="none" w:sz="0" w:space="0" w:color="auto"/>
        <w:right w:val="none" w:sz="0" w:space="0" w:color="auto"/>
      </w:divBdr>
      <w:divsChild>
        <w:div w:id="1175918880">
          <w:marLeft w:val="547"/>
          <w:marRight w:val="0"/>
          <w:marTop w:val="0"/>
          <w:marBottom w:val="0"/>
          <w:divBdr>
            <w:top w:val="none" w:sz="0" w:space="0" w:color="auto"/>
            <w:left w:val="none" w:sz="0" w:space="0" w:color="auto"/>
            <w:bottom w:val="none" w:sz="0" w:space="0" w:color="auto"/>
            <w:right w:val="none" w:sz="0" w:space="0" w:color="auto"/>
          </w:divBdr>
        </w:div>
        <w:div w:id="1193882178">
          <w:marLeft w:val="547"/>
          <w:marRight w:val="0"/>
          <w:marTop w:val="0"/>
          <w:marBottom w:val="0"/>
          <w:divBdr>
            <w:top w:val="none" w:sz="0" w:space="0" w:color="auto"/>
            <w:left w:val="none" w:sz="0" w:space="0" w:color="auto"/>
            <w:bottom w:val="none" w:sz="0" w:space="0" w:color="auto"/>
            <w:right w:val="none" w:sz="0" w:space="0" w:color="auto"/>
          </w:divBdr>
        </w:div>
        <w:div w:id="1463420964">
          <w:marLeft w:val="547"/>
          <w:marRight w:val="0"/>
          <w:marTop w:val="0"/>
          <w:marBottom w:val="0"/>
          <w:divBdr>
            <w:top w:val="none" w:sz="0" w:space="0" w:color="auto"/>
            <w:left w:val="none" w:sz="0" w:space="0" w:color="auto"/>
            <w:bottom w:val="none" w:sz="0" w:space="0" w:color="auto"/>
            <w:right w:val="none" w:sz="0" w:space="0" w:color="auto"/>
          </w:divBdr>
        </w:div>
        <w:div w:id="839735862">
          <w:marLeft w:val="547"/>
          <w:marRight w:val="0"/>
          <w:marTop w:val="0"/>
          <w:marBottom w:val="0"/>
          <w:divBdr>
            <w:top w:val="none" w:sz="0" w:space="0" w:color="auto"/>
            <w:left w:val="none" w:sz="0" w:space="0" w:color="auto"/>
            <w:bottom w:val="none" w:sz="0" w:space="0" w:color="auto"/>
            <w:right w:val="none" w:sz="0" w:space="0" w:color="auto"/>
          </w:divBdr>
        </w:div>
        <w:div w:id="1241863208">
          <w:marLeft w:val="547"/>
          <w:marRight w:val="0"/>
          <w:marTop w:val="0"/>
          <w:marBottom w:val="0"/>
          <w:divBdr>
            <w:top w:val="none" w:sz="0" w:space="0" w:color="auto"/>
            <w:left w:val="none" w:sz="0" w:space="0" w:color="auto"/>
            <w:bottom w:val="none" w:sz="0" w:space="0" w:color="auto"/>
            <w:right w:val="none" w:sz="0" w:space="0" w:color="auto"/>
          </w:divBdr>
        </w:div>
      </w:divsChild>
    </w:div>
    <w:div w:id="746848481">
      <w:bodyDiv w:val="1"/>
      <w:marLeft w:val="0"/>
      <w:marRight w:val="0"/>
      <w:marTop w:val="0"/>
      <w:marBottom w:val="0"/>
      <w:divBdr>
        <w:top w:val="none" w:sz="0" w:space="0" w:color="auto"/>
        <w:left w:val="none" w:sz="0" w:space="0" w:color="auto"/>
        <w:bottom w:val="none" w:sz="0" w:space="0" w:color="auto"/>
        <w:right w:val="none" w:sz="0" w:space="0" w:color="auto"/>
      </w:divBdr>
    </w:div>
    <w:div w:id="880901347">
      <w:bodyDiv w:val="1"/>
      <w:marLeft w:val="0"/>
      <w:marRight w:val="0"/>
      <w:marTop w:val="0"/>
      <w:marBottom w:val="0"/>
      <w:divBdr>
        <w:top w:val="none" w:sz="0" w:space="0" w:color="auto"/>
        <w:left w:val="none" w:sz="0" w:space="0" w:color="auto"/>
        <w:bottom w:val="none" w:sz="0" w:space="0" w:color="auto"/>
        <w:right w:val="none" w:sz="0" w:space="0" w:color="auto"/>
      </w:divBdr>
      <w:divsChild>
        <w:div w:id="271744625">
          <w:marLeft w:val="547"/>
          <w:marRight w:val="0"/>
          <w:marTop w:val="0"/>
          <w:marBottom w:val="0"/>
          <w:divBdr>
            <w:top w:val="none" w:sz="0" w:space="0" w:color="auto"/>
            <w:left w:val="none" w:sz="0" w:space="0" w:color="auto"/>
            <w:bottom w:val="none" w:sz="0" w:space="0" w:color="auto"/>
            <w:right w:val="none" w:sz="0" w:space="0" w:color="auto"/>
          </w:divBdr>
        </w:div>
        <w:div w:id="239753840">
          <w:marLeft w:val="547"/>
          <w:marRight w:val="0"/>
          <w:marTop w:val="0"/>
          <w:marBottom w:val="0"/>
          <w:divBdr>
            <w:top w:val="none" w:sz="0" w:space="0" w:color="auto"/>
            <w:left w:val="none" w:sz="0" w:space="0" w:color="auto"/>
            <w:bottom w:val="none" w:sz="0" w:space="0" w:color="auto"/>
            <w:right w:val="none" w:sz="0" w:space="0" w:color="auto"/>
          </w:divBdr>
        </w:div>
        <w:div w:id="2099255810">
          <w:marLeft w:val="547"/>
          <w:marRight w:val="0"/>
          <w:marTop w:val="0"/>
          <w:marBottom w:val="0"/>
          <w:divBdr>
            <w:top w:val="none" w:sz="0" w:space="0" w:color="auto"/>
            <w:left w:val="none" w:sz="0" w:space="0" w:color="auto"/>
            <w:bottom w:val="none" w:sz="0" w:space="0" w:color="auto"/>
            <w:right w:val="none" w:sz="0" w:space="0" w:color="auto"/>
          </w:divBdr>
        </w:div>
        <w:div w:id="1870296302">
          <w:marLeft w:val="1267"/>
          <w:marRight w:val="0"/>
          <w:marTop w:val="0"/>
          <w:marBottom w:val="0"/>
          <w:divBdr>
            <w:top w:val="none" w:sz="0" w:space="0" w:color="auto"/>
            <w:left w:val="none" w:sz="0" w:space="0" w:color="auto"/>
            <w:bottom w:val="none" w:sz="0" w:space="0" w:color="auto"/>
            <w:right w:val="none" w:sz="0" w:space="0" w:color="auto"/>
          </w:divBdr>
        </w:div>
        <w:div w:id="825777557">
          <w:marLeft w:val="1267"/>
          <w:marRight w:val="0"/>
          <w:marTop w:val="0"/>
          <w:marBottom w:val="0"/>
          <w:divBdr>
            <w:top w:val="none" w:sz="0" w:space="0" w:color="auto"/>
            <w:left w:val="none" w:sz="0" w:space="0" w:color="auto"/>
            <w:bottom w:val="none" w:sz="0" w:space="0" w:color="auto"/>
            <w:right w:val="none" w:sz="0" w:space="0" w:color="auto"/>
          </w:divBdr>
        </w:div>
        <w:div w:id="440417823">
          <w:marLeft w:val="1267"/>
          <w:marRight w:val="0"/>
          <w:marTop w:val="0"/>
          <w:marBottom w:val="0"/>
          <w:divBdr>
            <w:top w:val="none" w:sz="0" w:space="0" w:color="auto"/>
            <w:left w:val="none" w:sz="0" w:space="0" w:color="auto"/>
            <w:bottom w:val="none" w:sz="0" w:space="0" w:color="auto"/>
            <w:right w:val="none" w:sz="0" w:space="0" w:color="auto"/>
          </w:divBdr>
        </w:div>
        <w:div w:id="280696001">
          <w:marLeft w:val="547"/>
          <w:marRight w:val="0"/>
          <w:marTop w:val="0"/>
          <w:marBottom w:val="0"/>
          <w:divBdr>
            <w:top w:val="none" w:sz="0" w:space="0" w:color="auto"/>
            <w:left w:val="none" w:sz="0" w:space="0" w:color="auto"/>
            <w:bottom w:val="none" w:sz="0" w:space="0" w:color="auto"/>
            <w:right w:val="none" w:sz="0" w:space="0" w:color="auto"/>
          </w:divBdr>
        </w:div>
      </w:divsChild>
    </w:div>
    <w:div w:id="979505242">
      <w:bodyDiv w:val="1"/>
      <w:marLeft w:val="0"/>
      <w:marRight w:val="0"/>
      <w:marTop w:val="0"/>
      <w:marBottom w:val="0"/>
      <w:divBdr>
        <w:top w:val="none" w:sz="0" w:space="0" w:color="auto"/>
        <w:left w:val="none" w:sz="0" w:space="0" w:color="auto"/>
        <w:bottom w:val="none" w:sz="0" w:space="0" w:color="auto"/>
        <w:right w:val="none" w:sz="0" w:space="0" w:color="auto"/>
      </w:divBdr>
    </w:div>
    <w:div w:id="981274806">
      <w:bodyDiv w:val="1"/>
      <w:marLeft w:val="0"/>
      <w:marRight w:val="0"/>
      <w:marTop w:val="0"/>
      <w:marBottom w:val="0"/>
      <w:divBdr>
        <w:top w:val="none" w:sz="0" w:space="0" w:color="auto"/>
        <w:left w:val="none" w:sz="0" w:space="0" w:color="auto"/>
        <w:bottom w:val="none" w:sz="0" w:space="0" w:color="auto"/>
        <w:right w:val="none" w:sz="0" w:space="0" w:color="auto"/>
      </w:divBdr>
    </w:div>
    <w:div w:id="1022822817">
      <w:bodyDiv w:val="1"/>
      <w:marLeft w:val="0"/>
      <w:marRight w:val="0"/>
      <w:marTop w:val="0"/>
      <w:marBottom w:val="0"/>
      <w:divBdr>
        <w:top w:val="none" w:sz="0" w:space="0" w:color="auto"/>
        <w:left w:val="none" w:sz="0" w:space="0" w:color="auto"/>
        <w:bottom w:val="none" w:sz="0" w:space="0" w:color="auto"/>
        <w:right w:val="none" w:sz="0" w:space="0" w:color="auto"/>
      </w:divBdr>
    </w:div>
    <w:div w:id="1257177610">
      <w:bodyDiv w:val="1"/>
      <w:marLeft w:val="0"/>
      <w:marRight w:val="0"/>
      <w:marTop w:val="0"/>
      <w:marBottom w:val="0"/>
      <w:divBdr>
        <w:top w:val="none" w:sz="0" w:space="0" w:color="auto"/>
        <w:left w:val="none" w:sz="0" w:space="0" w:color="auto"/>
        <w:bottom w:val="none" w:sz="0" w:space="0" w:color="auto"/>
        <w:right w:val="none" w:sz="0" w:space="0" w:color="auto"/>
      </w:divBdr>
    </w:div>
    <w:div w:id="1463381848">
      <w:bodyDiv w:val="1"/>
      <w:marLeft w:val="0"/>
      <w:marRight w:val="0"/>
      <w:marTop w:val="0"/>
      <w:marBottom w:val="0"/>
      <w:divBdr>
        <w:top w:val="none" w:sz="0" w:space="0" w:color="auto"/>
        <w:left w:val="none" w:sz="0" w:space="0" w:color="auto"/>
        <w:bottom w:val="none" w:sz="0" w:space="0" w:color="auto"/>
        <w:right w:val="none" w:sz="0" w:space="0" w:color="auto"/>
      </w:divBdr>
    </w:div>
    <w:div w:id="1470055733">
      <w:bodyDiv w:val="1"/>
      <w:marLeft w:val="0"/>
      <w:marRight w:val="0"/>
      <w:marTop w:val="0"/>
      <w:marBottom w:val="0"/>
      <w:divBdr>
        <w:top w:val="none" w:sz="0" w:space="0" w:color="auto"/>
        <w:left w:val="none" w:sz="0" w:space="0" w:color="auto"/>
        <w:bottom w:val="none" w:sz="0" w:space="0" w:color="auto"/>
        <w:right w:val="none" w:sz="0" w:space="0" w:color="auto"/>
      </w:divBdr>
    </w:div>
    <w:div w:id="1480877107">
      <w:bodyDiv w:val="1"/>
      <w:marLeft w:val="0"/>
      <w:marRight w:val="0"/>
      <w:marTop w:val="0"/>
      <w:marBottom w:val="0"/>
      <w:divBdr>
        <w:top w:val="none" w:sz="0" w:space="0" w:color="auto"/>
        <w:left w:val="none" w:sz="0" w:space="0" w:color="auto"/>
        <w:bottom w:val="none" w:sz="0" w:space="0" w:color="auto"/>
        <w:right w:val="none" w:sz="0" w:space="0" w:color="auto"/>
      </w:divBdr>
      <w:divsChild>
        <w:div w:id="305551982">
          <w:marLeft w:val="547"/>
          <w:marRight w:val="0"/>
          <w:marTop w:val="0"/>
          <w:marBottom w:val="0"/>
          <w:divBdr>
            <w:top w:val="none" w:sz="0" w:space="0" w:color="auto"/>
            <w:left w:val="none" w:sz="0" w:space="0" w:color="auto"/>
            <w:bottom w:val="none" w:sz="0" w:space="0" w:color="auto"/>
            <w:right w:val="none" w:sz="0" w:space="0" w:color="auto"/>
          </w:divBdr>
        </w:div>
        <w:div w:id="1219054731">
          <w:marLeft w:val="547"/>
          <w:marRight w:val="0"/>
          <w:marTop w:val="0"/>
          <w:marBottom w:val="0"/>
          <w:divBdr>
            <w:top w:val="none" w:sz="0" w:space="0" w:color="auto"/>
            <w:left w:val="none" w:sz="0" w:space="0" w:color="auto"/>
            <w:bottom w:val="none" w:sz="0" w:space="0" w:color="auto"/>
            <w:right w:val="none" w:sz="0" w:space="0" w:color="auto"/>
          </w:divBdr>
        </w:div>
        <w:div w:id="1727332553">
          <w:marLeft w:val="547"/>
          <w:marRight w:val="0"/>
          <w:marTop w:val="0"/>
          <w:marBottom w:val="0"/>
          <w:divBdr>
            <w:top w:val="none" w:sz="0" w:space="0" w:color="auto"/>
            <w:left w:val="none" w:sz="0" w:space="0" w:color="auto"/>
            <w:bottom w:val="none" w:sz="0" w:space="0" w:color="auto"/>
            <w:right w:val="none" w:sz="0" w:space="0" w:color="auto"/>
          </w:divBdr>
        </w:div>
        <w:div w:id="1907377890">
          <w:marLeft w:val="1267"/>
          <w:marRight w:val="0"/>
          <w:marTop w:val="0"/>
          <w:marBottom w:val="0"/>
          <w:divBdr>
            <w:top w:val="none" w:sz="0" w:space="0" w:color="auto"/>
            <w:left w:val="none" w:sz="0" w:space="0" w:color="auto"/>
            <w:bottom w:val="none" w:sz="0" w:space="0" w:color="auto"/>
            <w:right w:val="none" w:sz="0" w:space="0" w:color="auto"/>
          </w:divBdr>
        </w:div>
        <w:div w:id="703945791">
          <w:marLeft w:val="1267"/>
          <w:marRight w:val="0"/>
          <w:marTop w:val="0"/>
          <w:marBottom w:val="0"/>
          <w:divBdr>
            <w:top w:val="none" w:sz="0" w:space="0" w:color="auto"/>
            <w:left w:val="none" w:sz="0" w:space="0" w:color="auto"/>
            <w:bottom w:val="none" w:sz="0" w:space="0" w:color="auto"/>
            <w:right w:val="none" w:sz="0" w:space="0" w:color="auto"/>
          </w:divBdr>
        </w:div>
        <w:div w:id="25715632">
          <w:marLeft w:val="1267"/>
          <w:marRight w:val="0"/>
          <w:marTop w:val="0"/>
          <w:marBottom w:val="0"/>
          <w:divBdr>
            <w:top w:val="none" w:sz="0" w:space="0" w:color="auto"/>
            <w:left w:val="none" w:sz="0" w:space="0" w:color="auto"/>
            <w:bottom w:val="none" w:sz="0" w:space="0" w:color="auto"/>
            <w:right w:val="none" w:sz="0" w:space="0" w:color="auto"/>
          </w:divBdr>
        </w:div>
        <w:div w:id="1083333571">
          <w:marLeft w:val="547"/>
          <w:marRight w:val="0"/>
          <w:marTop w:val="0"/>
          <w:marBottom w:val="0"/>
          <w:divBdr>
            <w:top w:val="none" w:sz="0" w:space="0" w:color="auto"/>
            <w:left w:val="none" w:sz="0" w:space="0" w:color="auto"/>
            <w:bottom w:val="none" w:sz="0" w:space="0" w:color="auto"/>
            <w:right w:val="none" w:sz="0" w:space="0" w:color="auto"/>
          </w:divBdr>
        </w:div>
      </w:divsChild>
    </w:div>
    <w:div w:id="1503157739">
      <w:bodyDiv w:val="1"/>
      <w:marLeft w:val="0"/>
      <w:marRight w:val="0"/>
      <w:marTop w:val="0"/>
      <w:marBottom w:val="0"/>
      <w:divBdr>
        <w:top w:val="none" w:sz="0" w:space="0" w:color="auto"/>
        <w:left w:val="none" w:sz="0" w:space="0" w:color="auto"/>
        <w:bottom w:val="none" w:sz="0" w:space="0" w:color="auto"/>
        <w:right w:val="none" w:sz="0" w:space="0" w:color="auto"/>
      </w:divBdr>
    </w:div>
    <w:div w:id="1527871073">
      <w:bodyDiv w:val="1"/>
      <w:marLeft w:val="0"/>
      <w:marRight w:val="0"/>
      <w:marTop w:val="0"/>
      <w:marBottom w:val="0"/>
      <w:divBdr>
        <w:top w:val="none" w:sz="0" w:space="0" w:color="auto"/>
        <w:left w:val="none" w:sz="0" w:space="0" w:color="auto"/>
        <w:bottom w:val="none" w:sz="0" w:space="0" w:color="auto"/>
        <w:right w:val="none" w:sz="0" w:space="0" w:color="auto"/>
      </w:divBdr>
    </w:div>
    <w:div w:id="1550728881">
      <w:bodyDiv w:val="1"/>
      <w:marLeft w:val="0"/>
      <w:marRight w:val="0"/>
      <w:marTop w:val="0"/>
      <w:marBottom w:val="0"/>
      <w:divBdr>
        <w:top w:val="none" w:sz="0" w:space="0" w:color="auto"/>
        <w:left w:val="none" w:sz="0" w:space="0" w:color="auto"/>
        <w:bottom w:val="none" w:sz="0" w:space="0" w:color="auto"/>
        <w:right w:val="none" w:sz="0" w:space="0" w:color="auto"/>
      </w:divBdr>
      <w:divsChild>
        <w:div w:id="1391801774">
          <w:marLeft w:val="547"/>
          <w:marRight w:val="0"/>
          <w:marTop w:val="0"/>
          <w:marBottom w:val="0"/>
          <w:divBdr>
            <w:top w:val="none" w:sz="0" w:space="0" w:color="auto"/>
            <w:left w:val="none" w:sz="0" w:space="0" w:color="auto"/>
            <w:bottom w:val="none" w:sz="0" w:space="0" w:color="auto"/>
            <w:right w:val="none" w:sz="0" w:space="0" w:color="auto"/>
          </w:divBdr>
        </w:div>
      </w:divsChild>
    </w:div>
    <w:div w:id="1615943995">
      <w:bodyDiv w:val="1"/>
      <w:marLeft w:val="0"/>
      <w:marRight w:val="0"/>
      <w:marTop w:val="0"/>
      <w:marBottom w:val="0"/>
      <w:divBdr>
        <w:top w:val="none" w:sz="0" w:space="0" w:color="auto"/>
        <w:left w:val="none" w:sz="0" w:space="0" w:color="auto"/>
        <w:bottom w:val="none" w:sz="0" w:space="0" w:color="auto"/>
        <w:right w:val="none" w:sz="0" w:space="0" w:color="auto"/>
      </w:divBdr>
      <w:divsChild>
        <w:div w:id="331682636">
          <w:marLeft w:val="547"/>
          <w:marRight w:val="0"/>
          <w:marTop w:val="0"/>
          <w:marBottom w:val="0"/>
          <w:divBdr>
            <w:top w:val="none" w:sz="0" w:space="0" w:color="auto"/>
            <w:left w:val="none" w:sz="0" w:space="0" w:color="auto"/>
            <w:bottom w:val="none" w:sz="0" w:space="0" w:color="auto"/>
            <w:right w:val="none" w:sz="0" w:space="0" w:color="auto"/>
          </w:divBdr>
        </w:div>
        <w:div w:id="452788661">
          <w:marLeft w:val="547"/>
          <w:marRight w:val="0"/>
          <w:marTop w:val="0"/>
          <w:marBottom w:val="0"/>
          <w:divBdr>
            <w:top w:val="none" w:sz="0" w:space="0" w:color="auto"/>
            <w:left w:val="none" w:sz="0" w:space="0" w:color="auto"/>
            <w:bottom w:val="none" w:sz="0" w:space="0" w:color="auto"/>
            <w:right w:val="none" w:sz="0" w:space="0" w:color="auto"/>
          </w:divBdr>
        </w:div>
        <w:div w:id="952008373">
          <w:marLeft w:val="547"/>
          <w:marRight w:val="0"/>
          <w:marTop w:val="0"/>
          <w:marBottom w:val="0"/>
          <w:divBdr>
            <w:top w:val="none" w:sz="0" w:space="0" w:color="auto"/>
            <w:left w:val="none" w:sz="0" w:space="0" w:color="auto"/>
            <w:bottom w:val="none" w:sz="0" w:space="0" w:color="auto"/>
            <w:right w:val="none" w:sz="0" w:space="0" w:color="auto"/>
          </w:divBdr>
        </w:div>
        <w:div w:id="1452244706">
          <w:marLeft w:val="547"/>
          <w:marRight w:val="0"/>
          <w:marTop w:val="0"/>
          <w:marBottom w:val="0"/>
          <w:divBdr>
            <w:top w:val="none" w:sz="0" w:space="0" w:color="auto"/>
            <w:left w:val="none" w:sz="0" w:space="0" w:color="auto"/>
            <w:bottom w:val="none" w:sz="0" w:space="0" w:color="auto"/>
            <w:right w:val="none" w:sz="0" w:space="0" w:color="auto"/>
          </w:divBdr>
        </w:div>
      </w:divsChild>
    </w:div>
    <w:div w:id="1669601604">
      <w:bodyDiv w:val="1"/>
      <w:marLeft w:val="0"/>
      <w:marRight w:val="0"/>
      <w:marTop w:val="0"/>
      <w:marBottom w:val="0"/>
      <w:divBdr>
        <w:top w:val="none" w:sz="0" w:space="0" w:color="auto"/>
        <w:left w:val="none" w:sz="0" w:space="0" w:color="auto"/>
        <w:bottom w:val="none" w:sz="0" w:space="0" w:color="auto"/>
        <w:right w:val="none" w:sz="0" w:space="0" w:color="auto"/>
      </w:divBdr>
      <w:divsChild>
        <w:div w:id="313993081">
          <w:marLeft w:val="0"/>
          <w:marRight w:val="0"/>
          <w:marTop w:val="0"/>
          <w:marBottom w:val="0"/>
          <w:divBdr>
            <w:top w:val="none" w:sz="0" w:space="0" w:color="auto"/>
            <w:left w:val="none" w:sz="0" w:space="0" w:color="auto"/>
            <w:bottom w:val="none" w:sz="0" w:space="0" w:color="auto"/>
            <w:right w:val="none" w:sz="0" w:space="0" w:color="auto"/>
          </w:divBdr>
          <w:divsChild>
            <w:div w:id="1378972220">
              <w:marLeft w:val="0"/>
              <w:marRight w:val="0"/>
              <w:marTop w:val="0"/>
              <w:marBottom w:val="0"/>
              <w:divBdr>
                <w:top w:val="none" w:sz="0" w:space="0" w:color="auto"/>
                <w:left w:val="none" w:sz="0" w:space="0" w:color="auto"/>
                <w:bottom w:val="none" w:sz="0" w:space="0" w:color="auto"/>
                <w:right w:val="none" w:sz="0" w:space="0" w:color="auto"/>
              </w:divBdr>
              <w:divsChild>
                <w:div w:id="497692460">
                  <w:marLeft w:val="0"/>
                  <w:marRight w:val="0"/>
                  <w:marTop w:val="0"/>
                  <w:marBottom w:val="0"/>
                  <w:divBdr>
                    <w:top w:val="none" w:sz="0" w:space="0" w:color="auto"/>
                    <w:left w:val="none" w:sz="0" w:space="0" w:color="auto"/>
                    <w:bottom w:val="none" w:sz="0" w:space="0" w:color="auto"/>
                    <w:right w:val="none" w:sz="0" w:space="0" w:color="auto"/>
                  </w:divBdr>
                  <w:divsChild>
                    <w:div w:id="938413885">
                      <w:marLeft w:val="0"/>
                      <w:marRight w:val="0"/>
                      <w:marTop w:val="0"/>
                      <w:marBottom w:val="0"/>
                      <w:divBdr>
                        <w:top w:val="none" w:sz="0" w:space="0" w:color="auto"/>
                        <w:left w:val="none" w:sz="0" w:space="0" w:color="auto"/>
                        <w:bottom w:val="none" w:sz="0" w:space="0" w:color="auto"/>
                        <w:right w:val="none" w:sz="0" w:space="0" w:color="auto"/>
                      </w:divBdr>
                      <w:divsChild>
                        <w:div w:id="1341469741">
                          <w:marLeft w:val="0"/>
                          <w:marRight w:val="0"/>
                          <w:marTop w:val="0"/>
                          <w:marBottom w:val="0"/>
                          <w:divBdr>
                            <w:top w:val="none" w:sz="0" w:space="0" w:color="auto"/>
                            <w:left w:val="none" w:sz="0" w:space="0" w:color="auto"/>
                            <w:bottom w:val="none" w:sz="0" w:space="0" w:color="auto"/>
                            <w:right w:val="none" w:sz="0" w:space="0" w:color="auto"/>
                          </w:divBdr>
                          <w:divsChild>
                            <w:div w:id="1030497902">
                              <w:marLeft w:val="0"/>
                              <w:marRight w:val="0"/>
                              <w:marTop w:val="0"/>
                              <w:marBottom w:val="0"/>
                              <w:divBdr>
                                <w:top w:val="none" w:sz="0" w:space="0" w:color="auto"/>
                                <w:left w:val="none" w:sz="0" w:space="0" w:color="auto"/>
                                <w:bottom w:val="none" w:sz="0" w:space="0" w:color="auto"/>
                                <w:right w:val="none" w:sz="0" w:space="0" w:color="auto"/>
                              </w:divBdr>
                              <w:divsChild>
                                <w:div w:id="1896237543">
                                  <w:marLeft w:val="0"/>
                                  <w:marRight w:val="0"/>
                                  <w:marTop w:val="0"/>
                                  <w:marBottom w:val="0"/>
                                  <w:divBdr>
                                    <w:top w:val="none" w:sz="0" w:space="0" w:color="auto"/>
                                    <w:left w:val="none" w:sz="0" w:space="0" w:color="auto"/>
                                    <w:bottom w:val="none" w:sz="0" w:space="0" w:color="auto"/>
                                    <w:right w:val="none" w:sz="0" w:space="0" w:color="auto"/>
                                  </w:divBdr>
                                  <w:divsChild>
                                    <w:div w:id="1335301101">
                                      <w:marLeft w:val="0"/>
                                      <w:marRight w:val="0"/>
                                      <w:marTop w:val="0"/>
                                      <w:marBottom w:val="0"/>
                                      <w:divBdr>
                                        <w:top w:val="none" w:sz="0" w:space="0" w:color="auto"/>
                                        <w:left w:val="none" w:sz="0" w:space="0" w:color="auto"/>
                                        <w:bottom w:val="none" w:sz="0" w:space="0" w:color="auto"/>
                                        <w:right w:val="none" w:sz="0" w:space="0" w:color="auto"/>
                                      </w:divBdr>
                                      <w:divsChild>
                                        <w:div w:id="974944262">
                                          <w:blockQuote w:val="1"/>
                                          <w:marLeft w:val="720"/>
                                          <w:marRight w:val="720"/>
                                          <w:marTop w:val="100"/>
                                          <w:marBottom w:val="100"/>
                                          <w:divBdr>
                                            <w:top w:val="none" w:sz="0" w:space="0" w:color="auto"/>
                                            <w:left w:val="none" w:sz="0" w:space="0" w:color="auto"/>
                                            <w:bottom w:val="none" w:sz="0" w:space="0" w:color="auto"/>
                                            <w:right w:val="none" w:sz="0" w:space="0" w:color="auto"/>
                                          </w:divBdr>
                                        </w:div>
                                        <w:div w:id="980115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569802">
                                          <w:blockQuote w:val="1"/>
                                          <w:marLeft w:val="720"/>
                                          <w:marRight w:val="720"/>
                                          <w:marTop w:val="100"/>
                                          <w:marBottom w:val="100"/>
                                          <w:divBdr>
                                            <w:top w:val="none" w:sz="0" w:space="0" w:color="auto"/>
                                            <w:left w:val="none" w:sz="0" w:space="0" w:color="auto"/>
                                            <w:bottom w:val="none" w:sz="0" w:space="0" w:color="auto"/>
                                            <w:right w:val="none" w:sz="0" w:space="0" w:color="auto"/>
                                          </w:divBdr>
                                        </w:div>
                                        <w:div w:id="464784097">
                                          <w:blockQuote w:val="1"/>
                                          <w:marLeft w:val="720"/>
                                          <w:marRight w:val="720"/>
                                          <w:marTop w:val="100"/>
                                          <w:marBottom w:val="100"/>
                                          <w:divBdr>
                                            <w:top w:val="none" w:sz="0" w:space="0" w:color="auto"/>
                                            <w:left w:val="none" w:sz="0" w:space="0" w:color="auto"/>
                                            <w:bottom w:val="none" w:sz="0" w:space="0" w:color="auto"/>
                                            <w:right w:val="none" w:sz="0" w:space="0" w:color="auto"/>
                                          </w:divBdr>
                                        </w:div>
                                        <w:div w:id="887960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834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394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454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168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631090">
                                          <w:blockQuote w:val="1"/>
                                          <w:marLeft w:val="720"/>
                                          <w:marRight w:val="720"/>
                                          <w:marTop w:val="100"/>
                                          <w:marBottom w:val="100"/>
                                          <w:divBdr>
                                            <w:top w:val="none" w:sz="0" w:space="0" w:color="auto"/>
                                            <w:left w:val="none" w:sz="0" w:space="0" w:color="auto"/>
                                            <w:bottom w:val="none" w:sz="0" w:space="0" w:color="auto"/>
                                            <w:right w:val="none" w:sz="0" w:space="0" w:color="auto"/>
                                          </w:divBdr>
                                        </w:div>
                                        <w:div w:id="565149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229684">
                                          <w:blockQuote w:val="1"/>
                                          <w:marLeft w:val="720"/>
                                          <w:marRight w:val="720"/>
                                          <w:marTop w:val="100"/>
                                          <w:marBottom w:val="100"/>
                                          <w:divBdr>
                                            <w:top w:val="none" w:sz="0" w:space="0" w:color="auto"/>
                                            <w:left w:val="none" w:sz="0" w:space="0" w:color="auto"/>
                                            <w:bottom w:val="none" w:sz="0" w:space="0" w:color="auto"/>
                                            <w:right w:val="none" w:sz="0" w:space="0" w:color="auto"/>
                                          </w:divBdr>
                                        </w:div>
                                        <w:div w:id="807480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0849159">
      <w:bodyDiv w:val="1"/>
      <w:marLeft w:val="0"/>
      <w:marRight w:val="0"/>
      <w:marTop w:val="0"/>
      <w:marBottom w:val="0"/>
      <w:divBdr>
        <w:top w:val="none" w:sz="0" w:space="0" w:color="auto"/>
        <w:left w:val="none" w:sz="0" w:space="0" w:color="auto"/>
        <w:bottom w:val="none" w:sz="0" w:space="0" w:color="auto"/>
        <w:right w:val="none" w:sz="0" w:space="0" w:color="auto"/>
      </w:divBdr>
    </w:div>
    <w:div w:id="1849633786">
      <w:bodyDiv w:val="1"/>
      <w:marLeft w:val="0"/>
      <w:marRight w:val="0"/>
      <w:marTop w:val="0"/>
      <w:marBottom w:val="0"/>
      <w:divBdr>
        <w:top w:val="none" w:sz="0" w:space="0" w:color="auto"/>
        <w:left w:val="none" w:sz="0" w:space="0" w:color="auto"/>
        <w:bottom w:val="none" w:sz="0" w:space="0" w:color="auto"/>
        <w:right w:val="none" w:sz="0" w:space="0" w:color="auto"/>
      </w:divBdr>
    </w:div>
    <w:div w:id="1918438922">
      <w:bodyDiv w:val="1"/>
      <w:marLeft w:val="0"/>
      <w:marRight w:val="0"/>
      <w:marTop w:val="0"/>
      <w:marBottom w:val="0"/>
      <w:divBdr>
        <w:top w:val="none" w:sz="0" w:space="0" w:color="auto"/>
        <w:left w:val="none" w:sz="0" w:space="0" w:color="auto"/>
        <w:bottom w:val="none" w:sz="0" w:space="0" w:color="auto"/>
        <w:right w:val="none" w:sz="0" w:space="0" w:color="auto"/>
      </w:divBdr>
    </w:div>
    <w:div w:id="1960066256">
      <w:bodyDiv w:val="1"/>
      <w:marLeft w:val="0"/>
      <w:marRight w:val="0"/>
      <w:marTop w:val="0"/>
      <w:marBottom w:val="0"/>
      <w:divBdr>
        <w:top w:val="none" w:sz="0" w:space="0" w:color="auto"/>
        <w:left w:val="none" w:sz="0" w:space="0" w:color="auto"/>
        <w:bottom w:val="none" w:sz="0" w:space="0" w:color="auto"/>
        <w:right w:val="none" w:sz="0" w:space="0" w:color="auto"/>
      </w:divBdr>
      <w:divsChild>
        <w:div w:id="875043321">
          <w:marLeft w:val="0"/>
          <w:marRight w:val="0"/>
          <w:marTop w:val="0"/>
          <w:marBottom w:val="0"/>
          <w:divBdr>
            <w:top w:val="none" w:sz="0" w:space="0" w:color="auto"/>
            <w:left w:val="none" w:sz="0" w:space="0" w:color="auto"/>
            <w:bottom w:val="none" w:sz="0" w:space="0" w:color="auto"/>
            <w:right w:val="none" w:sz="0" w:space="0" w:color="auto"/>
          </w:divBdr>
          <w:divsChild>
            <w:div w:id="1104495562">
              <w:marLeft w:val="0"/>
              <w:marRight w:val="0"/>
              <w:marTop w:val="0"/>
              <w:marBottom w:val="0"/>
              <w:divBdr>
                <w:top w:val="none" w:sz="0" w:space="0" w:color="auto"/>
                <w:left w:val="none" w:sz="0" w:space="0" w:color="auto"/>
                <w:bottom w:val="none" w:sz="0" w:space="0" w:color="auto"/>
                <w:right w:val="none" w:sz="0" w:space="0" w:color="auto"/>
              </w:divBdr>
              <w:divsChild>
                <w:div w:id="805050995">
                  <w:marLeft w:val="0"/>
                  <w:marRight w:val="0"/>
                  <w:marTop w:val="0"/>
                  <w:marBottom w:val="0"/>
                  <w:divBdr>
                    <w:top w:val="none" w:sz="0" w:space="0" w:color="auto"/>
                    <w:left w:val="none" w:sz="0" w:space="0" w:color="auto"/>
                    <w:bottom w:val="none" w:sz="0" w:space="0" w:color="auto"/>
                    <w:right w:val="none" w:sz="0" w:space="0" w:color="auto"/>
                  </w:divBdr>
                  <w:divsChild>
                    <w:div w:id="1813255724">
                      <w:marLeft w:val="0"/>
                      <w:marRight w:val="0"/>
                      <w:marTop w:val="0"/>
                      <w:marBottom w:val="0"/>
                      <w:divBdr>
                        <w:top w:val="none" w:sz="0" w:space="0" w:color="auto"/>
                        <w:left w:val="none" w:sz="0" w:space="0" w:color="auto"/>
                        <w:bottom w:val="none" w:sz="0" w:space="0" w:color="auto"/>
                        <w:right w:val="none" w:sz="0" w:space="0" w:color="auto"/>
                      </w:divBdr>
                      <w:divsChild>
                        <w:div w:id="458188229">
                          <w:marLeft w:val="0"/>
                          <w:marRight w:val="0"/>
                          <w:marTop w:val="0"/>
                          <w:marBottom w:val="0"/>
                          <w:divBdr>
                            <w:top w:val="none" w:sz="0" w:space="0" w:color="auto"/>
                            <w:left w:val="none" w:sz="0" w:space="0" w:color="auto"/>
                            <w:bottom w:val="none" w:sz="0" w:space="0" w:color="auto"/>
                            <w:right w:val="none" w:sz="0" w:space="0" w:color="auto"/>
                          </w:divBdr>
                          <w:divsChild>
                            <w:div w:id="2071034466">
                              <w:marLeft w:val="0"/>
                              <w:marRight w:val="0"/>
                              <w:marTop w:val="0"/>
                              <w:marBottom w:val="0"/>
                              <w:divBdr>
                                <w:top w:val="none" w:sz="0" w:space="0" w:color="auto"/>
                                <w:left w:val="none" w:sz="0" w:space="0" w:color="auto"/>
                                <w:bottom w:val="none" w:sz="0" w:space="0" w:color="auto"/>
                                <w:right w:val="none" w:sz="0" w:space="0" w:color="auto"/>
                              </w:divBdr>
                              <w:divsChild>
                                <w:div w:id="1091780208">
                                  <w:marLeft w:val="0"/>
                                  <w:marRight w:val="0"/>
                                  <w:marTop w:val="0"/>
                                  <w:marBottom w:val="0"/>
                                  <w:divBdr>
                                    <w:top w:val="none" w:sz="0" w:space="0" w:color="auto"/>
                                    <w:left w:val="none" w:sz="0" w:space="0" w:color="auto"/>
                                    <w:bottom w:val="none" w:sz="0" w:space="0" w:color="auto"/>
                                    <w:right w:val="none" w:sz="0" w:space="0" w:color="auto"/>
                                  </w:divBdr>
                                  <w:divsChild>
                                    <w:div w:id="60955838">
                                      <w:marLeft w:val="0"/>
                                      <w:marRight w:val="0"/>
                                      <w:marTop w:val="0"/>
                                      <w:marBottom w:val="0"/>
                                      <w:divBdr>
                                        <w:top w:val="none" w:sz="0" w:space="0" w:color="auto"/>
                                        <w:left w:val="none" w:sz="0" w:space="0" w:color="auto"/>
                                        <w:bottom w:val="none" w:sz="0" w:space="0" w:color="auto"/>
                                        <w:right w:val="none" w:sz="0" w:space="0" w:color="auto"/>
                                      </w:divBdr>
                                      <w:divsChild>
                                        <w:div w:id="21223381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794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911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850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432203">
                                          <w:blockQuote w:val="1"/>
                                          <w:marLeft w:val="720"/>
                                          <w:marRight w:val="720"/>
                                          <w:marTop w:val="100"/>
                                          <w:marBottom w:val="100"/>
                                          <w:divBdr>
                                            <w:top w:val="none" w:sz="0" w:space="0" w:color="auto"/>
                                            <w:left w:val="none" w:sz="0" w:space="0" w:color="auto"/>
                                            <w:bottom w:val="none" w:sz="0" w:space="0" w:color="auto"/>
                                            <w:right w:val="none" w:sz="0" w:space="0" w:color="auto"/>
                                          </w:divBdr>
                                        </w:div>
                                        <w:div w:id="636378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113038">
                                          <w:blockQuote w:val="1"/>
                                          <w:marLeft w:val="720"/>
                                          <w:marRight w:val="720"/>
                                          <w:marTop w:val="100"/>
                                          <w:marBottom w:val="100"/>
                                          <w:divBdr>
                                            <w:top w:val="none" w:sz="0" w:space="0" w:color="auto"/>
                                            <w:left w:val="none" w:sz="0" w:space="0" w:color="auto"/>
                                            <w:bottom w:val="none" w:sz="0" w:space="0" w:color="auto"/>
                                            <w:right w:val="none" w:sz="0" w:space="0" w:color="auto"/>
                                          </w:divBdr>
                                        </w:div>
                                        <w:div w:id="614748773">
                                          <w:blockQuote w:val="1"/>
                                          <w:marLeft w:val="720"/>
                                          <w:marRight w:val="720"/>
                                          <w:marTop w:val="100"/>
                                          <w:marBottom w:val="100"/>
                                          <w:divBdr>
                                            <w:top w:val="none" w:sz="0" w:space="0" w:color="auto"/>
                                            <w:left w:val="none" w:sz="0" w:space="0" w:color="auto"/>
                                            <w:bottom w:val="none" w:sz="0" w:space="0" w:color="auto"/>
                                            <w:right w:val="none" w:sz="0" w:space="0" w:color="auto"/>
                                          </w:divBdr>
                                        </w:div>
                                        <w:div w:id="497890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640371">
                                          <w:blockQuote w:val="1"/>
                                          <w:marLeft w:val="720"/>
                                          <w:marRight w:val="720"/>
                                          <w:marTop w:val="100"/>
                                          <w:marBottom w:val="100"/>
                                          <w:divBdr>
                                            <w:top w:val="none" w:sz="0" w:space="0" w:color="auto"/>
                                            <w:left w:val="none" w:sz="0" w:space="0" w:color="auto"/>
                                            <w:bottom w:val="none" w:sz="0" w:space="0" w:color="auto"/>
                                            <w:right w:val="none" w:sz="0" w:space="0" w:color="auto"/>
                                          </w:divBdr>
                                        </w:div>
                                        <w:div w:id="631208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73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92005">
                                          <w:blockQuote w:val="1"/>
                                          <w:marLeft w:val="720"/>
                                          <w:marRight w:val="720"/>
                                          <w:marTop w:val="100"/>
                                          <w:marBottom w:val="100"/>
                                          <w:divBdr>
                                            <w:top w:val="none" w:sz="0" w:space="0" w:color="auto"/>
                                            <w:left w:val="none" w:sz="0" w:space="0" w:color="auto"/>
                                            <w:bottom w:val="none" w:sz="0" w:space="0" w:color="auto"/>
                                            <w:right w:val="none" w:sz="0" w:space="0" w:color="auto"/>
                                          </w:divBdr>
                                        </w:div>
                                        <w:div w:id="746458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251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1351939">
      <w:bodyDiv w:val="1"/>
      <w:marLeft w:val="0"/>
      <w:marRight w:val="0"/>
      <w:marTop w:val="0"/>
      <w:marBottom w:val="0"/>
      <w:divBdr>
        <w:top w:val="none" w:sz="0" w:space="0" w:color="auto"/>
        <w:left w:val="none" w:sz="0" w:space="0" w:color="auto"/>
        <w:bottom w:val="none" w:sz="0" w:space="0" w:color="auto"/>
        <w:right w:val="none" w:sz="0" w:space="0" w:color="auto"/>
      </w:divBdr>
      <w:divsChild>
        <w:div w:id="6706390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fareehaarmughan@sdpi.or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bd806d2-1fcd-489c-9992-e5de5b1acea1">
      <Terms xmlns="http://schemas.microsoft.com/office/infopath/2007/PartnerControls"/>
    </lcf76f155ced4ddcb4097134ff3c332f>
    <TaxCatchAll xmlns="efd0da4a-e4aa-4571-8673-751fb399976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9EF115BAFF43BD48A55B97803E92F313" ma:contentTypeVersion="17" ma:contentTypeDescription="Ein neues Dokument erstellen." ma:contentTypeScope="" ma:versionID="c3b04b1e2c599521099251398a777d6e">
  <xsd:schema xmlns:xsd="http://www.w3.org/2001/XMLSchema" xmlns:xs="http://www.w3.org/2001/XMLSchema" xmlns:p="http://schemas.microsoft.com/office/2006/metadata/properties" xmlns:ns2="cbd806d2-1fcd-489c-9992-e5de5b1acea1" xmlns:ns3="efd0da4a-e4aa-4571-8673-751fb3999768" targetNamespace="http://schemas.microsoft.com/office/2006/metadata/properties" ma:root="true" ma:fieldsID="0a5090edf46a413ac08c581e8857008e" ns2:_="" ns3:_="">
    <xsd:import namespace="cbd806d2-1fcd-489c-9992-e5de5b1acea1"/>
    <xsd:import namespace="efd0da4a-e4aa-4571-8673-751fb399976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d806d2-1fcd-489c-9992-e5de5b1ace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0aed264e-563a-469a-8ebe-271e849ec10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d0da4a-e4aa-4571-8673-751fb3999768"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17" nillable="true" ma:displayName="Taxonomy Catch All Column" ma:hidden="true" ma:list="{ca16d0d7-0972-4936-a69c-f164f75d823b}" ma:internalName="TaxCatchAll" ma:showField="CatchAllData" ma:web="efd0da4a-e4aa-4571-8673-751fb39997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1539CE-BB9A-44CD-8330-1764D1CB7409}">
  <ds:schemaRefs>
    <ds:schemaRef ds:uri="http://schemas.microsoft.com/sharepoint/v3/contenttype/forms"/>
  </ds:schemaRefs>
</ds:datastoreItem>
</file>

<file path=customXml/itemProps2.xml><?xml version="1.0" encoding="utf-8"?>
<ds:datastoreItem xmlns:ds="http://schemas.openxmlformats.org/officeDocument/2006/customXml" ds:itemID="{620DA20C-6644-48F5-940D-B5C14225F407}">
  <ds:schemaRefs>
    <ds:schemaRef ds:uri="http://schemas.microsoft.com/office/2006/metadata/properties"/>
    <ds:schemaRef ds:uri="http://schemas.microsoft.com/office/infopath/2007/PartnerControls"/>
    <ds:schemaRef ds:uri="cbd806d2-1fcd-489c-9992-e5de5b1acea1"/>
    <ds:schemaRef ds:uri="efd0da4a-e4aa-4571-8673-751fb3999768"/>
  </ds:schemaRefs>
</ds:datastoreItem>
</file>

<file path=customXml/itemProps3.xml><?xml version="1.0" encoding="utf-8"?>
<ds:datastoreItem xmlns:ds="http://schemas.openxmlformats.org/officeDocument/2006/customXml" ds:itemID="{0C6726FC-6EBA-471C-993E-7064BF808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d806d2-1fcd-489c-9992-e5de5b1acea1"/>
    <ds:schemaRef ds:uri="efd0da4a-e4aa-4571-8673-751fb39997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AD4E90-DEDD-4849-843A-B81A95FF8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20</Pages>
  <Words>8121</Words>
  <Characters>46291</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Alishba Jawwad</dc:creator>
  <cp:keywords/>
  <dc:description/>
  <cp:lastModifiedBy>Admin</cp:lastModifiedBy>
  <cp:revision>4</cp:revision>
  <cp:lastPrinted>2026-07-31T11:21:00Z</cp:lastPrinted>
  <dcterms:created xsi:type="dcterms:W3CDTF">2026-08-04T06:12:00Z</dcterms:created>
  <dcterms:modified xsi:type="dcterms:W3CDTF">2026-08-04T07:15:00Z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0x0101009EF115BAFF43BD48A55B97803E92F313</vt:lpwstr>
  </property>
  <property fmtid="{D5CDD505-2E9C-101B-9397-08002B2CF9AE}" pid="3" name="MediaServiceImageTags">
    <vt:lpwstr/>
  </property>
</Properties>
</file>